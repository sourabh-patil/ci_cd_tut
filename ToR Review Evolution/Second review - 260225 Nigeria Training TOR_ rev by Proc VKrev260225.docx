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D5556" w:rsidR="00825D25" w:rsidRDefault="00825D25" w14:paraId="528CB7A1" w14:textId="77777777">
      <w:pPr>
        <w:pStyle w:val="Subtitle"/>
        <w:ind w:left="720" w:hanging="720"/>
        <w:jc w:val="both"/>
        <w:rPr>
          <w:rFonts w:ascii="Calibri" w:hAnsi="Calibri" w:cs="Calibri"/>
          <w:i/>
          <w:iCs/>
          <w:sz w:val="22"/>
          <w:szCs w:val="22"/>
        </w:rPr>
      </w:pPr>
      <w:r w:rsidRPr="005D5556">
        <w:rPr>
          <w:rFonts w:ascii="Calibri" w:hAnsi="Calibri" w:cs="Calibri"/>
          <w:sz w:val="22"/>
          <w:szCs w:val="22"/>
          <w:u w:val="none"/>
        </w:rPr>
        <w:tab/>
      </w:r>
      <w:r w:rsidRPr="005D5556">
        <w:rPr>
          <w:rFonts w:ascii="Calibri" w:hAnsi="Calibri" w:cs="Calibri"/>
          <w:sz w:val="22"/>
          <w:szCs w:val="22"/>
          <w:u w:val="none"/>
        </w:rPr>
        <w:tab/>
      </w:r>
      <w:r w:rsidRPr="005D5556">
        <w:rPr>
          <w:rFonts w:ascii="Calibri" w:hAnsi="Calibri" w:cs="Calibri"/>
          <w:sz w:val="22"/>
          <w:szCs w:val="22"/>
          <w:u w:val="none"/>
        </w:rPr>
        <w:tab/>
      </w:r>
      <w:r w:rsidRPr="005D5556">
        <w:rPr>
          <w:rFonts w:ascii="Calibri" w:hAnsi="Calibri" w:cs="Calibri"/>
          <w:sz w:val="22"/>
          <w:szCs w:val="22"/>
          <w:u w:val="none"/>
        </w:rPr>
        <w:tab/>
      </w:r>
      <w:r w:rsidRPr="005D5556">
        <w:rPr>
          <w:rFonts w:ascii="Calibri" w:hAnsi="Calibri" w:cs="Calibri"/>
          <w:sz w:val="22"/>
          <w:szCs w:val="22"/>
          <w:u w:val="none"/>
        </w:rPr>
        <w:tab/>
      </w:r>
      <w:r w:rsidRPr="005D5556">
        <w:rPr>
          <w:rFonts w:ascii="Calibri" w:hAnsi="Calibri" w:cs="Calibri"/>
          <w:sz w:val="22"/>
          <w:szCs w:val="22"/>
          <w:u w:val="none"/>
        </w:rPr>
        <w:tab/>
      </w:r>
      <w:r w:rsidRPr="005D5556">
        <w:rPr>
          <w:rFonts w:ascii="Calibri" w:hAnsi="Calibri" w:cs="Calibri"/>
          <w:sz w:val="22"/>
          <w:szCs w:val="22"/>
          <w:u w:val="none"/>
        </w:rPr>
        <w:tab/>
      </w:r>
      <w:r w:rsidRPr="005D5556">
        <w:rPr>
          <w:rFonts w:ascii="Calibri" w:hAnsi="Calibri" w:cs="Calibri"/>
          <w:sz w:val="22"/>
          <w:szCs w:val="22"/>
          <w:u w:val="none"/>
        </w:rPr>
        <w:tab/>
      </w:r>
    </w:p>
    <w:p w:rsidRPr="005D5556" w:rsidR="00825D25" w:rsidRDefault="00825D25" w14:paraId="7B6D7F97" w14:textId="77777777">
      <w:pPr>
        <w:pStyle w:val="Subtitle"/>
        <w:ind w:left="720" w:hanging="720"/>
        <w:rPr>
          <w:rFonts w:ascii="Calibri" w:hAnsi="Calibri" w:cs="Calibri"/>
          <w:sz w:val="22"/>
          <w:szCs w:val="22"/>
          <w:u w:val="none"/>
        </w:rPr>
      </w:pPr>
      <w:r w:rsidRPr="005D5556">
        <w:rPr>
          <w:rFonts w:ascii="Calibri" w:hAnsi="Calibri" w:cs="Calibri"/>
          <w:sz w:val="22"/>
          <w:szCs w:val="22"/>
          <w:u w:val="none"/>
        </w:rPr>
        <w:t>TERMS OF REFERENCE (TOR)</w:t>
      </w:r>
    </w:p>
    <w:p w:rsidRPr="005D5556" w:rsidR="00B94428" w:rsidRDefault="003003BF" w14:paraId="32C4B779" w14:textId="2F848BF0">
      <w:pPr>
        <w:pStyle w:val="Subtitle"/>
        <w:ind w:left="720" w:hanging="720"/>
        <w:rPr>
          <w:rFonts w:ascii="Calibri" w:hAnsi="Calibri" w:cs="Calibri"/>
          <w:sz w:val="22"/>
          <w:szCs w:val="22"/>
        </w:rPr>
      </w:pPr>
      <w:ins w:author="GAVRANIC, Jelena" w:date="2025-02-25T15:36:00Z" w16du:dateUtc="2025-02-25T14:36:00Z" w:id="0">
        <w:r>
          <w:rPr>
            <w:rFonts w:ascii="Calibri" w:hAnsi="Calibri" w:cs="Calibri"/>
            <w:sz w:val="22"/>
            <w:szCs w:val="22"/>
            <w:u w:val="none"/>
          </w:rPr>
          <w:t xml:space="preserve">For the provision of </w:t>
        </w:r>
      </w:ins>
      <w:ins w:author="GAVRANIC, Jelena" w:date="2025-02-25T15:37:00Z" w16du:dateUtc="2025-02-25T14:37:00Z" w:id="1">
        <w:r>
          <w:rPr>
            <w:rFonts w:ascii="Calibri" w:hAnsi="Calibri" w:cs="Calibri"/>
            <w:sz w:val="22"/>
            <w:szCs w:val="22"/>
            <w:u w:val="none"/>
          </w:rPr>
          <w:t>training services and rel</w:t>
        </w:r>
      </w:ins>
      <w:ins w:author="GAVRANIC, Jelena" w:date="2025-02-25T15:38:00Z" w16du:dateUtc="2025-02-25T14:38:00Z" w:id="2">
        <w:r>
          <w:rPr>
            <w:rFonts w:ascii="Calibri" w:hAnsi="Calibri" w:cs="Calibri"/>
            <w:sz w:val="22"/>
            <w:szCs w:val="22"/>
            <w:u w:val="none"/>
          </w:rPr>
          <w:t>ated organization logistics</w:t>
        </w:r>
      </w:ins>
      <w:ins w:author="GAVRANIC, Jelena" w:date="2025-02-25T15:36:00Z" w16du:dateUtc="2025-02-25T14:36:00Z" w:id="3">
        <w:r>
          <w:rPr>
            <w:rFonts w:ascii="Calibri" w:hAnsi="Calibri" w:cs="Calibri"/>
            <w:sz w:val="22"/>
            <w:szCs w:val="22"/>
            <w:u w:val="none"/>
          </w:rPr>
          <w:t xml:space="preserve"> </w:t>
        </w:r>
      </w:ins>
      <w:del w:author="GAVRANIC, Jelena" w:date="2025-02-25T15:36:00Z" w16du:dateUtc="2025-02-25T14:36:00Z" w:id="4">
        <w:r w:rsidRPr="005D5556" w:rsidDel="003003BF" w:rsidR="005F7744">
          <w:rPr>
            <w:rFonts w:ascii="Calibri" w:hAnsi="Calibri" w:cs="Calibri"/>
            <w:sz w:val="22"/>
            <w:szCs w:val="22"/>
            <w:u w:val="none"/>
          </w:rPr>
          <w:delText>on</w:delText>
        </w:r>
      </w:del>
    </w:p>
    <w:p w:rsidRPr="005D5556" w:rsidR="00DC7FFA" w:rsidP="00C469EF" w:rsidRDefault="00AE4DEF" w14:paraId="3FBF5AEC" w14:textId="117E8A79">
      <w:pPr>
        <w:jc w:val="center"/>
        <w:rPr>
          <w:rFonts w:ascii="Calibri" w:hAnsi="Calibri" w:cs="Calibri"/>
          <w:b/>
          <w:bCs/>
          <w:sz w:val="22"/>
          <w:szCs w:val="22"/>
        </w:rPr>
      </w:pPr>
      <w:r w:rsidRPr="005D5556">
        <w:rPr>
          <w:rFonts w:ascii="Calibri" w:hAnsi="Calibri" w:cs="Calibri"/>
          <w:b/>
          <w:bCs/>
          <w:sz w:val="22"/>
          <w:szCs w:val="22"/>
        </w:rPr>
        <w:t xml:space="preserve"> </w:t>
      </w:r>
      <w:del w:author="GAVRANIC, Jelena" w:date="2025-02-25T15:37:00Z" w16du:dateUtc="2025-02-25T14:37:00Z" w:id="5">
        <w:r w:rsidRPr="005D5556" w:rsidDel="003003BF" w:rsidR="00AD3A95">
          <w:rPr>
            <w:rFonts w:ascii="Calibri" w:hAnsi="Calibri" w:cs="Calibri"/>
            <w:b/>
            <w:bCs/>
            <w:sz w:val="22"/>
            <w:szCs w:val="22"/>
          </w:rPr>
          <w:delText xml:space="preserve">The </w:delText>
        </w:r>
        <w:r w:rsidRPr="005D5556" w:rsidDel="003003BF">
          <w:rPr>
            <w:rFonts w:ascii="Calibri" w:hAnsi="Calibri" w:cs="Calibri"/>
            <w:b/>
            <w:bCs/>
            <w:sz w:val="22"/>
            <w:szCs w:val="22"/>
          </w:rPr>
          <w:delText xml:space="preserve">Implementation Activities for Training </w:delText>
        </w:r>
        <w:r w:rsidRPr="005D5556" w:rsidDel="003003BF" w:rsidR="00DC7FFA">
          <w:rPr>
            <w:rFonts w:ascii="Calibri" w:hAnsi="Calibri" w:cs="Calibri"/>
            <w:b/>
            <w:bCs/>
            <w:sz w:val="22"/>
            <w:szCs w:val="22"/>
          </w:rPr>
          <w:delText>G</w:delText>
        </w:r>
        <w:r w:rsidRPr="005D5556" w:rsidDel="003003BF" w:rsidR="00C04C2A">
          <w:rPr>
            <w:rFonts w:ascii="Calibri" w:hAnsi="Calibri" w:cs="Calibri"/>
            <w:b/>
            <w:bCs/>
            <w:sz w:val="22"/>
            <w:szCs w:val="22"/>
          </w:rPr>
          <w:delText>roup</w:delText>
        </w:r>
        <w:r w:rsidRPr="005D5556" w:rsidDel="003003BF" w:rsidR="00DC7FFA">
          <w:rPr>
            <w:rFonts w:ascii="Calibri" w:hAnsi="Calibri" w:cs="Calibri"/>
            <w:b/>
            <w:bCs/>
            <w:sz w:val="22"/>
            <w:szCs w:val="22"/>
          </w:rPr>
          <w:delText xml:space="preserve"> </w:delText>
        </w:r>
        <w:r w:rsidRPr="005D5556" w:rsidDel="003003BF" w:rsidR="0039363E">
          <w:rPr>
            <w:rFonts w:ascii="Calibri" w:hAnsi="Calibri" w:cs="Calibri"/>
            <w:b/>
            <w:bCs/>
            <w:sz w:val="22"/>
            <w:szCs w:val="22"/>
          </w:rPr>
          <w:delText>II</w:delText>
        </w:r>
        <w:r w:rsidRPr="005D5556" w:rsidDel="003003BF" w:rsidR="00DC7FFA">
          <w:rPr>
            <w:rFonts w:ascii="Calibri" w:hAnsi="Calibri" w:cs="Calibri"/>
            <w:b/>
            <w:bCs/>
            <w:sz w:val="22"/>
            <w:szCs w:val="22"/>
          </w:rPr>
          <w:delText xml:space="preserve"> </w:delText>
        </w:r>
        <w:r w:rsidRPr="005D5556" w:rsidDel="003003BF" w:rsidR="24AFD91D">
          <w:rPr>
            <w:rFonts w:ascii="Calibri" w:hAnsi="Calibri" w:cs="Calibri"/>
            <w:b/>
            <w:bCs/>
            <w:sz w:val="22"/>
            <w:szCs w:val="22"/>
          </w:rPr>
          <w:delText xml:space="preserve">and III </w:delText>
        </w:r>
        <w:r w:rsidRPr="005D5556" w:rsidDel="003003BF" w:rsidR="00DC7FFA">
          <w:rPr>
            <w:rFonts w:ascii="Calibri" w:hAnsi="Calibri" w:cs="Calibri"/>
            <w:b/>
            <w:bCs/>
            <w:sz w:val="22"/>
            <w:szCs w:val="22"/>
          </w:rPr>
          <w:delText>C</w:delText>
        </w:r>
        <w:r w:rsidRPr="005D5556" w:rsidDel="003003BF" w:rsidR="00C04C2A">
          <w:rPr>
            <w:rFonts w:ascii="Calibri" w:hAnsi="Calibri" w:cs="Calibri"/>
            <w:b/>
            <w:bCs/>
            <w:sz w:val="22"/>
            <w:szCs w:val="22"/>
          </w:rPr>
          <w:delText>ompanies</w:delText>
        </w:r>
        <w:r w:rsidRPr="005D5556" w:rsidDel="003003BF" w:rsidR="0064019E">
          <w:rPr>
            <w:rFonts w:ascii="Calibri" w:hAnsi="Calibri" w:cs="Calibri"/>
            <w:b/>
            <w:bCs/>
            <w:sz w:val="22"/>
            <w:szCs w:val="22"/>
          </w:rPr>
          <w:delText xml:space="preserve"> </w:delText>
        </w:r>
      </w:del>
      <w:r w:rsidRPr="005D5556" w:rsidR="00972B90">
        <w:rPr>
          <w:rFonts w:ascii="Calibri" w:hAnsi="Calibri" w:cs="Calibri"/>
          <w:b/>
          <w:bCs/>
          <w:sz w:val="22"/>
          <w:szCs w:val="22"/>
        </w:rPr>
        <w:t>under</w:t>
      </w:r>
    </w:p>
    <w:p w:rsidRPr="005D5556" w:rsidR="00825D25" w:rsidP="761A36CA" w:rsidRDefault="00DC7FFA" w14:paraId="79D01A3E" w14:textId="45A65803">
      <w:pPr>
        <w:pStyle w:val="Heading1"/>
        <w:pBdr>
          <w:bottom w:val="single" w:color="auto" w:sz="12" w:space="1"/>
        </w:pBdr>
        <w:rPr>
          <w:rFonts w:ascii="Calibri" w:hAnsi="Calibri" w:cs="Calibri"/>
          <w:sz w:val="22"/>
          <w:szCs w:val="22"/>
          <w:u w:val="none"/>
        </w:rPr>
      </w:pPr>
      <w:r w:rsidRPr="005D5556">
        <w:rPr>
          <w:rFonts w:ascii="Calibri" w:hAnsi="Calibri" w:cs="Calibri"/>
          <w:sz w:val="22"/>
          <w:szCs w:val="22"/>
          <w:u w:val="none"/>
        </w:rPr>
        <w:t>NIGERIA HCFC PHASE-OUT MANAGEMENT PLAN STAGE III 190173</w:t>
      </w:r>
    </w:p>
    <w:p w:rsidRPr="005D5556" w:rsidR="00825D25" w:rsidP="00A9924A" w:rsidRDefault="00825D25" w14:paraId="2B0FF1E4" w14:textId="06B7C79B">
      <w:pPr>
        <w:pStyle w:val="Heading1"/>
        <w:pBdr>
          <w:bottom w:val="single" w:color="auto" w:sz="12" w:space="1"/>
        </w:pBdr>
        <w:rPr>
          <w:rFonts w:ascii="Calibri" w:hAnsi="Calibri" w:cs="Calibri"/>
          <w:sz w:val="22"/>
          <w:szCs w:val="22"/>
          <w:u w:val="none"/>
        </w:rPr>
      </w:pPr>
    </w:p>
    <w:p w:rsidRPr="005D5556" w:rsidR="00AD43CC" w:rsidP="00C469EF" w:rsidRDefault="00AD43CC" w14:paraId="1DBF8FB9" w14:textId="77777777">
      <w:pPr>
        <w:rPr>
          <w:rFonts w:ascii="Calibri" w:hAnsi="Calibri" w:cs="Calibri"/>
          <w:sz w:val="22"/>
          <w:szCs w:val="22"/>
        </w:rPr>
      </w:pPr>
    </w:p>
    <w:p w:rsidRPr="005D5556" w:rsidR="00AD43CC" w:rsidP="00AD43CC" w:rsidRDefault="00AD43CC" w14:paraId="58F96227" w14:textId="77777777">
      <w:pPr>
        <w:pStyle w:val="ListParagraph"/>
        <w:numPr>
          <w:ilvl w:val="0"/>
          <w:numId w:val="25"/>
        </w:numPr>
        <w:rPr>
          <w:rFonts w:ascii="Calibri" w:hAnsi="Calibri" w:cs="Calibri"/>
          <w:b/>
          <w:bCs/>
          <w:sz w:val="22"/>
          <w:szCs w:val="22"/>
        </w:rPr>
      </w:pPr>
      <w:r w:rsidRPr="005D5556">
        <w:rPr>
          <w:rFonts w:ascii="Calibri" w:hAnsi="Calibri" w:cs="Calibri"/>
          <w:b/>
          <w:bCs/>
          <w:sz w:val="22"/>
          <w:szCs w:val="22"/>
        </w:rPr>
        <w:t>ORGANIZATIONAL BACKGROUND</w:t>
      </w:r>
    </w:p>
    <w:p w:rsidRPr="005D5556" w:rsidR="00AD43CC" w:rsidP="00AD43CC" w:rsidRDefault="00AD43CC" w14:paraId="723769FA" w14:textId="77777777">
      <w:pPr>
        <w:rPr>
          <w:rFonts w:ascii="Calibri" w:hAnsi="Calibri" w:cs="Calibri"/>
          <w:sz w:val="22"/>
          <w:szCs w:val="22"/>
        </w:rPr>
      </w:pPr>
    </w:p>
    <w:p w:rsidRPr="005D5556" w:rsidR="00AD43CC" w:rsidP="00AD43CC" w:rsidRDefault="00AD43CC" w14:paraId="52E986AB" w14:textId="77777777">
      <w:pPr>
        <w:pStyle w:val="Default"/>
        <w:jc w:val="both"/>
        <w:rPr>
          <w:sz w:val="22"/>
          <w:szCs w:val="22"/>
        </w:rPr>
      </w:pPr>
      <w:r w:rsidRPr="005D5556">
        <w:rPr>
          <w:sz w:val="22"/>
          <w:szCs w:val="22"/>
        </w:rPr>
        <w:t>The United Nations Industrial Development Organization (UNIDO) is the specialized agency of the United Nations that promotes industrial development for poverty reduction, inclusive globalization and environmental sustainability.  The mission of UNIDO, as described in the Lima Declaration adopted at the fifteenth session of the UNIDO General Conference in 2013 as well as the Abu Dhabi Declaration adopted at the eighteenth session of UNIDO General Conference in 2019, is to promote and accelerate inclusive and sustainable industrial development (ISID) in Member States. The relevance of ISID as an integrated approach to all three pillars of sustainable development is recognized by the 2030 Agenda for Sustainable Development and the related Sustainable Development Goals (SDGs), which will frame United Nations and country efforts towards sustainable development. UNIDO’s mandate is fully recognized in SDG-9, which calls to “Build resilient infrastructure, promote inclusive and sustainable industrialization and foster innovation”. The relevance of ISID, however, applies in greater or lesser extent to all SDGs. Accordingly, the Organization’s programmatic focus is structured in four strategic priorities: Creating shared prosperity; Advancing economic competitiveness; Safeguarding the environment; and Strengthening knowledge and institutions.</w:t>
      </w:r>
    </w:p>
    <w:p w:rsidRPr="005D5556" w:rsidR="00AD43CC" w:rsidP="00AD43CC" w:rsidRDefault="00AD43CC" w14:paraId="63E028DB" w14:textId="77777777">
      <w:pPr>
        <w:pStyle w:val="Default"/>
        <w:jc w:val="both"/>
        <w:rPr>
          <w:sz w:val="22"/>
          <w:szCs w:val="22"/>
        </w:rPr>
      </w:pPr>
    </w:p>
    <w:p w:rsidRPr="005D5556" w:rsidR="00AD43CC" w:rsidP="00AD43CC" w:rsidRDefault="00AD43CC" w14:paraId="298C587D" w14:textId="77777777">
      <w:pPr>
        <w:pStyle w:val="Default"/>
        <w:jc w:val="both"/>
        <w:rPr>
          <w:sz w:val="22"/>
          <w:szCs w:val="22"/>
        </w:rPr>
      </w:pPr>
      <w:r w:rsidRPr="005D5556">
        <w:rPr>
          <w:sz w:val="22"/>
          <w:szCs w:val="22"/>
        </w:rPr>
        <w:t>Each of these programmatic fields of activity contains a number of individual programmes, which are implemented in a holistic manner to achieve effective outcomes and impacts through UNIDO’s four enabling functions: (i) technical cooperation; (ii) analytical and research functions and policy advisory services; (iii) normative functions and standards and quality-related activities; and (iv) convening and partnerships for knowledge transfer, networking and industrial cooperation. Such core functions are carried out in Departments/Offices in its Headquarters, Regional Offices and Hubs and Country Offices.</w:t>
      </w:r>
    </w:p>
    <w:p w:rsidRPr="005D5556" w:rsidR="00AD43CC" w:rsidP="00AD43CC" w:rsidRDefault="00AD43CC" w14:paraId="082B81B7" w14:textId="77777777">
      <w:pPr>
        <w:rPr>
          <w:rFonts w:ascii="Calibri" w:hAnsi="Calibri" w:cs="Calibri"/>
          <w:sz w:val="22"/>
          <w:szCs w:val="22"/>
          <w:lang w:val="en-GB"/>
        </w:rPr>
      </w:pPr>
    </w:p>
    <w:p w:rsidRPr="005D5556" w:rsidR="00AD43CC" w:rsidP="00696FA3" w:rsidRDefault="00AD43CC" w14:paraId="081BF5D7" w14:textId="77777777">
      <w:pPr>
        <w:jc w:val="both"/>
        <w:rPr>
          <w:rFonts w:ascii="Calibri" w:hAnsi="Calibri" w:cs="Calibri"/>
          <w:sz w:val="22"/>
          <w:szCs w:val="22"/>
        </w:rPr>
      </w:pPr>
      <w:r w:rsidRPr="005D5556">
        <w:rPr>
          <w:rFonts w:ascii="Calibri" w:hAnsi="Calibri" w:cs="Calibri"/>
          <w:sz w:val="22"/>
          <w:szCs w:val="22"/>
        </w:rPr>
        <w:t xml:space="preserve">The present </w:t>
      </w:r>
      <w:r w:rsidRPr="005D5556" w:rsidR="00CA231E">
        <w:rPr>
          <w:rFonts w:ascii="Calibri" w:hAnsi="Calibri" w:cs="Calibri"/>
          <w:sz w:val="22"/>
          <w:szCs w:val="22"/>
        </w:rPr>
        <w:t>task</w:t>
      </w:r>
      <w:r w:rsidRPr="005D5556">
        <w:rPr>
          <w:rFonts w:ascii="Calibri" w:hAnsi="Calibri" w:cs="Calibri"/>
          <w:sz w:val="22"/>
          <w:szCs w:val="22"/>
        </w:rPr>
        <w:t xml:space="preserve"> is within Montreal Protocol Unit (TCS/MPD) and the incumbent reports to the project manager in the unit.  The MPD is responsible for planning, developing and implementing activities in Member States to facilitate compliance with the Montreal Protocol and, in particular, it’s Kigali Amendment and to support countries to achieve their determined contributions to reduce emissions of greenhouse gases under the Paris Agreement. Making use of the capacity building and policy support, the services of the Unit foster transformation in manufacturing concerning technologies used in the refrigeration, air conditioning and insulation with the effect of a reduction and change in working fluids and chemicals and ultimately a reduction of total greenhouse gas emissions. </w:t>
      </w:r>
    </w:p>
    <w:p w:rsidRPr="005D5556" w:rsidR="00C469EF" w:rsidP="00AD43CC" w:rsidRDefault="00C469EF" w14:paraId="33B300F6" w14:textId="77777777">
      <w:pPr>
        <w:rPr>
          <w:rFonts w:ascii="Calibri" w:hAnsi="Calibri" w:cs="Calibri"/>
          <w:b/>
          <w:bCs/>
          <w:sz w:val="22"/>
          <w:szCs w:val="22"/>
          <w:u w:val="single"/>
        </w:rPr>
      </w:pPr>
    </w:p>
    <w:p w:rsidRPr="005D5556" w:rsidR="00AD43CC" w:rsidP="00AD43CC" w:rsidRDefault="00AD43CC" w14:paraId="7538BE9F" w14:textId="77777777">
      <w:pPr>
        <w:rPr>
          <w:rFonts w:ascii="Calibri" w:hAnsi="Calibri" w:cs="Calibri"/>
          <w:b/>
          <w:bCs/>
          <w:sz w:val="22"/>
          <w:szCs w:val="22"/>
          <w:u w:val="single"/>
        </w:rPr>
      </w:pPr>
      <w:r w:rsidRPr="005D5556">
        <w:rPr>
          <w:rFonts w:ascii="Calibri" w:hAnsi="Calibri" w:cs="Calibri"/>
          <w:b/>
          <w:bCs/>
          <w:sz w:val="22"/>
          <w:szCs w:val="22"/>
          <w:u w:val="single"/>
        </w:rPr>
        <w:t xml:space="preserve">PROJECT CONTEXT </w:t>
      </w:r>
    </w:p>
    <w:p w:rsidRPr="005D5556" w:rsidR="00696FA3" w:rsidP="00AD43CC" w:rsidRDefault="00696FA3" w14:paraId="1CF5D120" w14:textId="77777777">
      <w:pPr>
        <w:rPr>
          <w:rFonts w:ascii="Calibri" w:hAnsi="Calibri" w:cs="Calibri"/>
          <w:b/>
          <w:bCs/>
          <w:sz w:val="22"/>
          <w:szCs w:val="22"/>
          <w:u w:val="single"/>
        </w:rPr>
      </w:pPr>
    </w:p>
    <w:p w:rsidRPr="005D5556" w:rsidR="00AD43CC" w:rsidP="00696FA3" w:rsidRDefault="00AD43CC" w14:paraId="1D6479BD" w14:textId="77777777">
      <w:pPr>
        <w:jc w:val="both"/>
        <w:rPr>
          <w:rFonts w:ascii="Calibri" w:hAnsi="Calibri" w:cs="Calibri"/>
          <w:sz w:val="22"/>
          <w:szCs w:val="22"/>
        </w:rPr>
      </w:pPr>
      <w:r w:rsidRPr="005D5556">
        <w:rPr>
          <w:rFonts w:ascii="Calibri" w:hAnsi="Calibri" w:cs="Calibri"/>
          <w:sz w:val="22"/>
          <w:szCs w:val="22"/>
        </w:rPr>
        <w:t xml:space="preserve">The HPMP for Nigeria, approved at the 62nd meeting of the Executive Committee, will result in the complete phase-out of HCFCs in Nigeria by 1st January 2040 in line with the obligation taken by the Government of Nigeria under the Montreal Protocol on Substances that Deplete the Ozone Layer. This is based on the combination of interrelated institutional and regulatory measures and investment activities including conversion of production facilities and strengthening of national capacities for local manufacture of hydrocarbon-based alternative refrigerants. UNDP is the lead agency for the implementation of this plan, UNIDO being the cooperating agency. Nigeria obtained financial support from the Multilateral Fund for the first stage, which resulted in the country attaining its 10% phase-out target of the baseline level by 2015. Nigeria also obtained at the 81st Executive Committee Meeting in June 2018 approval for its Second Stage of the HPMP, for a phase-out of 51.35% by 2023. For Stage II, UNDP was the coordinating agency, and both UNIDO and the Government of Italy are cooperating agencies. </w:t>
      </w:r>
    </w:p>
    <w:p w:rsidRPr="005D5556" w:rsidR="00AD43CC" w:rsidP="00696FA3" w:rsidRDefault="00AD43CC" w14:paraId="329F1B95" w14:textId="77777777">
      <w:pPr>
        <w:jc w:val="both"/>
        <w:rPr>
          <w:rFonts w:ascii="Calibri" w:hAnsi="Calibri" w:cs="Calibri"/>
          <w:sz w:val="22"/>
          <w:szCs w:val="22"/>
        </w:rPr>
      </w:pPr>
    </w:p>
    <w:p w:rsidRPr="005D5556" w:rsidR="00AD43CC" w:rsidP="00696FA3" w:rsidRDefault="00AD43CC" w14:paraId="1CF1E764" w14:textId="77777777">
      <w:pPr>
        <w:jc w:val="both"/>
        <w:rPr>
          <w:rFonts w:ascii="Calibri" w:hAnsi="Calibri" w:cs="Calibri"/>
          <w:sz w:val="22"/>
          <w:szCs w:val="22"/>
        </w:rPr>
      </w:pPr>
      <w:r w:rsidRPr="005D5556">
        <w:rPr>
          <w:rFonts w:ascii="Calibri" w:hAnsi="Calibri" w:cs="Calibri"/>
          <w:sz w:val="22"/>
          <w:szCs w:val="22"/>
        </w:rPr>
        <w:t>After the ExCom Decision 81/40(c) noted that “approval of stage II of the HPMP did not preclude Nigeria from submitting, the 91st ExCom approved the HPMP Stage III</w:t>
      </w:r>
      <w:r w:rsidRPr="005D5556" w:rsidR="00476B3E">
        <w:rPr>
          <w:rFonts w:ascii="Calibri" w:hAnsi="Calibri" w:cs="Calibri"/>
          <w:sz w:val="22"/>
          <w:szCs w:val="22"/>
        </w:rPr>
        <w:t>.</w:t>
      </w:r>
    </w:p>
    <w:p w:rsidRPr="005D5556" w:rsidR="00AD43CC" w:rsidP="00696FA3" w:rsidRDefault="00AD43CC" w14:paraId="0746AD04" w14:textId="77777777">
      <w:pPr>
        <w:jc w:val="both"/>
        <w:rPr>
          <w:rFonts w:ascii="Calibri" w:hAnsi="Calibri" w:cs="Calibri"/>
          <w:sz w:val="22"/>
          <w:szCs w:val="22"/>
        </w:rPr>
      </w:pPr>
    </w:p>
    <w:p w:rsidRPr="005D5556" w:rsidR="00AD43CC" w:rsidP="00696FA3" w:rsidRDefault="00AD43CC" w14:paraId="3D682315" w14:textId="77777777">
      <w:pPr>
        <w:jc w:val="both"/>
        <w:rPr>
          <w:rFonts w:ascii="Calibri" w:hAnsi="Calibri" w:cs="Calibri"/>
          <w:b/>
          <w:sz w:val="22"/>
          <w:szCs w:val="22"/>
          <w:lang w:val="en-GB"/>
        </w:rPr>
      </w:pPr>
      <w:r w:rsidRPr="005D5556">
        <w:rPr>
          <w:rFonts w:ascii="Calibri" w:hAnsi="Calibri" w:cs="Calibri"/>
          <w:b/>
          <w:sz w:val="22"/>
          <w:szCs w:val="22"/>
          <w:lang w:val="en-GB"/>
        </w:rPr>
        <w:t>Phase-out of HCFC-22 in the commercial refrigeration manufacturing sector</w:t>
      </w:r>
    </w:p>
    <w:p w:rsidRPr="005D5556" w:rsidR="00AD43CC" w:rsidP="00696FA3" w:rsidRDefault="00AD43CC" w14:paraId="5F16B20C" w14:textId="77777777">
      <w:pPr>
        <w:jc w:val="both"/>
        <w:rPr>
          <w:rFonts w:ascii="Calibri" w:hAnsi="Calibri" w:cs="Calibri"/>
          <w:sz w:val="22"/>
          <w:szCs w:val="22"/>
          <w:lang w:val="en-GB"/>
        </w:rPr>
      </w:pPr>
      <w:r w:rsidRPr="005D5556">
        <w:rPr>
          <w:rFonts w:ascii="Calibri" w:hAnsi="Calibri" w:cs="Calibri"/>
          <w:sz w:val="22"/>
          <w:szCs w:val="22"/>
          <w:lang w:val="en-GB"/>
        </w:rPr>
        <w:t>In the Nigeria market, there are already equipment using HC refrigerants on sale. The market and customers have gradually accepted such equipment and have certain application foundation and experience.</w:t>
      </w:r>
    </w:p>
    <w:p w:rsidRPr="005D5556" w:rsidR="00AD43CC" w:rsidP="00696FA3" w:rsidRDefault="00AD43CC" w14:paraId="04B952E6" w14:textId="77777777">
      <w:pPr>
        <w:jc w:val="both"/>
        <w:rPr>
          <w:rFonts w:ascii="Calibri" w:hAnsi="Calibri" w:cs="Calibri"/>
          <w:sz w:val="22"/>
          <w:szCs w:val="22"/>
          <w:lang w:val="en-GB"/>
        </w:rPr>
      </w:pPr>
      <w:r w:rsidRPr="005D5556">
        <w:rPr>
          <w:rFonts w:ascii="Calibri" w:hAnsi="Calibri" w:cs="Calibri"/>
          <w:sz w:val="22"/>
          <w:szCs w:val="22"/>
          <w:lang w:val="en-GB"/>
        </w:rPr>
        <w:t>For the refrigerator, freezer, ice maker and RAC sector, the charging amounts of these refrigeration equipment are relatively small, and the overall design does not need after-sales installation (except RAC), so the risk of leakage is low. As an environmentally friendly high-performance refrigerant, HC can be used in small charges. At the same time, the compressor and other main parts are sufficiently supplied with many varieties, which can be applied to different refrigeration systems. The survey conducted in 2019 renewed the country’s portfolio of small and medium manufacturing companies in the field of commercial refrigeration. For eligible companies, the total HCFC-22 consumption in this sector is 232.29 MT (12.78 ODP tonnes) in 2019. Among them, 1 company consume more than 6 MT, 13 companies in the range of 3 to 6 MT, 53 companies less than 3 MT, and 115 companies less than 1MT.</w:t>
      </w:r>
    </w:p>
    <w:p w:rsidRPr="005D5556" w:rsidR="00CA231E" w:rsidP="00696FA3" w:rsidRDefault="00CA231E" w14:paraId="54AE018B" w14:textId="77777777">
      <w:pPr>
        <w:jc w:val="both"/>
        <w:rPr>
          <w:rFonts w:ascii="Calibri" w:hAnsi="Calibri" w:cs="Calibri"/>
          <w:sz w:val="22"/>
          <w:szCs w:val="22"/>
          <w:lang w:val="en-GB"/>
        </w:rPr>
      </w:pPr>
    </w:p>
    <w:p w:rsidRPr="005D5556" w:rsidR="00CA231E" w:rsidP="00696FA3" w:rsidRDefault="00CA231E" w14:paraId="327E0FFB" w14:textId="77777777">
      <w:pPr>
        <w:jc w:val="both"/>
        <w:rPr>
          <w:rFonts w:ascii="Calibri" w:hAnsi="Calibri" w:cs="Calibri"/>
          <w:sz w:val="22"/>
          <w:szCs w:val="22"/>
        </w:rPr>
      </w:pPr>
      <w:r w:rsidRPr="005D5556">
        <w:rPr>
          <w:rFonts w:ascii="Calibri" w:hAnsi="Calibri" w:cs="Calibri"/>
          <w:sz w:val="22"/>
          <w:szCs w:val="22"/>
        </w:rPr>
        <w:t>UNIDO’s survey of HCFC consumption in the RAC manufacturing sector conducted in 2019 showed that out of 259 companies surveyed, only 183 companies in the commercial refrigeration manufacturing sector and 2 companies in air-conditioning manufacturing sector were found eligible to receive MLF support to phase out HCFC-22. Of the 185 eligible companies, only two produce air conditioning equipment, while other companies produce ice block making machines for walk-in refrigerators/freezers or install the walk-in refrigerators/freezers.</w:t>
      </w:r>
    </w:p>
    <w:p w:rsidRPr="005D5556" w:rsidR="00CA231E" w:rsidP="00696FA3" w:rsidRDefault="00CA231E" w14:paraId="2937EBE6" w14:textId="77777777">
      <w:pPr>
        <w:jc w:val="both"/>
        <w:rPr>
          <w:rFonts w:ascii="Calibri" w:hAnsi="Calibri" w:cs="Calibri"/>
          <w:sz w:val="22"/>
          <w:szCs w:val="22"/>
          <w:lang w:val="en-GB"/>
        </w:rPr>
      </w:pPr>
    </w:p>
    <w:p w:rsidRPr="005D5556" w:rsidR="00CA231E" w:rsidP="00696FA3" w:rsidRDefault="00CA231E" w14:paraId="6161969E" w14:textId="77777777">
      <w:pPr>
        <w:jc w:val="both"/>
        <w:rPr>
          <w:rFonts w:ascii="Calibri" w:hAnsi="Calibri" w:cs="Calibri"/>
          <w:sz w:val="22"/>
          <w:szCs w:val="22"/>
        </w:rPr>
      </w:pPr>
      <w:r w:rsidRPr="005D5556">
        <w:rPr>
          <w:rFonts w:ascii="Calibri" w:hAnsi="Calibri" w:cs="Calibri"/>
          <w:sz w:val="22"/>
          <w:szCs w:val="22"/>
        </w:rPr>
        <w:t xml:space="preserve">With the MLF Secretariat’s encouragement during its recent review of energy efficiency projects, it is convincing that R290 (not R32) technologies should be fully promoted in the commercial refrigeration sector. This choice has been supported by the fact that Sanden Intercool in Nigeria has fully converted its manufacturing line to R290. In April 2024, a training on the safe handling of R290 was conducted for 13 companies of group I in Lagos and Ibadan respectively. The R290 training mainly targeted commercial refrigeration manufacturers and assemblers. They were engaged in assembling, installing, and maintaining various types of refrigeration and air-conditioning equipment including cold rooms, ice making machines, central and residential AC, etc. </w:t>
      </w:r>
    </w:p>
    <w:p w:rsidRPr="005D5556" w:rsidR="00CA231E" w:rsidP="00696FA3" w:rsidRDefault="00CA231E" w14:paraId="77DC10D9" w14:textId="77777777">
      <w:pPr>
        <w:jc w:val="both"/>
        <w:rPr>
          <w:rFonts w:ascii="Calibri" w:hAnsi="Calibri" w:cs="Calibri"/>
          <w:sz w:val="22"/>
          <w:szCs w:val="22"/>
        </w:rPr>
      </w:pPr>
    </w:p>
    <w:p w:rsidRPr="005D5556" w:rsidR="00487222" w:rsidP="761A36CA" w:rsidRDefault="00487222" w14:paraId="507F52C9" w14:textId="12C4D14C">
      <w:pPr>
        <w:jc w:val="both"/>
        <w:rPr>
          <w:rFonts w:ascii="Calibri" w:hAnsi="Calibri" w:cs="Calibri"/>
          <w:sz w:val="22"/>
          <w:szCs w:val="22"/>
        </w:rPr>
      </w:pPr>
      <w:r w:rsidRPr="005D5556">
        <w:rPr>
          <w:rFonts w:ascii="Calibri" w:hAnsi="Calibri" w:cs="Calibri"/>
          <w:b/>
          <w:bCs/>
          <w:sz w:val="22"/>
          <w:szCs w:val="22"/>
        </w:rPr>
        <w:t>Kigali Implementation Plan (KIP) in Nigeria</w:t>
      </w:r>
    </w:p>
    <w:p w:rsidRPr="005D5556" w:rsidR="00487222" w:rsidP="761A36CA" w:rsidRDefault="00487222" w14:paraId="3F97CFE5" w14:textId="77777777">
      <w:pPr>
        <w:jc w:val="both"/>
        <w:rPr>
          <w:rFonts w:ascii="Calibri" w:hAnsi="Calibri" w:cs="Calibri"/>
          <w:sz w:val="22"/>
          <w:szCs w:val="22"/>
        </w:rPr>
      </w:pPr>
    </w:p>
    <w:p w:rsidRPr="005D5556" w:rsidR="00487222" w:rsidP="761A36CA" w:rsidRDefault="00487222" w14:paraId="3E0F6D17" w14:textId="77777777">
      <w:pPr>
        <w:jc w:val="both"/>
        <w:rPr>
          <w:rFonts w:ascii="Calibri" w:hAnsi="Calibri" w:cs="Calibri"/>
          <w:sz w:val="22"/>
          <w:szCs w:val="22"/>
          <w:lang w:val="en-GB"/>
        </w:rPr>
      </w:pPr>
      <w:r w:rsidRPr="005D5556">
        <w:rPr>
          <w:rFonts w:ascii="Calibri" w:hAnsi="Calibri" w:cs="Calibri"/>
          <w:sz w:val="22"/>
          <w:szCs w:val="22"/>
          <w:lang w:val="en-GB"/>
        </w:rPr>
        <w:t xml:space="preserve">Nigeria ratified the Kigali Amendment in 2018. The enabling activities funded by the Multilateral Fund with support from UNEP, assisted Nigeria in creating awareness of HFC phase-down, and supported the amendment of the </w:t>
      </w:r>
      <w:r w:rsidRPr="005D5556">
        <w:rPr>
          <w:rFonts w:ascii="Calibri" w:hAnsi="Calibri" w:cs="Calibri"/>
          <w:i/>
          <w:iCs/>
          <w:sz w:val="22"/>
          <w:szCs w:val="22"/>
          <w:lang w:val="en-GB"/>
        </w:rPr>
        <w:t>National Environmental (Ozone Layer Protection) regulations.</w:t>
      </w:r>
      <w:r w:rsidRPr="005D5556">
        <w:rPr>
          <w:rFonts w:ascii="Calibri" w:hAnsi="Calibri" w:cs="Calibri"/>
          <w:sz w:val="22"/>
          <w:szCs w:val="22"/>
          <w:lang w:val="en-GB"/>
        </w:rPr>
        <w:t xml:space="preserve"> However, it was only in 2022, after the adoption of the amendment of the ODS regulation, that Nigeria started the implementation of the licensing system for HFCs. Quota allocations will be implemented fully in 2025 with the implementation of the KIP.</w:t>
      </w:r>
    </w:p>
    <w:p w:rsidRPr="005D5556" w:rsidR="00487222" w:rsidP="761A36CA" w:rsidRDefault="00487222" w14:paraId="4D926D2E" w14:textId="77777777">
      <w:pPr>
        <w:rPr>
          <w:rFonts w:ascii="Calibri" w:hAnsi="Calibri" w:cs="Calibri"/>
          <w:sz w:val="22"/>
          <w:szCs w:val="22"/>
          <w:lang w:val="en-GB"/>
        </w:rPr>
      </w:pPr>
    </w:p>
    <w:p w:rsidRPr="005D5556" w:rsidR="00487222" w:rsidP="761A36CA" w:rsidRDefault="00487222" w14:paraId="05734AAB" w14:textId="7237D8DF">
      <w:pPr>
        <w:jc w:val="both"/>
        <w:rPr>
          <w:rFonts w:ascii="Calibri" w:hAnsi="Calibri" w:cs="Calibri"/>
          <w:sz w:val="22"/>
          <w:szCs w:val="22"/>
          <w:lang w:val="en-GB"/>
        </w:rPr>
      </w:pPr>
      <w:r w:rsidRPr="005D5556">
        <w:rPr>
          <w:rFonts w:ascii="Calibri" w:hAnsi="Calibri" w:cs="Calibri"/>
          <w:sz w:val="22"/>
          <w:szCs w:val="22"/>
          <w:lang w:val="en-GB"/>
        </w:rPr>
        <w:t xml:space="preserve">HCFC consumption of Nigeria in 2023 </w:t>
      </w:r>
      <w:r w:rsidRPr="005D5556" w:rsidR="001B4AAC">
        <w:rPr>
          <w:rFonts w:ascii="Calibri" w:hAnsi="Calibri" w:cs="Calibri"/>
          <w:sz w:val="22"/>
          <w:szCs w:val="22"/>
          <w:lang w:val="en-GB"/>
        </w:rPr>
        <w:t>reached</w:t>
      </w:r>
      <w:r w:rsidRPr="005D5556">
        <w:rPr>
          <w:rFonts w:ascii="Calibri" w:hAnsi="Calibri" w:cs="Calibri"/>
          <w:sz w:val="22"/>
          <w:szCs w:val="22"/>
          <w:lang w:val="en-GB"/>
        </w:rPr>
        <w:t xml:space="preserve"> 1,844MT. Implementing agencies including UNDP and UNIDO are supporting Nigeria on the implementation of stage II and Stage III HPMP in parallel, Stage IV of the HPMP will be developed to completely phase out HCFCs by 2030. It is expected that HPMP and KIP could be designed and implemented in a complementary manner to strengthen the infrastructure and capacity of the country for a sustainable HCFC phase-out and HFC phasing down for Nigeria.   </w:t>
      </w:r>
    </w:p>
    <w:p w:rsidRPr="005D5556" w:rsidR="00CA231E" w:rsidP="00696FA3" w:rsidRDefault="00CA231E" w14:paraId="1BC5367B" w14:textId="77777777">
      <w:pPr>
        <w:jc w:val="both"/>
        <w:rPr>
          <w:rFonts w:ascii="Calibri" w:hAnsi="Calibri" w:cs="Calibri"/>
          <w:b/>
          <w:sz w:val="22"/>
          <w:szCs w:val="22"/>
          <w:lang w:val="en-GB"/>
        </w:rPr>
      </w:pPr>
    </w:p>
    <w:p w:rsidRPr="005D5556" w:rsidR="00AD43CC" w:rsidP="00696FA3" w:rsidRDefault="00AD43CC" w14:paraId="77C7D057" w14:textId="77777777">
      <w:pPr>
        <w:jc w:val="both"/>
        <w:rPr>
          <w:rFonts w:ascii="Calibri" w:hAnsi="Calibri" w:cs="Calibri"/>
          <w:b/>
          <w:sz w:val="22"/>
          <w:szCs w:val="22"/>
          <w:lang w:val="en-GB"/>
        </w:rPr>
      </w:pPr>
      <w:r w:rsidRPr="005D5556">
        <w:rPr>
          <w:rFonts w:ascii="Calibri" w:hAnsi="Calibri" w:cs="Calibri"/>
          <w:b/>
          <w:sz w:val="22"/>
          <w:szCs w:val="22"/>
          <w:lang w:val="en-GB"/>
        </w:rPr>
        <w:t>Table 3.1: Summary of Eligible Companies by HCFC-22 Consumption in the commercial refrigeration sector</w:t>
      </w:r>
    </w:p>
    <w:p w:rsidRPr="005D5556" w:rsidR="00CA231E" w:rsidP="00696FA3" w:rsidRDefault="00CA231E" w14:paraId="47909AA2" w14:textId="77777777">
      <w:pPr>
        <w:jc w:val="both"/>
        <w:rPr>
          <w:rFonts w:ascii="Calibri" w:hAnsi="Calibri" w:cs="Calibri"/>
          <w:b/>
          <w:sz w:val="22"/>
          <w:szCs w:val="22"/>
          <w:lang w:val="en-GB"/>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87"/>
        <w:gridCol w:w="2652"/>
        <w:gridCol w:w="1258"/>
        <w:gridCol w:w="1551"/>
        <w:gridCol w:w="1571"/>
      </w:tblGrid>
      <w:tr w:rsidRPr="005D5556" w:rsidR="00AD43CC" w14:paraId="1286EC5A" w14:textId="77777777">
        <w:trPr>
          <w:trHeight w:val="347"/>
        </w:trPr>
        <w:tc>
          <w:tcPr>
            <w:tcW w:w="2245" w:type="dxa"/>
            <w:vMerge w:val="restart"/>
            <w:shd w:val="clear" w:color="auto" w:fill="auto"/>
          </w:tcPr>
          <w:p w:rsidRPr="005D5556" w:rsidR="00AD43CC" w:rsidP="00696FA3" w:rsidRDefault="00AD43CC" w14:paraId="11890A9A" w14:textId="77777777">
            <w:pPr>
              <w:jc w:val="both"/>
              <w:rPr>
                <w:rFonts w:ascii="Calibri" w:hAnsi="Calibri" w:cs="Calibri"/>
                <w:b/>
                <w:sz w:val="22"/>
                <w:szCs w:val="22"/>
                <w:lang w:val="en-GB"/>
              </w:rPr>
            </w:pPr>
            <w:r w:rsidRPr="005D5556">
              <w:rPr>
                <w:rFonts w:ascii="Calibri" w:hAnsi="Calibri" w:cs="Calibri"/>
                <w:b/>
                <w:sz w:val="22"/>
                <w:szCs w:val="22"/>
                <w:lang w:val="en-GB"/>
              </w:rPr>
              <w:t>Enterprise Category</w:t>
            </w:r>
          </w:p>
        </w:tc>
        <w:tc>
          <w:tcPr>
            <w:tcW w:w="3060" w:type="dxa"/>
            <w:vMerge w:val="restart"/>
            <w:shd w:val="clear" w:color="auto" w:fill="auto"/>
          </w:tcPr>
          <w:p w:rsidRPr="005D5556" w:rsidR="00AD43CC" w:rsidP="00696FA3" w:rsidRDefault="00AD43CC" w14:paraId="51686FF0" w14:textId="77777777">
            <w:pPr>
              <w:jc w:val="both"/>
              <w:rPr>
                <w:rFonts w:ascii="Calibri" w:hAnsi="Calibri" w:cs="Calibri"/>
                <w:b/>
                <w:sz w:val="22"/>
                <w:szCs w:val="22"/>
                <w:lang w:val="en-GB"/>
              </w:rPr>
            </w:pPr>
            <w:r w:rsidRPr="005D5556">
              <w:rPr>
                <w:rFonts w:ascii="Calibri" w:hAnsi="Calibri" w:cs="Calibri"/>
                <w:b/>
                <w:sz w:val="22"/>
                <w:szCs w:val="22"/>
                <w:lang w:val="en-GB"/>
              </w:rPr>
              <w:t>HCFC-22 Consumption (MT)</w:t>
            </w:r>
          </w:p>
        </w:tc>
        <w:tc>
          <w:tcPr>
            <w:tcW w:w="1268" w:type="dxa"/>
            <w:vMerge w:val="restart"/>
            <w:shd w:val="clear" w:color="auto" w:fill="auto"/>
          </w:tcPr>
          <w:p w:rsidRPr="005D5556" w:rsidR="00AD43CC" w:rsidP="00696FA3" w:rsidRDefault="00AD43CC" w14:paraId="2E9B3AA8" w14:textId="77777777">
            <w:pPr>
              <w:jc w:val="both"/>
              <w:rPr>
                <w:rFonts w:ascii="Calibri" w:hAnsi="Calibri" w:cs="Calibri"/>
                <w:b/>
                <w:sz w:val="22"/>
                <w:szCs w:val="22"/>
                <w:lang w:val="en-GB"/>
              </w:rPr>
            </w:pPr>
            <w:r w:rsidRPr="005D5556">
              <w:rPr>
                <w:rFonts w:ascii="Calibri" w:hAnsi="Calibri" w:cs="Calibri"/>
                <w:b/>
                <w:sz w:val="22"/>
                <w:szCs w:val="22"/>
                <w:lang w:val="en-GB"/>
              </w:rPr>
              <w:t>Number of Companies</w:t>
            </w:r>
          </w:p>
        </w:tc>
        <w:tc>
          <w:tcPr>
            <w:tcW w:w="3584" w:type="dxa"/>
            <w:gridSpan w:val="2"/>
            <w:shd w:val="clear" w:color="auto" w:fill="auto"/>
          </w:tcPr>
          <w:p w:rsidRPr="005D5556" w:rsidR="00AD43CC" w:rsidP="00696FA3" w:rsidRDefault="00AD43CC" w14:paraId="14260B29" w14:textId="77777777">
            <w:pPr>
              <w:jc w:val="both"/>
              <w:rPr>
                <w:rFonts w:ascii="Calibri" w:hAnsi="Calibri" w:cs="Calibri"/>
                <w:b/>
                <w:sz w:val="22"/>
                <w:szCs w:val="22"/>
                <w:lang w:val="en-GB"/>
              </w:rPr>
            </w:pPr>
            <w:r w:rsidRPr="005D5556">
              <w:rPr>
                <w:rFonts w:ascii="Calibri" w:hAnsi="Calibri" w:cs="Calibri"/>
                <w:b/>
                <w:sz w:val="22"/>
                <w:szCs w:val="22"/>
                <w:lang w:val="en-GB"/>
              </w:rPr>
              <w:t>Total HCFC-22 Consumption</w:t>
            </w:r>
          </w:p>
        </w:tc>
      </w:tr>
      <w:tr w:rsidRPr="005D5556" w:rsidR="00AD43CC" w14:paraId="41086BC5" w14:textId="77777777">
        <w:trPr>
          <w:trHeight w:val="346"/>
        </w:trPr>
        <w:tc>
          <w:tcPr>
            <w:tcW w:w="2245" w:type="dxa"/>
            <w:vMerge/>
            <w:shd w:val="clear" w:color="auto" w:fill="auto"/>
          </w:tcPr>
          <w:p w:rsidRPr="005D5556" w:rsidR="00AD43CC" w:rsidP="00696FA3" w:rsidRDefault="00AD43CC" w14:paraId="5D2604F9" w14:textId="77777777">
            <w:pPr>
              <w:jc w:val="both"/>
              <w:rPr>
                <w:rFonts w:ascii="Calibri" w:hAnsi="Calibri" w:cs="Calibri"/>
                <w:b/>
                <w:sz w:val="22"/>
                <w:szCs w:val="22"/>
                <w:lang w:val="en-GB"/>
              </w:rPr>
            </w:pPr>
          </w:p>
        </w:tc>
        <w:tc>
          <w:tcPr>
            <w:tcW w:w="3060" w:type="dxa"/>
            <w:vMerge/>
            <w:shd w:val="clear" w:color="auto" w:fill="auto"/>
          </w:tcPr>
          <w:p w:rsidRPr="005D5556" w:rsidR="00AD43CC" w:rsidP="00696FA3" w:rsidRDefault="00AD43CC" w14:paraId="16999ADA" w14:textId="77777777">
            <w:pPr>
              <w:jc w:val="both"/>
              <w:rPr>
                <w:rFonts w:ascii="Calibri" w:hAnsi="Calibri" w:cs="Calibri"/>
                <w:b/>
                <w:sz w:val="22"/>
                <w:szCs w:val="22"/>
                <w:lang w:val="en-GB"/>
              </w:rPr>
            </w:pPr>
          </w:p>
        </w:tc>
        <w:tc>
          <w:tcPr>
            <w:tcW w:w="1268" w:type="dxa"/>
            <w:vMerge/>
            <w:shd w:val="clear" w:color="auto" w:fill="auto"/>
          </w:tcPr>
          <w:p w:rsidRPr="005D5556" w:rsidR="00AD43CC" w:rsidP="00696FA3" w:rsidRDefault="00AD43CC" w14:paraId="1DD6613C" w14:textId="77777777">
            <w:pPr>
              <w:jc w:val="both"/>
              <w:rPr>
                <w:rFonts w:ascii="Calibri" w:hAnsi="Calibri" w:cs="Calibri"/>
                <w:b/>
                <w:sz w:val="22"/>
                <w:szCs w:val="22"/>
                <w:lang w:val="en-GB"/>
              </w:rPr>
            </w:pPr>
          </w:p>
        </w:tc>
        <w:tc>
          <w:tcPr>
            <w:tcW w:w="1792" w:type="dxa"/>
            <w:shd w:val="clear" w:color="auto" w:fill="auto"/>
          </w:tcPr>
          <w:p w:rsidRPr="005D5556" w:rsidR="00AD43CC" w:rsidP="00696FA3" w:rsidRDefault="00AD43CC" w14:paraId="445CEB93" w14:textId="77777777">
            <w:pPr>
              <w:jc w:val="both"/>
              <w:rPr>
                <w:rFonts w:ascii="Calibri" w:hAnsi="Calibri" w:cs="Calibri"/>
                <w:b/>
                <w:sz w:val="22"/>
                <w:szCs w:val="22"/>
                <w:lang w:val="en-GB"/>
              </w:rPr>
            </w:pPr>
            <w:r w:rsidRPr="005D5556">
              <w:rPr>
                <w:rFonts w:ascii="Calibri" w:hAnsi="Calibri" w:cs="Calibri"/>
                <w:b/>
                <w:sz w:val="22"/>
                <w:szCs w:val="22"/>
                <w:lang w:val="en-GB"/>
              </w:rPr>
              <w:t>(MT)</w:t>
            </w:r>
          </w:p>
        </w:tc>
        <w:tc>
          <w:tcPr>
            <w:tcW w:w="1792" w:type="dxa"/>
            <w:shd w:val="clear" w:color="auto" w:fill="auto"/>
          </w:tcPr>
          <w:p w:rsidRPr="005D5556" w:rsidR="00AD43CC" w:rsidP="00696FA3" w:rsidRDefault="00AD43CC" w14:paraId="3BC649C2" w14:textId="77777777">
            <w:pPr>
              <w:jc w:val="both"/>
              <w:rPr>
                <w:rFonts w:ascii="Calibri" w:hAnsi="Calibri" w:cs="Calibri"/>
                <w:b/>
                <w:sz w:val="22"/>
                <w:szCs w:val="22"/>
                <w:lang w:val="en-GB"/>
              </w:rPr>
            </w:pPr>
            <w:r w:rsidRPr="005D5556">
              <w:rPr>
                <w:rFonts w:ascii="Calibri" w:hAnsi="Calibri" w:cs="Calibri"/>
                <w:b/>
                <w:sz w:val="22"/>
                <w:szCs w:val="22"/>
                <w:lang w:val="en-GB"/>
              </w:rPr>
              <w:t>(ODP tonnes)</w:t>
            </w:r>
          </w:p>
        </w:tc>
      </w:tr>
      <w:tr w:rsidRPr="005D5556" w:rsidR="00AD43CC" w14:paraId="3C1F6DAC" w14:textId="77777777">
        <w:tc>
          <w:tcPr>
            <w:tcW w:w="2245" w:type="dxa"/>
            <w:shd w:val="clear" w:color="auto" w:fill="DEEAF6"/>
          </w:tcPr>
          <w:p w:rsidRPr="005D5556" w:rsidR="00AD43CC" w:rsidP="00696FA3" w:rsidRDefault="00AD43CC" w14:paraId="7B1B4BAA" w14:textId="77777777">
            <w:pPr>
              <w:jc w:val="both"/>
              <w:rPr>
                <w:rFonts w:ascii="Calibri" w:hAnsi="Calibri" w:cs="Calibri"/>
                <w:sz w:val="22"/>
                <w:szCs w:val="22"/>
                <w:lang w:val="en-GB"/>
              </w:rPr>
            </w:pPr>
            <w:r w:rsidRPr="005D5556">
              <w:rPr>
                <w:rFonts w:ascii="Calibri" w:hAnsi="Calibri" w:cs="Calibri"/>
                <w:sz w:val="22"/>
                <w:szCs w:val="22"/>
                <w:lang w:val="en-GB"/>
              </w:rPr>
              <w:t>Individual conversion</w:t>
            </w:r>
          </w:p>
        </w:tc>
        <w:tc>
          <w:tcPr>
            <w:tcW w:w="3060" w:type="dxa"/>
            <w:shd w:val="clear" w:color="auto" w:fill="DEEAF6"/>
            <w:vAlign w:val="bottom"/>
          </w:tcPr>
          <w:p w:rsidRPr="005D5556" w:rsidR="00AD43CC" w:rsidP="00696FA3" w:rsidRDefault="00AD43CC" w14:paraId="6132B690" w14:textId="77777777">
            <w:pPr>
              <w:jc w:val="both"/>
              <w:rPr>
                <w:rFonts w:ascii="Calibri" w:hAnsi="Calibri" w:cs="Calibri"/>
                <w:sz w:val="22"/>
                <w:szCs w:val="22"/>
                <w:lang w:val="en-GB"/>
              </w:rPr>
            </w:pPr>
            <w:r w:rsidRPr="005D5556">
              <w:rPr>
                <w:rFonts w:ascii="Calibri" w:hAnsi="Calibri" w:cs="Calibri"/>
                <w:sz w:val="22"/>
                <w:szCs w:val="22"/>
                <w:lang w:val="en-GB"/>
              </w:rPr>
              <w:t xml:space="preserve">   HCFC-22 &gt; 6 MT</w:t>
            </w:r>
          </w:p>
        </w:tc>
        <w:tc>
          <w:tcPr>
            <w:tcW w:w="1268" w:type="dxa"/>
            <w:shd w:val="clear" w:color="auto" w:fill="DEEAF6"/>
          </w:tcPr>
          <w:p w:rsidRPr="005D5556" w:rsidR="00AD43CC" w:rsidP="00696FA3" w:rsidRDefault="00AD43CC" w14:paraId="71928B40" w14:textId="77777777">
            <w:pPr>
              <w:jc w:val="both"/>
              <w:rPr>
                <w:rFonts w:ascii="Calibri" w:hAnsi="Calibri" w:cs="Calibri"/>
                <w:sz w:val="22"/>
                <w:szCs w:val="22"/>
                <w:lang w:val="en-GB"/>
              </w:rPr>
            </w:pPr>
            <w:r w:rsidRPr="005D5556">
              <w:rPr>
                <w:rFonts w:ascii="Calibri" w:hAnsi="Calibri" w:cs="Calibri"/>
                <w:sz w:val="22"/>
                <w:szCs w:val="22"/>
                <w:lang w:val="en-GB"/>
              </w:rPr>
              <w:t>1</w:t>
            </w:r>
          </w:p>
        </w:tc>
        <w:tc>
          <w:tcPr>
            <w:tcW w:w="1792" w:type="dxa"/>
            <w:shd w:val="clear" w:color="auto" w:fill="DEEAF6"/>
          </w:tcPr>
          <w:p w:rsidRPr="005D5556" w:rsidR="00AD43CC" w:rsidP="00696FA3" w:rsidRDefault="00AD43CC" w14:paraId="1DF50765" w14:textId="77777777">
            <w:pPr>
              <w:jc w:val="both"/>
              <w:rPr>
                <w:rFonts w:ascii="Calibri" w:hAnsi="Calibri" w:cs="Calibri"/>
                <w:sz w:val="22"/>
                <w:szCs w:val="22"/>
                <w:lang w:val="en-GB"/>
              </w:rPr>
            </w:pPr>
            <w:r w:rsidRPr="005D5556">
              <w:rPr>
                <w:rFonts w:ascii="Calibri" w:hAnsi="Calibri" w:cs="Calibri"/>
                <w:sz w:val="22"/>
                <w:szCs w:val="22"/>
                <w:lang w:val="en-GB"/>
              </w:rPr>
              <w:t>10.07</w:t>
            </w:r>
          </w:p>
        </w:tc>
        <w:tc>
          <w:tcPr>
            <w:tcW w:w="1792" w:type="dxa"/>
            <w:shd w:val="clear" w:color="auto" w:fill="DEEAF6"/>
          </w:tcPr>
          <w:p w:rsidRPr="005D5556" w:rsidR="00AD43CC" w:rsidP="00696FA3" w:rsidRDefault="00AD43CC" w14:paraId="5C296BF5" w14:textId="77777777">
            <w:pPr>
              <w:jc w:val="both"/>
              <w:rPr>
                <w:rFonts w:ascii="Calibri" w:hAnsi="Calibri" w:cs="Calibri"/>
                <w:sz w:val="22"/>
                <w:szCs w:val="22"/>
                <w:lang w:val="en-GB"/>
              </w:rPr>
            </w:pPr>
            <w:r w:rsidRPr="005D5556">
              <w:rPr>
                <w:rFonts w:ascii="Calibri" w:hAnsi="Calibri" w:cs="Calibri"/>
                <w:sz w:val="22"/>
                <w:szCs w:val="22"/>
                <w:lang w:val="en-GB"/>
              </w:rPr>
              <w:t>0.55</w:t>
            </w:r>
          </w:p>
        </w:tc>
      </w:tr>
      <w:tr w:rsidRPr="005D5556" w:rsidR="00AD43CC" w14:paraId="4DE92537" w14:textId="77777777">
        <w:tc>
          <w:tcPr>
            <w:tcW w:w="2245" w:type="dxa"/>
            <w:shd w:val="clear" w:color="auto" w:fill="E2EFD9"/>
          </w:tcPr>
          <w:p w:rsidRPr="005D5556" w:rsidR="00AD43CC" w:rsidP="00696FA3" w:rsidRDefault="00AD43CC" w14:paraId="1CBF26E5" w14:textId="77777777">
            <w:pPr>
              <w:jc w:val="both"/>
              <w:rPr>
                <w:rFonts w:ascii="Calibri" w:hAnsi="Calibri" w:cs="Calibri"/>
                <w:sz w:val="22"/>
                <w:szCs w:val="22"/>
                <w:lang w:val="en-GB"/>
              </w:rPr>
            </w:pPr>
            <w:r w:rsidRPr="005D5556">
              <w:rPr>
                <w:rFonts w:ascii="Calibri" w:hAnsi="Calibri" w:cs="Calibri"/>
                <w:sz w:val="22"/>
                <w:szCs w:val="22"/>
                <w:lang w:val="en-GB"/>
              </w:rPr>
              <w:t>Group conversion 1</w:t>
            </w:r>
          </w:p>
        </w:tc>
        <w:tc>
          <w:tcPr>
            <w:tcW w:w="3060" w:type="dxa"/>
            <w:shd w:val="clear" w:color="auto" w:fill="E2EFD9"/>
            <w:vAlign w:val="bottom"/>
          </w:tcPr>
          <w:p w:rsidRPr="005D5556" w:rsidR="00AD43CC" w:rsidP="00696FA3" w:rsidRDefault="00AD43CC" w14:paraId="6C43D6A3" w14:textId="77777777">
            <w:pPr>
              <w:jc w:val="both"/>
              <w:rPr>
                <w:rFonts w:ascii="Calibri" w:hAnsi="Calibri" w:cs="Calibri"/>
                <w:sz w:val="22"/>
                <w:szCs w:val="22"/>
                <w:lang w:val="en-GB"/>
              </w:rPr>
            </w:pPr>
            <w:r w:rsidRPr="005D5556">
              <w:rPr>
                <w:rFonts w:ascii="Calibri" w:hAnsi="Calibri" w:cs="Calibri"/>
                <w:sz w:val="22"/>
                <w:szCs w:val="22"/>
                <w:lang w:val="en-GB"/>
              </w:rPr>
              <w:t>3 &lt; HCFC-22 ≤ 6 MT</w:t>
            </w:r>
          </w:p>
        </w:tc>
        <w:tc>
          <w:tcPr>
            <w:tcW w:w="1268" w:type="dxa"/>
            <w:shd w:val="clear" w:color="auto" w:fill="E2EFD9"/>
          </w:tcPr>
          <w:p w:rsidRPr="005D5556" w:rsidR="00AD43CC" w:rsidP="00696FA3" w:rsidRDefault="00AD43CC" w14:paraId="018E14F1" w14:textId="77777777">
            <w:pPr>
              <w:jc w:val="both"/>
              <w:rPr>
                <w:rFonts w:ascii="Calibri" w:hAnsi="Calibri" w:cs="Calibri"/>
                <w:sz w:val="22"/>
                <w:szCs w:val="22"/>
                <w:lang w:val="en-GB"/>
              </w:rPr>
            </w:pPr>
            <w:r w:rsidRPr="005D5556">
              <w:rPr>
                <w:rFonts w:ascii="Calibri" w:hAnsi="Calibri" w:cs="Calibri"/>
                <w:sz w:val="22"/>
                <w:szCs w:val="22"/>
                <w:lang w:val="en-GB"/>
              </w:rPr>
              <w:t>13</w:t>
            </w:r>
          </w:p>
        </w:tc>
        <w:tc>
          <w:tcPr>
            <w:tcW w:w="1792" w:type="dxa"/>
            <w:shd w:val="clear" w:color="auto" w:fill="E2EFD9"/>
          </w:tcPr>
          <w:p w:rsidRPr="005D5556" w:rsidR="00AD43CC" w:rsidP="00696FA3" w:rsidRDefault="00AD43CC" w14:paraId="42C6206A" w14:textId="77777777">
            <w:pPr>
              <w:jc w:val="both"/>
              <w:rPr>
                <w:rFonts w:ascii="Calibri" w:hAnsi="Calibri" w:cs="Calibri"/>
                <w:sz w:val="22"/>
                <w:szCs w:val="22"/>
                <w:lang w:val="en-GB"/>
              </w:rPr>
            </w:pPr>
            <w:r w:rsidRPr="005D5556">
              <w:rPr>
                <w:rFonts w:ascii="Calibri" w:hAnsi="Calibri" w:cs="Calibri"/>
                <w:sz w:val="22"/>
                <w:szCs w:val="22"/>
                <w:lang w:val="en-GB"/>
              </w:rPr>
              <w:t>57.2</w:t>
            </w:r>
          </w:p>
        </w:tc>
        <w:tc>
          <w:tcPr>
            <w:tcW w:w="1792" w:type="dxa"/>
            <w:shd w:val="clear" w:color="auto" w:fill="E2EFD9"/>
          </w:tcPr>
          <w:p w:rsidRPr="005D5556" w:rsidR="00AD43CC" w:rsidP="00696FA3" w:rsidRDefault="00AD43CC" w14:paraId="45D66B8F" w14:textId="77777777">
            <w:pPr>
              <w:jc w:val="both"/>
              <w:rPr>
                <w:rFonts w:ascii="Calibri" w:hAnsi="Calibri" w:cs="Calibri"/>
                <w:sz w:val="22"/>
                <w:szCs w:val="22"/>
                <w:lang w:val="en-GB"/>
              </w:rPr>
            </w:pPr>
            <w:r w:rsidRPr="005D5556">
              <w:rPr>
                <w:rFonts w:ascii="Calibri" w:hAnsi="Calibri" w:cs="Calibri"/>
                <w:sz w:val="22"/>
                <w:szCs w:val="22"/>
                <w:lang w:val="en-GB"/>
              </w:rPr>
              <w:t>3.15</w:t>
            </w:r>
          </w:p>
        </w:tc>
      </w:tr>
      <w:tr w:rsidRPr="005D5556" w:rsidR="00AD43CC" w14:paraId="2BA0989F" w14:textId="77777777">
        <w:tc>
          <w:tcPr>
            <w:tcW w:w="2245" w:type="dxa"/>
            <w:shd w:val="clear" w:color="auto" w:fill="FFF2CC"/>
          </w:tcPr>
          <w:p w:rsidRPr="005D5556" w:rsidR="00AD43CC" w:rsidP="00696FA3" w:rsidRDefault="00AD43CC" w14:paraId="044587C6" w14:textId="77777777">
            <w:pPr>
              <w:jc w:val="both"/>
              <w:rPr>
                <w:rFonts w:ascii="Calibri" w:hAnsi="Calibri" w:cs="Calibri"/>
                <w:color w:val="FF0000"/>
                <w:sz w:val="22"/>
                <w:szCs w:val="22"/>
                <w:lang w:val="en-GB"/>
              </w:rPr>
            </w:pPr>
            <w:r w:rsidRPr="005D5556">
              <w:rPr>
                <w:rFonts w:ascii="Calibri" w:hAnsi="Calibri" w:cs="Calibri"/>
                <w:color w:val="FF0000"/>
                <w:sz w:val="22"/>
                <w:szCs w:val="22"/>
                <w:lang w:val="en-GB"/>
              </w:rPr>
              <w:t>Group conversion 2</w:t>
            </w:r>
          </w:p>
        </w:tc>
        <w:tc>
          <w:tcPr>
            <w:tcW w:w="3060" w:type="dxa"/>
            <w:shd w:val="clear" w:color="auto" w:fill="FFF2CC"/>
            <w:vAlign w:val="bottom"/>
          </w:tcPr>
          <w:p w:rsidRPr="005D5556" w:rsidR="00AD43CC" w:rsidP="00696FA3" w:rsidRDefault="00AD43CC" w14:paraId="7A7673C5" w14:textId="77777777">
            <w:pPr>
              <w:jc w:val="both"/>
              <w:rPr>
                <w:rFonts w:ascii="Calibri" w:hAnsi="Calibri" w:cs="Calibri"/>
                <w:color w:val="FF0000"/>
                <w:sz w:val="22"/>
                <w:szCs w:val="22"/>
                <w:lang w:val="en-GB"/>
              </w:rPr>
            </w:pPr>
            <w:r w:rsidRPr="005D5556">
              <w:rPr>
                <w:rFonts w:ascii="Calibri" w:hAnsi="Calibri" w:cs="Calibri"/>
                <w:color w:val="FF0000"/>
                <w:sz w:val="22"/>
                <w:szCs w:val="22"/>
                <w:lang w:val="en-GB"/>
              </w:rPr>
              <w:t>1 &lt; HCFC-22 ≤ 3 MT</w:t>
            </w:r>
          </w:p>
        </w:tc>
        <w:tc>
          <w:tcPr>
            <w:tcW w:w="1268" w:type="dxa"/>
            <w:shd w:val="clear" w:color="auto" w:fill="FFF2CC"/>
          </w:tcPr>
          <w:p w:rsidRPr="005D5556" w:rsidR="00AD43CC" w:rsidP="00696FA3" w:rsidRDefault="00AD43CC" w14:paraId="2D44394A" w14:textId="77777777">
            <w:pPr>
              <w:jc w:val="both"/>
              <w:rPr>
                <w:rFonts w:ascii="Calibri" w:hAnsi="Calibri" w:cs="Calibri"/>
                <w:color w:val="FF0000"/>
                <w:sz w:val="22"/>
                <w:szCs w:val="22"/>
                <w:lang w:val="en-GB"/>
              </w:rPr>
            </w:pPr>
            <w:r w:rsidRPr="005D5556">
              <w:rPr>
                <w:rFonts w:ascii="Calibri" w:hAnsi="Calibri" w:cs="Calibri"/>
                <w:color w:val="FF0000"/>
                <w:sz w:val="22"/>
                <w:szCs w:val="22"/>
                <w:lang w:val="en-GB"/>
              </w:rPr>
              <w:t>53</w:t>
            </w:r>
          </w:p>
        </w:tc>
        <w:tc>
          <w:tcPr>
            <w:tcW w:w="1792" w:type="dxa"/>
            <w:shd w:val="clear" w:color="auto" w:fill="FFF2CC"/>
          </w:tcPr>
          <w:p w:rsidRPr="005D5556" w:rsidR="00AD43CC" w:rsidP="00696FA3" w:rsidRDefault="00AD43CC" w14:paraId="2D5694F0" w14:textId="77777777">
            <w:pPr>
              <w:jc w:val="both"/>
              <w:rPr>
                <w:rFonts w:ascii="Calibri" w:hAnsi="Calibri" w:cs="Calibri"/>
                <w:color w:val="FF0000"/>
                <w:sz w:val="22"/>
                <w:szCs w:val="22"/>
                <w:lang w:val="en-GB"/>
              </w:rPr>
            </w:pPr>
            <w:r w:rsidRPr="005D5556">
              <w:rPr>
                <w:rFonts w:ascii="Calibri" w:hAnsi="Calibri" w:cs="Calibri"/>
                <w:color w:val="FF0000"/>
                <w:sz w:val="22"/>
                <w:szCs w:val="22"/>
                <w:lang w:val="en-GB"/>
              </w:rPr>
              <w:t>120.5</w:t>
            </w:r>
          </w:p>
        </w:tc>
        <w:tc>
          <w:tcPr>
            <w:tcW w:w="1792" w:type="dxa"/>
            <w:shd w:val="clear" w:color="auto" w:fill="FFF2CC"/>
          </w:tcPr>
          <w:p w:rsidRPr="005D5556" w:rsidR="00AD43CC" w:rsidP="00696FA3" w:rsidRDefault="00AD43CC" w14:paraId="6D9C98D8" w14:textId="77777777">
            <w:pPr>
              <w:jc w:val="both"/>
              <w:rPr>
                <w:rFonts w:ascii="Calibri" w:hAnsi="Calibri" w:cs="Calibri"/>
                <w:color w:val="FF0000"/>
                <w:sz w:val="22"/>
                <w:szCs w:val="22"/>
                <w:lang w:val="en-GB"/>
              </w:rPr>
            </w:pPr>
            <w:r w:rsidRPr="005D5556">
              <w:rPr>
                <w:rFonts w:ascii="Calibri" w:hAnsi="Calibri" w:cs="Calibri"/>
                <w:color w:val="FF0000"/>
                <w:sz w:val="22"/>
                <w:szCs w:val="22"/>
                <w:lang w:val="en-GB"/>
              </w:rPr>
              <w:t>6.63</w:t>
            </w:r>
          </w:p>
        </w:tc>
      </w:tr>
      <w:tr w:rsidRPr="005D5556" w:rsidR="00AD43CC" w14:paraId="08CB45F8" w14:textId="77777777">
        <w:tc>
          <w:tcPr>
            <w:tcW w:w="2245" w:type="dxa"/>
            <w:shd w:val="clear" w:color="auto" w:fill="FFF2CC"/>
          </w:tcPr>
          <w:p w:rsidRPr="005D5556" w:rsidR="00AD43CC" w:rsidP="00696FA3" w:rsidRDefault="00AD43CC" w14:paraId="4B0BD2DE" w14:textId="77777777">
            <w:pPr>
              <w:jc w:val="both"/>
              <w:rPr>
                <w:rFonts w:ascii="Calibri" w:hAnsi="Calibri" w:cs="Calibri"/>
                <w:sz w:val="22"/>
                <w:szCs w:val="22"/>
                <w:lang w:val="en-GB"/>
              </w:rPr>
            </w:pPr>
            <w:r w:rsidRPr="005D5556">
              <w:rPr>
                <w:rFonts w:ascii="Calibri" w:hAnsi="Calibri" w:cs="Calibri"/>
                <w:sz w:val="22"/>
                <w:szCs w:val="22"/>
                <w:lang w:val="en-GB"/>
              </w:rPr>
              <w:t>Group Conversion 3</w:t>
            </w:r>
          </w:p>
        </w:tc>
        <w:tc>
          <w:tcPr>
            <w:tcW w:w="3060" w:type="dxa"/>
            <w:shd w:val="clear" w:color="auto" w:fill="FFF2CC"/>
            <w:vAlign w:val="bottom"/>
          </w:tcPr>
          <w:p w:rsidRPr="005D5556" w:rsidR="00AD43CC" w:rsidP="00696FA3" w:rsidRDefault="00AD43CC" w14:paraId="1FA576F3" w14:textId="77777777">
            <w:pPr>
              <w:jc w:val="both"/>
              <w:rPr>
                <w:rFonts w:ascii="Calibri" w:hAnsi="Calibri" w:cs="Calibri"/>
                <w:sz w:val="22"/>
                <w:szCs w:val="22"/>
                <w:lang w:val="en-GB"/>
              </w:rPr>
            </w:pPr>
            <w:r w:rsidRPr="005D5556">
              <w:rPr>
                <w:rFonts w:ascii="Calibri" w:hAnsi="Calibri" w:cs="Calibri"/>
                <w:sz w:val="22"/>
                <w:szCs w:val="22"/>
                <w:lang w:val="en-GB"/>
              </w:rPr>
              <w:t>HCFC-22&lt;1MT</w:t>
            </w:r>
          </w:p>
        </w:tc>
        <w:tc>
          <w:tcPr>
            <w:tcW w:w="1268" w:type="dxa"/>
            <w:shd w:val="clear" w:color="auto" w:fill="FFF2CC"/>
          </w:tcPr>
          <w:p w:rsidRPr="005D5556" w:rsidR="00AD43CC" w:rsidDel="00D52D28" w:rsidP="00696FA3" w:rsidRDefault="00AD43CC" w14:paraId="29D11C20" w14:textId="77777777">
            <w:pPr>
              <w:jc w:val="both"/>
              <w:rPr>
                <w:rFonts w:ascii="Calibri" w:hAnsi="Calibri" w:cs="Calibri"/>
                <w:sz w:val="22"/>
                <w:szCs w:val="22"/>
                <w:lang w:val="en-GB"/>
              </w:rPr>
            </w:pPr>
            <w:r w:rsidRPr="005D5556">
              <w:rPr>
                <w:rFonts w:ascii="Calibri" w:hAnsi="Calibri" w:cs="Calibri"/>
                <w:sz w:val="22"/>
                <w:szCs w:val="22"/>
                <w:lang w:val="en-GB"/>
              </w:rPr>
              <w:t>115</w:t>
            </w:r>
          </w:p>
        </w:tc>
        <w:tc>
          <w:tcPr>
            <w:tcW w:w="1792" w:type="dxa"/>
            <w:shd w:val="clear" w:color="auto" w:fill="FFF2CC"/>
          </w:tcPr>
          <w:p w:rsidRPr="005D5556" w:rsidR="00AD43CC" w:rsidDel="00D52D28" w:rsidP="00696FA3" w:rsidRDefault="00AD43CC" w14:paraId="5630B4EA" w14:textId="77777777">
            <w:pPr>
              <w:jc w:val="both"/>
              <w:rPr>
                <w:rFonts w:ascii="Calibri" w:hAnsi="Calibri" w:cs="Calibri"/>
                <w:sz w:val="22"/>
                <w:szCs w:val="22"/>
                <w:lang w:val="en-GB"/>
              </w:rPr>
            </w:pPr>
            <w:r w:rsidRPr="005D5556">
              <w:rPr>
                <w:rFonts w:ascii="Calibri" w:hAnsi="Calibri" w:cs="Calibri"/>
                <w:sz w:val="22"/>
                <w:szCs w:val="22"/>
                <w:lang w:val="en-GB"/>
              </w:rPr>
              <w:t>44.52</w:t>
            </w:r>
          </w:p>
        </w:tc>
        <w:tc>
          <w:tcPr>
            <w:tcW w:w="1792" w:type="dxa"/>
            <w:shd w:val="clear" w:color="auto" w:fill="FFF2CC"/>
          </w:tcPr>
          <w:p w:rsidRPr="005D5556" w:rsidR="00AD43CC" w:rsidDel="00D52D28" w:rsidP="00696FA3" w:rsidRDefault="00AD43CC" w14:paraId="2599652D" w14:textId="77777777">
            <w:pPr>
              <w:jc w:val="both"/>
              <w:rPr>
                <w:rFonts w:ascii="Calibri" w:hAnsi="Calibri" w:cs="Calibri"/>
                <w:sz w:val="22"/>
                <w:szCs w:val="22"/>
                <w:lang w:val="en-GB"/>
              </w:rPr>
            </w:pPr>
            <w:r w:rsidRPr="005D5556">
              <w:rPr>
                <w:rFonts w:ascii="Calibri" w:hAnsi="Calibri" w:cs="Calibri"/>
                <w:sz w:val="22"/>
                <w:szCs w:val="22"/>
                <w:lang w:val="en-GB"/>
              </w:rPr>
              <w:t>2.45</w:t>
            </w:r>
          </w:p>
        </w:tc>
      </w:tr>
      <w:tr w:rsidRPr="005D5556" w:rsidR="00AD43CC" w14:paraId="6D4D8D3E" w14:textId="77777777">
        <w:tc>
          <w:tcPr>
            <w:tcW w:w="5305" w:type="dxa"/>
            <w:gridSpan w:val="2"/>
            <w:shd w:val="clear" w:color="auto" w:fill="FFF2CC"/>
          </w:tcPr>
          <w:p w:rsidRPr="005D5556" w:rsidR="00AD43CC" w:rsidP="00696FA3" w:rsidRDefault="00AD43CC" w14:paraId="7947EDAB" w14:textId="77777777">
            <w:pPr>
              <w:jc w:val="both"/>
              <w:rPr>
                <w:rFonts w:ascii="Calibri" w:hAnsi="Calibri" w:cs="Calibri"/>
                <w:sz w:val="22"/>
                <w:szCs w:val="22"/>
                <w:lang w:val="en-GB"/>
              </w:rPr>
            </w:pPr>
            <w:r w:rsidRPr="005D5556">
              <w:rPr>
                <w:rFonts w:ascii="Calibri" w:hAnsi="Calibri" w:cs="Calibri"/>
                <w:b/>
                <w:sz w:val="22"/>
                <w:szCs w:val="22"/>
                <w:lang w:val="en-GB"/>
              </w:rPr>
              <w:t>Total</w:t>
            </w:r>
          </w:p>
        </w:tc>
        <w:tc>
          <w:tcPr>
            <w:tcW w:w="1268" w:type="dxa"/>
            <w:shd w:val="clear" w:color="auto" w:fill="FFF2CC"/>
          </w:tcPr>
          <w:p w:rsidRPr="005D5556" w:rsidR="00AD43CC" w:rsidP="00696FA3" w:rsidRDefault="00AD43CC" w14:paraId="5775AA43" w14:textId="77777777">
            <w:pPr>
              <w:jc w:val="both"/>
              <w:rPr>
                <w:rFonts w:ascii="Calibri" w:hAnsi="Calibri" w:cs="Calibri"/>
                <w:b/>
                <w:sz w:val="22"/>
                <w:szCs w:val="22"/>
                <w:lang w:val="en-GB"/>
              </w:rPr>
            </w:pPr>
            <w:r w:rsidRPr="005D5556">
              <w:rPr>
                <w:rFonts w:ascii="Calibri" w:hAnsi="Calibri" w:cs="Calibri"/>
                <w:b/>
                <w:sz w:val="22"/>
                <w:szCs w:val="22"/>
                <w:lang w:val="en-GB"/>
              </w:rPr>
              <w:t>182</w:t>
            </w:r>
          </w:p>
        </w:tc>
        <w:tc>
          <w:tcPr>
            <w:tcW w:w="1792" w:type="dxa"/>
            <w:shd w:val="clear" w:color="auto" w:fill="FFF2CC"/>
          </w:tcPr>
          <w:p w:rsidRPr="005D5556" w:rsidR="00AD43CC" w:rsidP="00696FA3" w:rsidRDefault="00AD43CC" w14:paraId="5811B0F8" w14:textId="77777777">
            <w:pPr>
              <w:jc w:val="both"/>
              <w:rPr>
                <w:rFonts w:ascii="Calibri" w:hAnsi="Calibri" w:cs="Calibri"/>
                <w:b/>
                <w:sz w:val="22"/>
                <w:szCs w:val="22"/>
                <w:lang w:val="en-GB"/>
              </w:rPr>
            </w:pPr>
            <w:r w:rsidRPr="005D5556">
              <w:rPr>
                <w:rFonts w:ascii="Calibri" w:hAnsi="Calibri" w:cs="Calibri"/>
                <w:b/>
                <w:sz w:val="22"/>
                <w:szCs w:val="22"/>
                <w:lang w:val="en-GB"/>
              </w:rPr>
              <w:t>232.29</w:t>
            </w:r>
          </w:p>
        </w:tc>
        <w:tc>
          <w:tcPr>
            <w:tcW w:w="1792" w:type="dxa"/>
            <w:shd w:val="clear" w:color="auto" w:fill="FFF2CC"/>
          </w:tcPr>
          <w:p w:rsidRPr="005D5556" w:rsidR="00AD43CC" w:rsidP="00696FA3" w:rsidRDefault="00AD43CC" w14:paraId="39BEF1C3" w14:textId="77777777">
            <w:pPr>
              <w:jc w:val="both"/>
              <w:rPr>
                <w:rFonts w:ascii="Calibri" w:hAnsi="Calibri" w:cs="Calibri"/>
                <w:b/>
                <w:sz w:val="22"/>
                <w:szCs w:val="22"/>
                <w:lang w:val="en-GB"/>
              </w:rPr>
            </w:pPr>
            <w:r w:rsidRPr="005D5556">
              <w:rPr>
                <w:rFonts w:ascii="Calibri" w:hAnsi="Calibri" w:cs="Calibri"/>
                <w:b/>
                <w:sz w:val="22"/>
                <w:szCs w:val="22"/>
                <w:lang w:val="en-GB"/>
              </w:rPr>
              <w:t>12.78</w:t>
            </w:r>
          </w:p>
        </w:tc>
      </w:tr>
    </w:tbl>
    <w:p w:rsidRPr="005D5556" w:rsidR="00AD43CC" w:rsidP="00696FA3" w:rsidRDefault="00AD43CC" w14:paraId="533087B2" w14:textId="77777777">
      <w:pPr>
        <w:jc w:val="both"/>
        <w:rPr>
          <w:rFonts w:ascii="Calibri" w:hAnsi="Calibri" w:cs="Calibri"/>
          <w:sz w:val="22"/>
          <w:szCs w:val="22"/>
          <w:lang w:val="en-GB"/>
        </w:rPr>
      </w:pPr>
    </w:p>
    <w:p w:rsidRPr="005D5556" w:rsidR="00AD43CC" w:rsidP="00696FA3" w:rsidRDefault="00AD43CC" w14:paraId="07D2A164" w14:textId="77777777">
      <w:pPr>
        <w:jc w:val="both"/>
        <w:rPr>
          <w:rFonts w:ascii="Calibri" w:hAnsi="Calibri" w:cs="Calibri"/>
          <w:sz w:val="22"/>
          <w:szCs w:val="22"/>
          <w:lang w:val="en-GB"/>
        </w:rPr>
      </w:pPr>
      <w:r w:rsidRPr="005D5556">
        <w:rPr>
          <w:rFonts w:ascii="Calibri" w:hAnsi="Calibri" w:cs="Calibri"/>
          <w:sz w:val="22"/>
          <w:szCs w:val="22"/>
          <w:lang w:val="en-GB"/>
        </w:rPr>
        <w:t>In order to promote and accelerate the phase-down of HCFC and shift towards low GWP alternatives, the eligible companies are divided into three groups in designing the technical assistance in Stage III:</w:t>
      </w:r>
    </w:p>
    <w:p w:rsidRPr="005D5556" w:rsidR="00AD43CC" w:rsidP="00696FA3" w:rsidRDefault="00AD43CC" w14:paraId="3686381E" w14:textId="77777777">
      <w:pPr>
        <w:jc w:val="both"/>
        <w:rPr>
          <w:rFonts w:ascii="Calibri" w:hAnsi="Calibri" w:cs="Calibri"/>
          <w:sz w:val="22"/>
          <w:szCs w:val="22"/>
          <w:lang w:val="en-GB"/>
        </w:rPr>
      </w:pPr>
    </w:p>
    <w:p w:rsidRPr="005D5556" w:rsidR="00AD43CC" w:rsidP="00696FA3" w:rsidRDefault="00AD43CC" w14:paraId="5623B8FB" w14:textId="77777777">
      <w:pPr>
        <w:numPr>
          <w:ilvl w:val="0"/>
          <w:numId w:val="27"/>
        </w:numPr>
        <w:jc w:val="both"/>
        <w:rPr>
          <w:rFonts w:ascii="Calibri" w:hAnsi="Calibri" w:cs="Calibri"/>
          <w:b/>
          <w:sz w:val="22"/>
          <w:szCs w:val="22"/>
          <w:lang w:val="en-GB"/>
        </w:rPr>
      </w:pPr>
      <w:r w:rsidRPr="005D5556">
        <w:rPr>
          <w:rFonts w:ascii="Calibri" w:hAnsi="Calibri" w:cs="Calibri"/>
          <w:b/>
          <w:sz w:val="22"/>
          <w:szCs w:val="22"/>
          <w:lang w:val="en-GB"/>
        </w:rPr>
        <w:t>Individual Conversion:</w:t>
      </w:r>
      <w:r w:rsidRPr="005D5556">
        <w:rPr>
          <w:rFonts w:ascii="Calibri" w:hAnsi="Calibri" w:cs="Calibri"/>
          <w:sz w:val="22"/>
          <w:szCs w:val="22"/>
          <w:lang w:val="en-GB"/>
        </w:rPr>
        <w:t xml:space="preserve"> Solutions for the enterprises will be highly customized and HC will be selected wherever possible. Efforts would be made to understand each company’s situation and capacity, and tailor-made solutions would be proposed and implemented;</w:t>
      </w:r>
    </w:p>
    <w:p w:rsidRPr="005D5556" w:rsidR="00AD43CC" w:rsidP="00696FA3" w:rsidRDefault="00AD43CC" w14:paraId="337C461B" w14:textId="77777777">
      <w:pPr>
        <w:numPr>
          <w:ilvl w:val="0"/>
          <w:numId w:val="27"/>
        </w:numPr>
        <w:jc w:val="both"/>
        <w:rPr>
          <w:rFonts w:ascii="Calibri" w:hAnsi="Calibri" w:cs="Calibri"/>
          <w:sz w:val="22"/>
          <w:szCs w:val="22"/>
          <w:lang w:val="en-GB"/>
        </w:rPr>
      </w:pPr>
      <w:r w:rsidRPr="005D5556">
        <w:rPr>
          <w:rFonts w:ascii="Calibri" w:hAnsi="Calibri" w:cs="Calibri"/>
          <w:b/>
          <w:sz w:val="22"/>
          <w:szCs w:val="22"/>
          <w:lang w:val="en-GB"/>
        </w:rPr>
        <w:t>Group Conversion 1:</w:t>
      </w:r>
      <w:r w:rsidRPr="005D5556">
        <w:rPr>
          <w:rFonts w:ascii="Calibri" w:hAnsi="Calibri" w:cs="Calibri"/>
          <w:sz w:val="22"/>
          <w:szCs w:val="22"/>
          <w:lang w:val="en-GB"/>
        </w:rPr>
        <w:t xml:space="preserve"> The enterprises could choose from ready-made equipment components needed for handling HC-290 within the project budget. The companies could choose to incorporate additional solutions with additional payments; and</w:t>
      </w:r>
    </w:p>
    <w:p w:rsidRPr="005D5556" w:rsidR="00AD43CC" w:rsidP="00696FA3" w:rsidRDefault="00AD43CC" w14:paraId="419A5A3E" w14:textId="77777777">
      <w:pPr>
        <w:numPr>
          <w:ilvl w:val="0"/>
          <w:numId w:val="27"/>
        </w:numPr>
        <w:jc w:val="both"/>
        <w:rPr>
          <w:rFonts w:ascii="Calibri" w:hAnsi="Calibri" w:cs="Calibri"/>
          <w:b/>
          <w:sz w:val="22"/>
          <w:szCs w:val="22"/>
          <w:lang w:val="en-GB"/>
        </w:rPr>
      </w:pPr>
      <w:r w:rsidRPr="005D5556">
        <w:rPr>
          <w:rFonts w:ascii="Calibri" w:hAnsi="Calibri" w:cs="Calibri"/>
          <w:b/>
          <w:sz w:val="22"/>
          <w:szCs w:val="22"/>
          <w:lang w:val="en-GB"/>
        </w:rPr>
        <w:t xml:space="preserve">Group Conversion 2: </w:t>
      </w:r>
      <w:r w:rsidRPr="005D5556">
        <w:rPr>
          <w:rFonts w:ascii="Calibri" w:hAnsi="Calibri" w:cs="Calibri"/>
          <w:sz w:val="22"/>
          <w:szCs w:val="22"/>
          <w:lang w:val="en-GB"/>
        </w:rPr>
        <w:t>The enterprises would be provided with technical assistance and training.</w:t>
      </w:r>
    </w:p>
    <w:p w:rsidRPr="00B409B7" w:rsidR="00AD43CC" w:rsidP="00696FA3" w:rsidRDefault="00AD43CC" w14:paraId="5984CD98" w14:textId="77777777">
      <w:pPr>
        <w:numPr>
          <w:ilvl w:val="0"/>
          <w:numId w:val="27"/>
        </w:numPr>
        <w:jc w:val="both"/>
        <w:rPr>
          <w:ins w:author="KARLOVCEC, Barbara" w:date="2025-02-26T14:31:00Z" w16du:dateUtc="2025-02-26T13:31:00Z" w:id="6"/>
          <w:rFonts w:ascii="Calibri" w:hAnsi="Calibri" w:cs="Calibri"/>
          <w:b/>
          <w:sz w:val="22"/>
          <w:szCs w:val="22"/>
          <w:lang w:val="en-GB"/>
          <w:rPrChange w:author="KARLOVCEC, Barbara" w:date="2025-02-26T14:31:00Z" w16du:dateUtc="2025-02-26T13:31:00Z" w:id="7">
            <w:rPr>
              <w:ins w:author="KARLOVCEC, Barbara" w:date="2025-02-26T14:31:00Z" w16du:dateUtc="2025-02-26T13:31:00Z" w:id="8"/>
              <w:rFonts w:ascii="Calibri" w:hAnsi="Calibri" w:cs="Calibri"/>
              <w:sz w:val="22"/>
              <w:szCs w:val="22"/>
              <w:lang w:val="en-GB"/>
            </w:rPr>
          </w:rPrChange>
        </w:rPr>
      </w:pPr>
      <w:r w:rsidRPr="005D5556">
        <w:rPr>
          <w:rFonts w:ascii="Calibri" w:hAnsi="Calibri" w:cs="Calibri"/>
          <w:b/>
          <w:sz w:val="22"/>
          <w:szCs w:val="22"/>
          <w:lang w:val="en-GB"/>
        </w:rPr>
        <w:t xml:space="preserve">Group Conversion 3: </w:t>
      </w:r>
      <w:r w:rsidRPr="005D5556">
        <w:rPr>
          <w:rFonts w:ascii="Calibri" w:hAnsi="Calibri" w:cs="Calibri"/>
          <w:sz w:val="22"/>
          <w:szCs w:val="22"/>
          <w:lang w:val="en-GB"/>
        </w:rPr>
        <w:t>The enterprises would be provided with technical assistance and training.</w:t>
      </w:r>
    </w:p>
    <w:p w:rsidRPr="005D5556" w:rsidR="00B409B7" w:rsidP="00696FA3" w:rsidRDefault="00B409B7" w14:paraId="4A4DA372" w14:textId="77777777">
      <w:pPr>
        <w:numPr>
          <w:ilvl w:val="0"/>
          <w:numId w:val="27"/>
        </w:numPr>
        <w:jc w:val="both"/>
        <w:rPr>
          <w:rFonts w:ascii="Calibri" w:hAnsi="Calibri" w:cs="Calibri"/>
          <w:b/>
          <w:sz w:val="22"/>
          <w:szCs w:val="22"/>
          <w:lang w:val="en-GB"/>
        </w:rPr>
      </w:pPr>
    </w:p>
    <w:p w:rsidRPr="005D5556" w:rsidR="00673997" w:rsidP="00673997" w:rsidRDefault="34BD6393" w14:paraId="0B981FB0" w14:textId="750D9178">
      <w:pPr>
        <w:rPr>
          <w:rFonts w:ascii="Calibri" w:hAnsi="Calibri" w:cs="Calibri"/>
          <w:sz w:val="22"/>
          <w:szCs w:val="22"/>
        </w:rPr>
      </w:pPr>
      <w:commentRangeStart w:id="9"/>
      <w:commentRangeStart w:id="10"/>
      <w:ins w:author="KOTLUBEI, Viktoriia" w:date="2025-02-26T13:52:00Z" w:id="11">
        <w:r w:rsidRPr="2E7F1124">
          <w:rPr>
            <w:rFonts w:ascii="Calibri" w:hAnsi="Calibri" w:cs="Calibri"/>
            <w:sz w:val="22"/>
            <w:szCs w:val="22"/>
          </w:rPr>
          <w:t xml:space="preserve">The full list of companies, their names and contact details will be shared in a separate file. </w:t>
        </w:r>
      </w:ins>
      <w:r w:rsidRPr="2E7F1124" w:rsidR="00673997">
        <w:rPr>
          <w:rFonts w:ascii="Calibri" w:hAnsi="Calibri" w:cs="Calibri"/>
          <w:sz w:val="22"/>
          <w:szCs w:val="22"/>
        </w:rPr>
        <w:t xml:space="preserve">See list of </w:t>
      </w:r>
      <w:r w:rsidRPr="2E7F1124" w:rsidR="00C469EF">
        <w:rPr>
          <w:rFonts w:ascii="Calibri" w:hAnsi="Calibri" w:cs="Calibri"/>
          <w:sz w:val="22"/>
          <w:szCs w:val="22"/>
        </w:rPr>
        <w:t>G</w:t>
      </w:r>
      <w:r w:rsidRPr="2E7F1124" w:rsidR="00673997">
        <w:rPr>
          <w:rFonts w:ascii="Calibri" w:hAnsi="Calibri" w:cs="Calibri"/>
          <w:sz w:val="22"/>
          <w:szCs w:val="22"/>
        </w:rPr>
        <w:t>roup II enterprises to be trained below:</w:t>
      </w:r>
      <w:commentRangeEnd w:id="9"/>
      <w:r w:rsidR="00673997">
        <w:rPr>
          <w:rStyle w:val="CommentReference"/>
        </w:rPr>
        <w:commentReference w:id="9"/>
      </w:r>
      <w:commentRangeEnd w:id="10"/>
      <w:r w:rsidR="00673997">
        <w:rPr>
          <w:rStyle w:val="CommentReference"/>
        </w:rPr>
        <w:commentReference w:id="10"/>
      </w:r>
    </w:p>
    <w:p w:rsidRPr="005D5556" w:rsidR="00AD43CC" w:rsidDel="00B409B7" w:rsidP="00DC7FFA" w:rsidRDefault="00AD43CC" w14:paraId="66046BB1" w14:textId="0AD6D825">
      <w:pPr>
        <w:rPr>
          <w:del w:author="KARLOVCEC, Barbara" w:date="2025-02-26T14:31:00Z" w16du:dateUtc="2025-02-26T13:31:00Z" w:id="12"/>
          <w:rFonts w:ascii="Calibri" w:hAnsi="Calibri" w:cs="Calibri"/>
          <w:sz w:val="22"/>
          <w:szCs w:val="22"/>
        </w:rPr>
      </w:pPr>
    </w:p>
    <w:tbl>
      <w:tblPr>
        <w:tblW w:w="6060" w:type="dxa"/>
        <w:tblInd w:w="113" w:type="dxa"/>
        <w:tblLook w:val="04A0" w:firstRow="1" w:lastRow="0" w:firstColumn="1" w:lastColumn="0" w:noHBand="0" w:noVBand="1"/>
      </w:tblPr>
      <w:tblGrid>
        <w:gridCol w:w="840"/>
        <w:gridCol w:w="2420"/>
        <w:gridCol w:w="1691"/>
        <w:gridCol w:w="1109"/>
      </w:tblGrid>
      <w:tr w:rsidRPr="005D5556" w:rsidR="00845833" w:rsidDel="00B409B7" w:rsidTr="00A9924A" w14:paraId="76540690" w14:textId="32DB0607">
        <w:trPr>
          <w:trHeight w:val="490"/>
          <w:del w:author="KARLOVCEC, Barbara" w:date="2025-02-26T14:31:00Z" w:id="13"/>
        </w:trPr>
        <w:tc>
          <w:tcPr>
            <w:tcW w:w="840"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5D5556" w:rsidR="00845833" w:rsidDel="00B409B7" w:rsidP="00845833" w:rsidRDefault="00845833" w14:paraId="52A44D73" w14:textId="6F401AA0">
            <w:pPr>
              <w:jc w:val="center"/>
              <w:rPr>
                <w:del w:author="KARLOVCEC, Barbara" w:date="2025-02-26T14:31:00Z" w16du:dateUtc="2025-02-26T13:31:00Z" w:id="14"/>
                <w:rFonts w:ascii="Calibri" w:hAnsi="Calibri" w:cs="Calibri"/>
                <w:b/>
                <w:bCs/>
                <w:sz w:val="22"/>
                <w:szCs w:val="22"/>
              </w:rPr>
            </w:pPr>
            <w:del w:author="KARLOVCEC, Barbara" w:date="2025-02-26T14:31:00Z" w16du:dateUtc="2025-02-26T13:31:00Z" w:id="15">
              <w:r w:rsidRPr="005D5556" w:rsidDel="00B409B7">
                <w:rPr>
                  <w:rFonts w:ascii="Calibri" w:hAnsi="Calibri" w:cs="Calibri"/>
                  <w:b/>
                  <w:bCs/>
                  <w:sz w:val="22"/>
                  <w:szCs w:val="22"/>
                </w:rPr>
                <w:delText>S/n</w:delText>
              </w:r>
            </w:del>
          </w:p>
        </w:tc>
        <w:tc>
          <w:tcPr>
            <w:tcW w:w="2420" w:type="dxa"/>
            <w:tcBorders>
              <w:top w:val="single" w:color="auto" w:sz="4" w:space="0"/>
              <w:left w:val="nil"/>
              <w:bottom w:val="single" w:color="auto" w:sz="4" w:space="0"/>
              <w:right w:val="single" w:color="auto" w:sz="4" w:space="0"/>
            </w:tcBorders>
            <w:shd w:val="clear" w:color="auto" w:fill="auto"/>
            <w:noWrap/>
            <w:vAlign w:val="bottom"/>
            <w:hideMark/>
          </w:tcPr>
          <w:p w:rsidRPr="005D5556" w:rsidR="00845833" w:rsidDel="00B409B7" w:rsidP="00845833" w:rsidRDefault="00845833" w14:paraId="043C210D" w14:textId="0553397A">
            <w:pPr>
              <w:jc w:val="center"/>
              <w:rPr>
                <w:del w:author="KARLOVCEC, Barbara" w:date="2025-02-26T14:31:00Z" w16du:dateUtc="2025-02-26T13:31:00Z" w:id="16"/>
                <w:rFonts w:ascii="Calibri" w:hAnsi="Calibri" w:cs="Calibri"/>
                <w:b/>
                <w:bCs/>
                <w:sz w:val="22"/>
                <w:szCs w:val="22"/>
              </w:rPr>
            </w:pPr>
            <w:del w:author="KARLOVCEC, Barbara" w:date="2025-02-26T14:31:00Z" w16du:dateUtc="2025-02-26T13:31:00Z" w:id="17">
              <w:r w:rsidRPr="005D5556" w:rsidDel="00B409B7">
                <w:rPr>
                  <w:rFonts w:ascii="Calibri" w:hAnsi="Calibri" w:cs="Calibri"/>
                  <w:b/>
                  <w:bCs/>
                  <w:sz w:val="22"/>
                  <w:szCs w:val="22"/>
                </w:rPr>
                <w:delText>Company</w:delText>
              </w:r>
            </w:del>
          </w:p>
        </w:tc>
        <w:tc>
          <w:tcPr>
            <w:tcW w:w="1400" w:type="dxa"/>
            <w:tcBorders>
              <w:top w:val="single" w:color="auto" w:sz="4" w:space="0"/>
              <w:left w:val="nil"/>
              <w:bottom w:val="single" w:color="auto" w:sz="4" w:space="0"/>
              <w:right w:val="single" w:color="auto" w:sz="4" w:space="0"/>
            </w:tcBorders>
            <w:shd w:val="clear" w:color="auto" w:fill="auto"/>
            <w:vAlign w:val="bottom"/>
            <w:hideMark/>
          </w:tcPr>
          <w:p w:rsidRPr="005D5556" w:rsidR="00845833" w:rsidDel="00B409B7" w:rsidP="00845833" w:rsidRDefault="00845833" w14:paraId="11CCB542" w14:textId="33E201E1">
            <w:pPr>
              <w:jc w:val="center"/>
              <w:rPr>
                <w:del w:author="KARLOVCEC, Barbara" w:date="2025-02-26T14:31:00Z" w16du:dateUtc="2025-02-26T13:31:00Z" w:id="18"/>
                <w:rFonts w:ascii="Calibri" w:hAnsi="Calibri" w:cs="Calibri"/>
                <w:b/>
                <w:bCs/>
                <w:sz w:val="22"/>
                <w:szCs w:val="22"/>
              </w:rPr>
            </w:pPr>
            <w:del w:author="KARLOVCEC, Barbara" w:date="2025-02-26T14:31:00Z" w16du:dateUtc="2025-02-26T13:31:00Z" w:id="19">
              <w:r w:rsidRPr="005D5556" w:rsidDel="00B409B7">
                <w:rPr>
                  <w:rFonts w:ascii="Calibri" w:hAnsi="Calibri" w:cs="Calibri"/>
                  <w:b/>
                  <w:bCs/>
                  <w:sz w:val="22"/>
                  <w:szCs w:val="22"/>
                </w:rPr>
                <w:delText>Location</w:delText>
              </w:r>
            </w:del>
          </w:p>
        </w:tc>
        <w:tc>
          <w:tcPr>
            <w:tcW w:w="1400" w:type="dxa"/>
            <w:tcBorders>
              <w:top w:val="single" w:color="auto" w:sz="4" w:space="0"/>
              <w:left w:val="nil"/>
              <w:bottom w:val="single" w:color="auto" w:sz="4" w:space="0"/>
              <w:right w:val="single" w:color="auto" w:sz="4" w:space="0"/>
            </w:tcBorders>
            <w:shd w:val="clear" w:color="auto" w:fill="auto"/>
            <w:vAlign w:val="bottom"/>
            <w:hideMark/>
          </w:tcPr>
          <w:p w:rsidRPr="005D5556" w:rsidR="00845833" w:rsidDel="00B409B7" w:rsidP="00845833" w:rsidRDefault="00845833" w14:paraId="75526E07" w14:textId="3905E97C">
            <w:pPr>
              <w:jc w:val="center"/>
              <w:rPr>
                <w:del w:author="KARLOVCEC, Barbara" w:date="2025-02-26T14:31:00Z" w16du:dateUtc="2025-02-26T13:31:00Z" w:id="20"/>
                <w:rFonts w:ascii="Calibri" w:hAnsi="Calibri" w:cs="Calibri"/>
                <w:b/>
                <w:bCs/>
                <w:sz w:val="22"/>
                <w:szCs w:val="22"/>
              </w:rPr>
            </w:pPr>
            <w:del w:author="KARLOVCEC, Barbara" w:date="2025-02-26T14:31:00Z" w16du:dateUtc="2025-02-26T13:31:00Z" w:id="21">
              <w:r w:rsidRPr="005D5556" w:rsidDel="00B409B7">
                <w:rPr>
                  <w:rFonts w:ascii="Calibri" w:hAnsi="Calibri" w:cs="Calibri"/>
                  <w:b/>
                  <w:bCs/>
                  <w:sz w:val="22"/>
                  <w:szCs w:val="22"/>
                </w:rPr>
                <w:delText>Geo-political zone</w:delText>
              </w:r>
            </w:del>
          </w:p>
        </w:tc>
      </w:tr>
      <w:tr w:rsidRPr="005D5556" w:rsidR="00845833" w:rsidDel="00B409B7" w:rsidTr="00A9924A" w14:paraId="74E616FF" w14:textId="0C9565A3">
        <w:trPr>
          <w:trHeight w:val="290"/>
          <w:del w:author="KARLOVCEC, Barbara" w:date="2025-02-26T14:31:00Z" w:id="22"/>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108CC49E" w14:textId="17B8078C">
            <w:pPr>
              <w:jc w:val="right"/>
              <w:rPr>
                <w:del w:author="KARLOVCEC, Barbara" w:date="2025-02-26T14:31:00Z" w16du:dateUtc="2025-02-26T13:31:00Z" w:id="23"/>
                <w:rFonts w:ascii="Calibri" w:hAnsi="Calibri" w:cs="Calibri"/>
                <w:color w:val="000000"/>
                <w:sz w:val="22"/>
                <w:szCs w:val="22"/>
              </w:rPr>
            </w:pPr>
            <w:del w:author="KARLOVCEC, Barbara" w:date="2025-02-26T14:31:00Z" w16du:dateUtc="2025-02-26T13:31:00Z" w:id="24">
              <w:r w:rsidRPr="005D5556" w:rsidDel="00B409B7">
                <w:rPr>
                  <w:rFonts w:ascii="Calibri" w:hAnsi="Calibri" w:cs="Calibri"/>
                  <w:color w:val="000000"/>
                  <w:sz w:val="22"/>
                  <w:szCs w:val="22"/>
                </w:rPr>
                <w:delText>1</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035F9015" w14:textId="2E702BC8">
            <w:pPr>
              <w:jc w:val="center"/>
              <w:rPr>
                <w:del w:author="KARLOVCEC, Barbara" w:date="2025-02-26T14:31:00Z" w16du:dateUtc="2025-02-26T13:31:00Z" w:id="25"/>
                <w:rFonts w:ascii="Calibri" w:hAnsi="Calibri" w:cs="Calibri"/>
                <w:color w:val="000000"/>
                <w:sz w:val="22"/>
                <w:szCs w:val="22"/>
              </w:rPr>
            </w:pPr>
            <w:del w:author="KARLOVCEC, Barbara" w:date="2025-02-26T14:31:00Z" w16du:dateUtc="2025-02-26T13:31:00Z" w:id="26">
              <w:r w:rsidRPr="005D5556" w:rsidDel="00B409B7">
                <w:rPr>
                  <w:rFonts w:ascii="Calibri" w:hAnsi="Calibri" w:cs="Calibri"/>
                  <w:color w:val="000000"/>
                  <w:sz w:val="22"/>
                  <w:szCs w:val="22"/>
                </w:rPr>
                <w:delText xml:space="preserve">Perabeam Limited </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04272F54" w14:textId="2F6E8987">
            <w:pPr>
              <w:rPr>
                <w:del w:author="KARLOVCEC, Barbara" w:date="2025-02-26T14:31:00Z" w16du:dateUtc="2025-02-26T13:31:00Z" w:id="27"/>
                <w:rFonts w:ascii="Calibri" w:hAnsi="Calibri" w:cs="Calibri"/>
                <w:color w:val="000000"/>
                <w:sz w:val="22"/>
                <w:szCs w:val="22"/>
              </w:rPr>
            </w:pPr>
            <w:del w:author="KARLOVCEC, Barbara" w:date="2025-02-26T14:31:00Z" w16du:dateUtc="2025-02-26T13:31:00Z" w:id="28">
              <w:r w:rsidRPr="005D5556" w:rsidDel="00B409B7">
                <w:rPr>
                  <w:rFonts w:ascii="Calibri" w:hAnsi="Calibri" w:cs="Calibri"/>
                  <w:color w:val="000000"/>
                  <w:sz w:val="22"/>
                  <w:szCs w:val="22"/>
                </w:rPr>
                <w:delText>Lagos State</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6E4F57BE" w14:textId="6AC116D2">
            <w:pPr>
              <w:rPr>
                <w:del w:author="KARLOVCEC, Barbara" w:date="2025-02-26T14:31:00Z" w16du:dateUtc="2025-02-26T13:31:00Z" w:id="29"/>
                <w:rFonts w:ascii="Calibri" w:hAnsi="Calibri" w:cs="Calibri"/>
                <w:color w:val="000000"/>
                <w:sz w:val="22"/>
                <w:szCs w:val="22"/>
              </w:rPr>
            </w:pPr>
            <w:del w:author="KARLOVCEC, Barbara" w:date="2025-02-26T14:31:00Z" w16du:dateUtc="2025-02-26T13:31:00Z" w:id="30">
              <w:r w:rsidRPr="005D5556" w:rsidDel="00B409B7">
                <w:rPr>
                  <w:rFonts w:ascii="Calibri" w:hAnsi="Calibri" w:cs="Calibri"/>
                  <w:color w:val="000000"/>
                  <w:sz w:val="22"/>
                  <w:szCs w:val="22"/>
                </w:rPr>
                <w:delText>South West</w:delText>
              </w:r>
            </w:del>
          </w:p>
        </w:tc>
      </w:tr>
      <w:tr w:rsidRPr="005D5556" w:rsidR="00845833" w:rsidDel="00B409B7" w:rsidTr="00A9924A" w14:paraId="00B74272" w14:textId="73A6FE9D">
        <w:trPr>
          <w:trHeight w:val="290"/>
          <w:del w:author="KARLOVCEC, Barbara" w:date="2025-02-26T14:31:00Z" w:id="31"/>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3A0D21F5" w14:textId="01C88A69">
            <w:pPr>
              <w:jc w:val="right"/>
              <w:rPr>
                <w:del w:author="KARLOVCEC, Barbara" w:date="2025-02-26T14:31:00Z" w16du:dateUtc="2025-02-26T13:31:00Z" w:id="32"/>
                <w:rFonts w:ascii="Calibri" w:hAnsi="Calibri" w:cs="Calibri"/>
                <w:color w:val="000000"/>
                <w:sz w:val="22"/>
                <w:szCs w:val="22"/>
              </w:rPr>
            </w:pPr>
            <w:del w:author="KARLOVCEC, Barbara" w:date="2025-02-26T14:31:00Z" w16du:dateUtc="2025-02-26T13:31:00Z" w:id="33">
              <w:r w:rsidRPr="005D5556" w:rsidDel="00B409B7">
                <w:rPr>
                  <w:rFonts w:ascii="Calibri" w:hAnsi="Calibri" w:cs="Calibri"/>
                  <w:color w:val="000000"/>
                  <w:sz w:val="22"/>
                  <w:szCs w:val="22"/>
                </w:rPr>
                <w:delText>2</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24DC8E72" w14:textId="1469738C">
            <w:pPr>
              <w:jc w:val="center"/>
              <w:rPr>
                <w:del w:author="KARLOVCEC, Barbara" w:date="2025-02-26T14:31:00Z" w16du:dateUtc="2025-02-26T13:31:00Z" w:id="34"/>
                <w:rFonts w:ascii="Calibri" w:hAnsi="Calibri" w:cs="Calibri"/>
                <w:color w:val="000000"/>
                <w:sz w:val="22"/>
                <w:szCs w:val="22"/>
              </w:rPr>
            </w:pPr>
            <w:del w:author="KARLOVCEC, Barbara" w:date="2025-02-26T14:31:00Z" w16du:dateUtc="2025-02-26T13:31:00Z" w:id="35">
              <w:r w:rsidRPr="005D5556" w:rsidDel="00B409B7">
                <w:rPr>
                  <w:rFonts w:ascii="Calibri" w:hAnsi="Calibri" w:cs="Calibri"/>
                  <w:color w:val="000000"/>
                  <w:sz w:val="22"/>
                  <w:szCs w:val="22"/>
                </w:rPr>
                <w:delText>Baosam Concepts</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3C51681B" w14:textId="245D341F">
            <w:pPr>
              <w:rPr>
                <w:del w:author="KARLOVCEC, Barbara" w:date="2025-02-26T14:31:00Z" w16du:dateUtc="2025-02-26T13:31:00Z" w:id="36"/>
                <w:rFonts w:ascii="Calibri" w:hAnsi="Calibri" w:cs="Calibri"/>
                <w:color w:val="000000"/>
                <w:sz w:val="22"/>
                <w:szCs w:val="22"/>
              </w:rPr>
            </w:pPr>
            <w:del w:author="KARLOVCEC, Barbara" w:date="2025-02-26T14:31:00Z" w16du:dateUtc="2025-02-26T13:31:00Z" w:id="37">
              <w:r w:rsidRPr="005D5556" w:rsidDel="00B409B7">
                <w:rPr>
                  <w:rFonts w:ascii="Calibri" w:hAnsi="Calibri" w:cs="Calibri"/>
                  <w:color w:val="000000"/>
                  <w:sz w:val="22"/>
                  <w:szCs w:val="22"/>
                </w:rPr>
                <w:delText>Ibadan</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1A13B298" w14:textId="3010129E">
            <w:pPr>
              <w:rPr>
                <w:del w:author="KARLOVCEC, Barbara" w:date="2025-02-26T14:31:00Z" w16du:dateUtc="2025-02-26T13:31:00Z" w:id="38"/>
                <w:rFonts w:ascii="Calibri" w:hAnsi="Calibri" w:cs="Calibri"/>
                <w:color w:val="000000"/>
                <w:sz w:val="22"/>
                <w:szCs w:val="22"/>
              </w:rPr>
            </w:pPr>
            <w:del w:author="KARLOVCEC, Barbara" w:date="2025-02-26T14:31:00Z" w16du:dateUtc="2025-02-26T13:31:00Z" w:id="39">
              <w:r w:rsidRPr="005D5556" w:rsidDel="00B409B7">
                <w:rPr>
                  <w:rFonts w:ascii="Calibri" w:hAnsi="Calibri" w:cs="Calibri"/>
                  <w:color w:val="000000"/>
                  <w:sz w:val="22"/>
                  <w:szCs w:val="22"/>
                </w:rPr>
                <w:delText>South West</w:delText>
              </w:r>
            </w:del>
          </w:p>
        </w:tc>
      </w:tr>
      <w:tr w:rsidRPr="005D5556" w:rsidR="00845833" w:rsidDel="00B409B7" w:rsidTr="00A9924A" w14:paraId="0EAA35AD" w14:textId="6FF8D1C8">
        <w:trPr>
          <w:trHeight w:val="290"/>
          <w:del w:author="KARLOVCEC, Barbara" w:date="2025-02-26T14:31:00Z" w:id="40"/>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117CBEFF" w14:textId="7DE454F9">
            <w:pPr>
              <w:jc w:val="right"/>
              <w:rPr>
                <w:del w:author="KARLOVCEC, Barbara" w:date="2025-02-26T14:31:00Z" w16du:dateUtc="2025-02-26T13:31:00Z" w:id="41"/>
                <w:rFonts w:ascii="Calibri" w:hAnsi="Calibri" w:cs="Calibri"/>
                <w:color w:val="000000"/>
                <w:sz w:val="22"/>
                <w:szCs w:val="22"/>
              </w:rPr>
            </w:pPr>
            <w:del w:author="KARLOVCEC, Barbara" w:date="2025-02-26T14:31:00Z" w16du:dateUtc="2025-02-26T13:31:00Z" w:id="42">
              <w:r w:rsidRPr="005D5556" w:rsidDel="00B409B7">
                <w:rPr>
                  <w:rFonts w:ascii="Calibri" w:hAnsi="Calibri" w:cs="Calibri"/>
                  <w:color w:val="000000"/>
                  <w:sz w:val="22"/>
                  <w:szCs w:val="22"/>
                </w:rPr>
                <w:delText>3</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79B7FD39" w14:textId="09CB1241">
            <w:pPr>
              <w:jc w:val="center"/>
              <w:rPr>
                <w:del w:author="KARLOVCEC, Barbara" w:date="2025-02-26T14:31:00Z" w16du:dateUtc="2025-02-26T13:31:00Z" w:id="43"/>
                <w:rFonts w:ascii="Calibri" w:hAnsi="Calibri" w:cs="Calibri"/>
                <w:color w:val="000000"/>
                <w:sz w:val="22"/>
                <w:szCs w:val="22"/>
              </w:rPr>
            </w:pPr>
            <w:del w:author="KARLOVCEC, Barbara" w:date="2025-02-26T14:31:00Z" w16du:dateUtc="2025-02-26T13:31:00Z" w:id="44">
              <w:r w:rsidRPr="005D5556" w:rsidDel="00B409B7">
                <w:rPr>
                  <w:rFonts w:ascii="Calibri" w:hAnsi="Calibri" w:cs="Calibri"/>
                  <w:color w:val="000000"/>
                  <w:sz w:val="22"/>
                  <w:szCs w:val="22"/>
                </w:rPr>
                <w:delText>A O A Technical Company</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227A6F14" w14:textId="4F822C81">
            <w:pPr>
              <w:rPr>
                <w:del w:author="KARLOVCEC, Barbara" w:date="2025-02-26T14:31:00Z" w16du:dateUtc="2025-02-26T13:31:00Z" w:id="45"/>
                <w:rFonts w:ascii="Calibri" w:hAnsi="Calibri" w:cs="Calibri"/>
                <w:color w:val="000000"/>
                <w:sz w:val="22"/>
                <w:szCs w:val="22"/>
              </w:rPr>
            </w:pPr>
            <w:del w:author="KARLOVCEC, Barbara" w:date="2025-02-26T14:31:00Z" w16du:dateUtc="2025-02-26T13:31:00Z" w:id="46">
              <w:r w:rsidRPr="005D5556" w:rsidDel="00B409B7">
                <w:rPr>
                  <w:rFonts w:ascii="Calibri" w:hAnsi="Calibri" w:cs="Calibri"/>
                  <w:color w:val="000000"/>
                  <w:sz w:val="22"/>
                  <w:szCs w:val="22"/>
                </w:rPr>
                <w:delText>Oyo/Ibadan</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4E041BC5" w14:textId="193A631B">
            <w:pPr>
              <w:rPr>
                <w:del w:author="KARLOVCEC, Barbara" w:date="2025-02-26T14:31:00Z" w16du:dateUtc="2025-02-26T13:31:00Z" w:id="47"/>
                <w:rFonts w:ascii="Calibri" w:hAnsi="Calibri" w:cs="Calibri"/>
                <w:color w:val="000000"/>
                <w:sz w:val="22"/>
                <w:szCs w:val="22"/>
              </w:rPr>
            </w:pPr>
            <w:del w:author="KARLOVCEC, Barbara" w:date="2025-02-26T14:31:00Z" w16du:dateUtc="2025-02-26T13:31:00Z" w:id="48">
              <w:r w:rsidRPr="005D5556" w:rsidDel="00B409B7">
                <w:rPr>
                  <w:rFonts w:ascii="Calibri" w:hAnsi="Calibri" w:cs="Calibri"/>
                  <w:color w:val="000000"/>
                  <w:sz w:val="22"/>
                  <w:szCs w:val="22"/>
                </w:rPr>
                <w:delText>South West</w:delText>
              </w:r>
            </w:del>
          </w:p>
        </w:tc>
      </w:tr>
      <w:tr w:rsidRPr="005D5556" w:rsidR="00845833" w:rsidDel="00B409B7" w:rsidTr="00A9924A" w14:paraId="4C6F8528" w14:textId="13FEEFD6">
        <w:trPr>
          <w:trHeight w:val="290"/>
          <w:del w:author="KARLOVCEC, Barbara" w:date="2025-02-26T14:31:00Z" w:id="49"/>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32D9F0E9" w14:textId="63185F23">
            <w:pPr>
              <w:jc w:val="right"/>
              <w:rPr>
                <w:del w:author="KARLOVCEC, Barbara" w:date="2025-02-26T14:31:00Z" w16du:dateUtc="2025-02-26T13:31:00Z" w:id="50"/>
                <w:rFonts w:ascii="Calibri" w:hAnsi="Calibri" w:cs="Calibri"/>
                <w:color w:val="000000"/>
                <w:sz w:val="22"/>
                <w:szCs w:val="22"/>
              </w:rPr>
            </w:pPr>
            <w:del w:author="KARLOVCEC, Barbara" w:date="2025-02-26T14:31:00Z" w16du:dateUtc="2025-02-26T13:31:00Z" w:id="51">
              <w:r w:rsidRPr="005D5556" w:rsidDel="00B409B7">
                <w:rPr>
                  <w:rFonts w:ascii="Calibri" w:hAnsi="Calibri" w:cs="Calibri"/>
                  <w:color w:val="000000"/>
                  <w:sz w:val="22"/>
                  <w:szCs w:val="22"/>
                </w:rPr>
                <w:delText>4</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6DFBE3EC" w14:textId="5033A99B">
            <w:pPr>
              <w:jc w:val="center"/>
              <w:rPr>
                <w:del w:author="KARLOVCEC, Barbara" w:date="2025-02-26T14:31:00Z" w16du:dateUtc="2025-02-26T13:31:00Z" w:id="52"/>
                <w:rFonts w:ascii="Calibri" w:hAnsi="Calibri" w:cs="Calibri"/>
                <w:color w:val="000000"/>
                <w:sz w:val="22"/>
                <w:szCs w:val="22"/>
              </w:rPr>
            </w:pPr>
            <w:del w:author="KARLOVCEC, Barbara" w:date="2025-02-26T14:31:00Z" w16du:dateUtc="2025-02-26T13:31:00Z" w:id="53">
              <w:r w:rsidRPr="005D5556" w:rsidDel="00B409B7">
                <w:rPr>
                  <w:rFonts w:ascii="Calibri" w:hAnsi="Calibri" w:cs="Calibri"/>
                  <w:color w:val="000000"/>
                  <w:sz w:val="22"/>
                  <w:szCs w:val="22"/>
                </w:rPr>
                <w:delText>Chris Sunny Refrigeration</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A9924A" w:rsidRDefault="09C2C37F" w14:paraId="7363C74C" w14:textId="02F6D215">
            <w:pPr>
              <w:rPr>
                <w:del w:author="KARLOVCEC, Barbara" w:date="2025-02-26T14:31:00Z" w16du:dateUtc="2025-02-26T13:31:00Z" w:id="54"/>
                <w:rFonts w:ascii="Calibri" w:hAnsi="Calibri" w:eastAsia="Calibri" w:cs="Calibri"/>
                <w:sz w:val="22"/>
                <w:szCs w:val="22"/>
              </w:rPr>
            </w:pPr>
            <w:del w:author="KARLOVCEC, Barbara" w:date="2025-02-26T14:31:00Z" w16du:dateUtc="2025-02-26T13:31:00Z" w:id="55">
              <w:r w:rsidRPr="00A9924A" w:rsidDel="00B409B7">
                <w:rPr>
                  <w:rFonts w:ascii="Calibri" w:hAnsi="Calibri" w:cs="Calibri"/>
                  <w:color w:val="000000" w:themeColor="text1"/>
                  <w:sz w:val="22"/>
                  <w:szCs w:val="22"/>
                </w:rPr>
                <w:delText> </w:delText>
              </w:r>
              <w:r w:rsidRPr="00A9924A" w:rsidDel="00B409B7" w:rsidR="346A864A">
                <w:rPr>
                  <w:rFonts w:ascii="Calibri" w:hAnsi="Calibri" w:eastAsia="Calibri" w:cs="Calibri"/>
                  <w:color w:val="000000" w:themeColor="text1"/>
                  <w:sz w:val="22"/>
                  <w:szCs w:val="22"/>
                </w:rPr>
                <w:delText xml:space="preserve"> Kwara/Ilorin</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55E1A478" w14:textId="06D77DBA">
            <w:pPr>
              <w:rPr>
                <w:del w:author="KARLOVCEC, Barbara" w:date="2025-02-26T14:31:00Z" w16du:dateUtc="2025-02-26T13:31:00Z" w:id="56"/>
                <w:rFonts w:ascii="Calibri" w:hAnsi="Calibri" w:cs="Calibri"/>
                <w:color w:val="000000"/>
                <w:sz w:val="22"/>
                <w:szCs w:val="22"/>
              </w:rPr>
            </w:pPr>
            <w:del w:author="KARLOVCEC, Barbara" w:date="2025-02-26T14:31:00Z" w16du:dateUtc="2025-02-26T13:31:00Z" w:id="57">
              <w:r w:rsidRPr="005D5556" w:rsidDel="00B409B7">
                <w:rPr>
                  <w:rFonts w:ascii="Calibri" w:hAnsi="Calibri" w:cs="Calibri"/>
                  <w:color w:val="000000"/>
                  <w:sz w:val="22"/>
                  <w:szCs w:val="22"/>
                </w:rPr>
                <w:delText>South West</w:delText>
              </w:r>
            </w:del>
          </w:p>
        </w:tc>
      </w:tr>
      <w:tr w:rsidRPr="005D5556" w:rsidR="00845833" w:rsidDel="00B409B7" w:rsidTr="00A9924A" w14:paraId="5C73320A" w14:textId="0F2964FE">
        <w:trPr>
          <w:trHeight w:val="290"/>
          <w:del w:author="KARLOVCEC, Barbara" w:date="2025-02-26T14:31:00Z" w:id="58"/>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6D542925" w14:textId="5B3BE21E">
            <w:pPr>
              <w:jc w:val="right"/>
              <w:rPr>
                <w:del w:author="KARLOVCEC, Barbara" w:date="2025-02-26T14:31:00Z" w16du:dateUtc="2025-02-26T13:31:00Z" w:id="59"/>
                <w:rFonts w:ascii="Calibri" w:hAnsi="Calibri" w:cs="Calibri"/>
                <w:color w:val="000000"/>
                <w:sz w:val="22"/>
                <w:szCs w:val="22"/>
              </w:rPr>
            </w:pPr>
            <w:del w:author="KARLOVCEC, Barbara" w:date="2025-02-26T14:31:00Z" w16du:dateUtc="2025-02-26T13:31:00Z" w:id="60">
              <w:r w:rsidRPr="005D5556" w:rsidDel="00B409B7">
                <w:rPr>
                  <w:rFonts w:ascii="Calibri" w:hAnsi="Calibri" w:cs="Calibri"/>
                  <w:color w:val="000000"/>
                  <w:sz w:val="22"/>
                  <w:szCs w:val="22"/>
                </w:rPr>
                <w:delText>5</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50BB5392" w14:textId="79FFC758">
            <w:pPr>
              <w:jc w:val="center"/>
              <w:rPr>
                <w:del w:author="KARLOVCEC, Barbara" w:date="2025-02-26T14:31:00Z" w16du:dateUtc="2025-02-26T13:31:00Z" w:id="61"/>
                <w:rFonts w:ascii="Calibri" w:hAnsi="Calibri" w:cs="Calibri"/>
                <w:color w:val="000000"/>
                <w:sz w:val="22"/>
                <w:szCs w:val="22"/>
              </w:rPr>
            </w:pPr>
            <w:del w:author="KARLOVCEC, Barbara" w:date="2025-02-26T14:31:00Z" w16du:dateUtc="2025-02-26T13:31:00Z" w:id="62">
              <w:r w:rsidRPr="005D5556" w:rsidDel="00B409B7">
                <w:rPr>
                  <w:rFonts w:ascii="Calibri" w:hAnsi="Calibri" w:cs="Calibri"/>
                  <w:color w:val="000000"/>
                  <w:sz w:val="22"/>
                  <w:szCs w:val="22"/>
                </w:rPr>
                <w:delText>Edencool Technical Works</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3D81EDDE" w14:textId="70890C50">
            <w:pPr>
              <w:rPr>
                <w:del w:author="KARLOVCEC, Barbara" w:date="2025-02-26T14:31:00Z" w16du:dateUtc="2025-02-26T13:31:00Z" w:id="63"/>
                <w:rFonts w:ascii="Calibri" w:hAnsi="Calibri" w:cs="Calibri"/>
                <w:color w:val="000000"/>
                <w:sz w:val="22"/>
                <w:szCs w:val="22"/>
              </w:rPr>
            </w:pPr>
            <w:del w:author="KARLOVCEC, Barbara" w:date="2025-02-26T14:31:00Z" w16du:dateUtc="2025-02-26T13:31:00Z" w:id="64">
              <w:r w:rsidRPr="005D5556" w:rsidDel="00B409B7">
                <w:rPr>
                  <w:rFonts w:ascii="Calibri" w:hAnsi="Calibri" w:cs="Calibri"/>
                  <w:color w:val="000000"/>
                  <w:sz w:val="22"/>
                  <w:szCs w:val="22"/>
                </w:rPr>
                <w:delText>Oyo/Ibadan</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3C8F31B8" w14:textId="255D80F8">
            <w:pPr>
              <w:rPr>
                <w:del w:author="KARLOVCEC, Barbara" w:date="2025-02-26T14:31:00Z" w16du:dateUtc="2025-02-26T13:31:00Z" w:id="65"/>
                <w:rFonts w:ascii="Calibri" w:hAnsi="Calibri" w:cs="Calibri"/>
                <w:color w:val="000000"/>
                <w:sz w:val="22"/>
                <w:szCs w:val="22"/>
              </w:rPr>
            </w:pPr>
            <w:del w:author="KARLOVCEC, Barbara" w:date="2025-02-26T14:31:00Z" w16du:dateUtc="2025-02-26T13:31:00Z" w:id="66">
              <w:r w:rsidRPr="005D5556" w:rsidDel="00B409B7">
                <w:rPr>
                  <w:rFonts w:ascii="Calibri" w:hAnsi="Calibri" w:cs="Calibri"/>
                  <w:color w:val="000000"/>
                  <w:sz w:val="22"/>
                  <w:szCs w:val="22"/>
                </w:rPr>
                <w:delText>South West</w:delText>
              </w:r>
            </w:del>
          </w:p>
        </w:tc>
      </w:tr>
      <w:tr w:rsidRPr="005D5556" w:rsidR="00845833" w:rsidDel="00B409B7" w:rsidTr="00A9924A" w14:paraId="5D984E90" w14:textId="6DF7AD66">
        <w:trPr>
          <w:trHeight w:val="290"/>
          <w:del w:author="KARLOVCEC, Barbara" w:date="2025-02-26T14:31:00Z" w:id="67"/>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4A538D70" w14:textId="168CC1AF">
            <w:pPr>
              <w:jc w:val="right"/>
              <w:rPr>
                <w:del w:author="KARLOVCEC, Barbara" w:date="2025-02-26T14:31:00Z" w16du:dateUtc="2025-02-26T13:31:00Z" w:id="68"/>
                <w:rFonts w:ascii="Calibri" w:hAnsi="Calibri" w:cs="Calibri"/>
                <w:color w:val="000000"/>
                <w:sz w:val="22"/>
                <w:szCs w:val="22"/>
              </w:rPr>
            </w:pPr>
            <w:del w:author="KARLOVCEC, Barbara" w:date="2025-02-26T14:31:00Z" w16du:dateUtc="2025-02-26T13:31:00Z" w:id="69">
              <w:r w:rsidRPr="005D5556" w:rsidDel="00B409B7">
                <w:rPr>
                  <w:rFonts w:ascii="Calibri" w:hAnsi="Calibri" w:cs="Calibri"/>
                  <w:color w:val="000000"/>
                  <w:sz w:val="22"/>
                  <w:szCs w:val="22"/>
                </w:rPr>
                <w:delText>6</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0265D96F" w14:textId="6132BA6C">
            <w:pPr>
              <w:jc w:val="center"/>
              <w:rPr>
                <w:del w:author="KARLOVCEC, Barbara" w:date="2025-02-26T14:31:00Z" w16du:dateUtc="2025-02-26T13:31:00Z" w:id="70"/>
                <w:rFonts w:ascii="Calibri" w:hAnsi="Calibri" w:cs="Calibri"/>
                <w:color w:val="000000"/>
                <w:sz w:val="22"/>
                <w:szCs w:val="22"/>
              </w:rPr>
            </w:pPr>
            <w:del w:author="KARLOVCEC, Barbara" w:date="2025-02-26T14:31:00Z" w16du:dateUtc="2025-02-26T13:31:00Z" w:id="71">
              <w:r w:rsidRPr="005D5556" w:rsidDel="00B409B7">
                <w:rPr>
                  <w:rFonts w:ascii="Calibri" w:hAnsi="Calibri" w:cs="Calibri"/>
                  <w:color w:val="000000"/>
                  <w:sz w:val="22"/>
                  <w:szCs w:val="22"/>
                </w:rPr>
                <w:delText>Ade Tech</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18531F57" w14:textId="0E44C7C6">
            <w:pPr>
              <w:rPr>
                <w:del w:author="KARLOVCEC, Barbara" w:date="2025-02-26T14:31:00Z" w16du:dateUtc="2025-02-26T13:31:00Z" w:id="72"/>
                <w:rFonts w:ascii="Calibri" w:hAnsi="Calibri" w:cs="Calibri"/>
                <w:color w:val="000000"/>
                <w:sz w:val="22"/>
                <w:szCs w:val="22"/>
              </w:rPr>
            </w:pPr>
            <w:del w:author="KARLOVCEC, Barbara" w:date="2025-02-26T14:31:00Z" w16du:dateUtc="2025-02-26T13:31:00Z" w:id="73">
              <w:r w:rsidRPr="005D5556" w:rsidDel="00B409B7">
                <w:rPr>
                  <w:rFonts w:ascii="Calibri" w:hAnsi="Calibri" w:cs="Calibri"/>
                  <w:color w:val="000000"/>
                  <w:sz w:val="22"/>
                  <w:szCs w:val="22"/>
                </w:rPr>
                <w:delText>Oyo/Iseyin</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47E5FFEF" w14:textId="37A5C808">
            <w:pPr>
              <w:rPr>
                <w:del w:author="KARLOVCEC, Barbara" w:date="2025-02-26T14:31:00Z" w16du:dateUtc="2025-02-26T13:31:00Z" w:id="74"/>
                <w:rFonts w:ascii="Calibri" w:hAnsi="Calibri" w:cs="Calibri"/>
                <w:color w:val="000000"/>
                <w:sz w:val="22"/>
                <w:szCs w:val="22"/>
              </w:rPr>
            </w:pPr>
            <w:del w:author="KARLOVCEC, Barbara" w:date="2025-02-26T14:31:00Z" w16du:dateUtc="2025-02-26T13:31:00Z" w:id="75">
              <w:r w:rsidRPr="005D5556" w:rsidDel="00B409B7">
                <w:rPr>
                  <w:rFonts w:ascii="Calibri" w:hAnsi="Calibri" w:cs="Calibri"/>
                  <w:color w:val="000000"/>
                  <w:sz w:val="22"/>
                  <w:szCs w:val="22"/>
                </w:rPr>
                <w:delText>South West</w:delText>
              </w:r>
            </w:del>
          </w:p>
        </w:tc>
      </w:tr>
      <w:tr w:rsidRPr="005D5556" w:rsidR="00845833" w:rsidDel="00B409B7" w:rsidTr="00A9924A" w14:paraId="34BBD644" w14:textId="24803D2A">
        <w:trPr>
          <w:trHeight w:val="290"/>
          <w:del w:author="KARLOVCEC, Barbara" w:date="2025-02-26T14:31:00Z" w:id="76"/>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370AC2E1" w14:textId="6C4EF08D">
            <w:pPr>
              <w:jc w:val="right"/>
              <w:rPr>
                <w:del w:author="KARLOVCEC, Barbara" w:date="2025-02-26T14:31:00Z" w16du:dateUtc="2025-02-26T13:31:00Z" w:id="77"/>
                <w:rFonts w:ascii="Calibri" w:hAnsi="Calibri" w:cs="Calibri"/>
                <w:color w:val="000000"/>
                <w:sz w:val="22"/>
                <w:szCs w:val="22"/>
              </w:rPr>
            </w:pPr>
            <w:del w:author="KARLOVCEC, Barbara" w:date="2025-02-26T14:31:00Z" w16du:dateUtc="2025-02-26T13:31:00Z" w:id="78">
              <w:r w:rsidRPr="005D5556" w:rsidDel="00B409B7">
                <w:rPr>
                  <w:rFonts w:ascii="Calibri" w:hAnsi="Calibri" w:cs="Calibri"/>
                  <w:color w:val="000000"/>
                  <w:sz w:val="22"/>
                  <w:szCs w:val="22"/>
                </w:rPr>
                <w:delText>7</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32E3000A" w14:textId="6715459E">
            <w:pPr>
              <w:jc w:val="center"/>
              <w:rPr>
                <w:del w:author="KARLOVCEC, Barbara" w:date="2025-02-26T14:31:00Z" w16du:dateUtc="2025-02-26T13:31:00Z" w:id="79"/>
                <w:rFonts w:ascii="Calibri" w:hAnsi="Calibri" w:cs="Calibri"/>
                <w:color w:val="000000"/>
                <w:sz w:val="22"/>
                <w:szCs w:val="22"/>
              </w:rPr>
            </w:pPr>
            <w:del w:author="KARLOVCEC, Barbara" w:date="2025-02-26T14:31:00Z" w16du:dateUtc="2025-02-26T13:31:00Z" w:id="80">
              <w:r w:rsidRPr="005D5556" w:rsidDel="00B409B7">
                <w:rPr>
                  <w:rFonts w:ascii="Calibri" w:hAnsi="Calibri" w:cs="Calibri"/>
                  <w:color w:val="000000"/>
                  <w:sz w:val="22"/>
                  <w:szCs w:val="22"/>
                </w:rPr>
                <w:delText>Awosco Cooling Works</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4985525A" w14:textId="05B5238C">
            <w:pPr>
              <w:rPr>
                <w:del w:author="KARLOVCEC, Barbara" w:date="2025-02-26T14:31:00Z" w16du:dateUtc="2025-02-26T13:31:00Z" w:id="81"/>
                <w:rFonts w:ascii="Calibri" w:hAnsi="Calibri" w:cs="Calibri"/>
                <w:color w:val="000000"/>
                <w:sz w:val="22"/>
                <w:szCs w:val="22"/>
              </w:rPr>
            </w:pPr>
            <w:del w:author="KARLOVCEC, Barbara" w:date="2025-02-26T14:31:00Z" w16du:dateUtc="2025-02-26T13:31:00Z" w:id="82">
              <w:r w:rsidRPr="005D5556" w:rsidDel="00B409B7">
                <w:rPr>
                  <w:rFonts w:ascii="Calibri" w:hAnsi="Calibri" w:cs="Calibri"/>
                  <w:color w:val="000000"/>
                  <w:sz w:val="22"/>
                  <w:szCs w:val="22"/>
                </w:rPr>
                <w:delText>Oyo/Ibadan</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1AB534EB" w14:textId="486D4F19">
            <w:pPr>
              <w:rPr>
                <w:del w:author="KARLOVCEC, Barbara" w:date="2025-02-26T14:31:00Z" w16du:dateUtc="2025-02-26T13:31:00Z" w:id="83"/>
                <w:rFonts w:ascii="Calibri" w:hAnsi="Calibri" w:cs="Calibri"/>
                <w:color w:val="000000"/>
                <w:sz w:val="22"/>
                <w:szCs w:val="22"/>
              </w:rPr>
            </w:pPr>
            <w:del w:author="KARLOVCEC, Barbara" w:date="2025-02-26T14:31:00Z" w16du:dateUtc="2025-02-26T13:31:00Z" w:id="84">
              <w:r w:rsidRPr="005D5556" w:rsidDel="00B409B7">
                <w:rPr>
                  <w:rFonts w:ascii="Calibri" w:hAnsi="Calibri" w:cs="Calibri"/>
                  <w:color w:val="000000"/>
                  <w:sz w:val="22"/>
                  <w:szCs w:val="22"/>
                </w:rPr>
                <w:delText>South West</w:delText>
              </w:r>
            </w:del>
          </w:p>
        </w:tc>
      </w:tr>
      <w:tr w:rsidRPr="005D5556" w:rsidR="00845833" w:rsidDel="00B409B7" w:rsidTr="00A9924A" w14:paraId="4B2BAFA3" w14:textId="55D72D67">
        <w:trPr>
          <w:trHeight w:val="480"/>
          <w:del w:author="KARLOVCEC, Barbara" w:date="2025-02-26T14:31:00Z" w:id="85"/>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2517BFB4" w14:textId="1B81E8B6">
            <w:pPr>
              <w:jc w:val="right"/>
              <w:rPr>
                <w:del w:author="KARLOVCEC, Barbara" w:date="2025-02-26T14:31:00Z" w16du:dateUtc="2025-02-26T13:31:00Z" w:id="86"/>
                <w:rFonts w:ascii="Calibri" w:hAnsi="Calibri" w:cs="Calibri"/>
                <w:color w:val="000000"/>
                <w:sz w:val="22"/>
                <w:szCs w:val="22"/>
              </w:rPr>
            </w:pPr>
            <w:del w:author="KARLOVCEC, Barbara" w:date="2025-02-26T14:31:00Z" w16du:dateUtc="2025-02-26T13:31:00Z" w:id="87">
              <w:r w:rsidRPr="005D5556" w:rsidDel="00B409B7">
                <w:rPr>
                  <w:rFonts w:ascii="Calibri" w:hAnsi="Calibri" w:cs="Calibri"/>
                  <w:color w:val="000000"/>
                  <w:sz w:val="22"/>
                  <w:szCs w:val="22"/>
                </w:rPr>
                <w:delText>8</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1B221D6E" w14:textId="055882AE">
            <w:pPr>
              <w:jc w:val="center"/>
              <w:rPr>
                <w:del w:author="KARLOVCEC, Barbara" w:date="2025-02-26T14:31:00Z" w16du:dateUtc="2025-02-26T13:31:00Z" w:id="88"/>
                <w:rFonts w:ascii="Calibri" w:hAnsi="Calibri" w:cs="Calibri"/>
                <w:color w:val="000000"/>
                <w:sz w:val="22"/>
                <w:szCs w:val="22"/>
              </w:rPr>
            </w:pPr>
            <w:del w:author="KARLOVCEC, Barbara" w:date="2025-02-26T14:31:00Z" w16du:dateUtc="2025-02-26T13:31:00Z" w:id="89">
              <w:r w:rsidRPr="005D5556" w:rsidDel="00B409B7">
                <w:rPr>
                  <w:rFonts w:ascii="Calibri" w:hAnsi="Calibri" w:cs="Calibri"/>
                  <w:color w:val="000000"/>
                  <w:sz w:val="22"/>
                  <w:szCs w:val="22"/>
                </w:rPr>
                <w:delText>Adekola Adewale Tech Engineering</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06CFD1EB" w14:textId="44AE53DD">
            <w:pPr>
              <w:rPr>
                <w:del w:author="KARLOVCEC, Barbara" w:date="2025-02-26T14:31:00Z" w16du:dateUtc="2025-02-26T13:31:00Z" w:id="90"/>
                <w:rFonts w:ascii="Calibri" w:hAnsi="Calibri" w:cs="Calibri"/>
                <w:color w:val="000000"/>
                <w:sz w:val="22"/>
                <w:szCs w:val="22"/>
              </w:rPr>
            </w:pPr>
            <w:del w:author="KARLOVCEC, Barbara" w:date="2025-02-26T14:31:00Z" w16du:dateUtc="2025-02-26T13:31:00Z" w:id="91">
              <w:r w:rsidRPr="005D5556" w:rsidDel="00B409B7">
                <w:rPr>
                  <w:rFonts w:ascii="Calibri" w:hAnsi="Calibri" w:cs="Calibri"/>
                  <w:color w:val="000000"/>
                  <w:sz w:val="22"/>
                  <w:szCs w:val="22"/>
                </w:rPr>
                <w:delText>Oyo/Ibadan</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6DB4C663" w14:textId="5C58CDAC">
            <w:pPr>
              <w:rPr>
                <w:del w:author="KARLOVCEC, Barbara" w:date="2025-02-26T14:31:00Z" w16du:dateUtc="2025-02-26T13:31:00Z" w:id="92"/>
                <w:rFonts w:ascii="Calibri" w:hAnsi="Calibri" w:cs="Calibri"/>
                <w:color w:val="000000"/>
                <w:sz w:val="22"/>
                <w:szCs w:val="22"/>
              </w:rPr>
            </w:pPr>
            <w:del w:author="KARLOVCEC, Barbara" w:date="2025-02-26T14:31:00Z" w16du:dateUtc="2025-02-26T13:31:00Z" w:id="93">
              <w:r w:rsidRPr="005D5556" w:rsidDel="00B409B7">
                <w:rPr>
                  <w:rFonts w:ascii="Calibri" w:hAnsi="Calibri" w:cs="Calibri"/>
                  <w:color w:val="000000"/>
                  <w:sz w:val="22"/>
                  <w:szCs w:val="22"/>
                </w:rPr>
                <w:delText>South West</w:delText>
              </w:r>
            </w:del>
          </w:p>
        </w:tc>
      </w:tr>
      <w:tr w:rsidRPr="005D5556" w:rsidR="00845833" w:rsidDel="00B409B7" w:rsidTr="00A9924A" w14:paraId="62575FD1" w14:textId="691A099C">
        <w:trPr>
          <w:trHeight w:val="480"/>
          <w:del w:author="KARLOVCEC, Barbara" w:date="2025-02-26T14:31:00Z" w:id="94"/>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65FDDACD" w14:textId="7F0D90BC">
            <w:pPr>
              <w:jc w:val="right"/>
              <w:rPr>
                <w:del w:author="KARLOVCEC, Barbara" w:date="2025-02-26T14:31:00Z" w16du:dateUtc="2025-02-26T13:31:00Z" w:id="95"/>
                <w:rFonts w:ascii="Calibri" w:hAnsi="Calibri" w:cs="Calibri"/>
                <w:color w:val="000000"/>
                <w:sz w:val="22"/>
                <w:szCs w:val="22"/>
              </w:rPr>
            </w:pPr>
            <w:del w:author="KARLOVCEC, Barbara" w:date="2025-02-26T14:31:00Z" w16du:dateUtc="2025-02-26T13:31:00Z" w:id="96">
              <w:r w:rsidRPr="005D5556" w:rsidDel="00B409B7">
                <w:rPr>
                  <w:rFonts w:ascii="Calibri" w:hAnsi="Calibri" w:cs="Calibri"/>
                  <w:color w:val="000000"/>
                  <w:sz w:val="22"/>
                  <w:szCs w:val="22"/>
                </w:rPr>
                <w:delText>9</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56BFDB77" w14:textId="4C61D75A">
            <w:pPr>
              <w:jc w:val="center"/>
              <w:rPr>
                <w:del w:author="KARLOVCEC, Barbara" w:date="2025-02-26T14:31:00Z" w16du:dateUtc="2025-02-26T13:31:00Z" w:id="97"/>
                <w:rFonts w:ascii="Calibri" w:hAnsi="Calibri" w:cs="Calibri"/>
                <w:color w:val="000000"/>
                <w:sz w:val="22"/>
                <w:szCs w:val="22"/>
              </w:rPr>
            </w:pPr>
            <w:del w:author="KARLOVCEC, Barbara" w:date="2025-02-26T14:31:00Z" w16du:dateUtc="2025-02-26T13:31:00Z" w:id="98">
              <w:r w:rsidRPr="005D5556" w:rsidDel="00B409B7">
                <w:rPr>
                  <w:rFonts w:ascii="Calibri" w:hAnsi="Calibri" w:cs="Calibri"/>
                  <w:color w:val="000000"/>
                  <w:sz w:val="22"/>
                  <w:szCs w:val="22"/>
                </w:rPr>
                <w:delText>Odunyemi Commercial Enterprises</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19533AC6" w14:textId="78401ABE">
            <w:pPr>
              <w:rPr>
                <w:del w:author="KARLOVCEC, Barbara" w:date="2025-02-26T14:31:00Z" w16du:dateUtc="2025-02-26T13:31:00Z" w:id="99"/>
                <w:rFonts w:ascii="Calibri" w:hAnsi="Calibri" w:cs="Calibri"/>
                <w:color w:val="000000"/>
                <w:sz w:val="22"/>
                <w:szCs w:val="22"/>
              </w:rPr>
            </w:pPr>
            <w:del w:author="KARLOVCEC, Barbara" w:date="2025-02-26T14:31:00Z" w16du:dateUtc="2025-02-26T13:31:00Z" w:id="100">
              <w:r w:rsidRPr="005D5556" w:rsidDel="00B409B7">
                <w:rPr>
                  <w:rFonts w:ascii="Calibri" w:hAnsi="Calibri" w:cs="Calibri"/>
                  <w:color w:val="000000"/>
                  <w:sz w:val="22"/>
                  <w:szCs w:val="22"/>
                </w:rPr>
                <w:delText xml:space="preserve">Oyo/Ogbomoso </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29028FE7" w14:textId="43CB4B71">
            <w:pPr>
              <w:rPr>
                <w:del w:author="KARLOVCEC, Barbara" w:date="2025-02-26T14:31:00Z" w16du:dateUtc="2025-02-26T13:31:00Z" w:id="101"/>
                <w:rFonts w:ascii="Calibri" w:hAnsi="Calibri" w:cs="Calibri"/>
                <w:color w:val="000000"/>
                <w:sz w:val="22"/>
                <w:szCs w:val="22"/>
              </w:rPr>
            </w:pPr>
            <w:del w:author="KARLOVCEC, Barbara" w:date="2025-02-26T14:31:00Z" w16du:dateUtc="2025-02-26T13:31:00Z" w:id="102">
              <w:r w:rsidRPr="005D5556" w:rsidDel="00B409B7">
                <w:rPr>
                  <w:rFonts w:ascii="Calibri" w:hAnsi="Calibri" w:cs="Calibri"/>
                  <w:color w:val="000000"/>
                  <w:sz w:val="22"/>
                  <w:szCs w:val="22"/>
                </w:rPr>
                <w:delText>South West</w:delText>
              </w:r>
            </w:del>
          </w:p>
        </w:tc>
      </w:tr>
      <w:tr w:rsidRPr="005D5556" w:rsidR="00845833" w:rsidDel="00B409B7" w:rsidTr="00A9924A" w14:paraId="223A1A45" w14:textId="3311CDCF">
        <w:trPr>
          <w:trHeight w:val="290"/>
          <w:del w:author="KARLOVCEC, Barbara" w:date="2025-02-26T14:31:00Z" w:id="103"/>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4D03B908" w14:textId="52879660">
            <w:pPr>
              <w:jc w:val="right"/>
              <w:rPr>
                <w:del w:author="KARLOVCEC, Barbara" w:date="2025-02-26T14:31:00Z" w16du:dateUtc="2025-02-26T13:31:00Z" w:id="104"/>
                <w:rFonts w:ascii="Calibri" w:hAnsi="Calibri" w:cs="Calibri"/>
                <w:color w:val="000000"/>
                <w:sz w:val="22"/>
                <w:szCs w:val="22"/>
              </w:rPr>
            </w:pPr>
            <w:del w:author="KARLOVCEC, Barbara" w:date="2025-02-26T14:31:00Z" w16du:dateUtc="2025-02-26T13:31:00Z" w:id="105">
              <w:r w:rsidRPr="005D5556" w:rsidDel="00B409B7">
                <w:rPr>
                  <w:rFonts w:ascii="Calibri" w:hAnsi="Calibri" w:cs="Calibri"/>
                  <w:color w:val="000000"/>
                  <w:sz w:val="22"/>
                  <w:szCs w:val="22"/>
                </w:rPr>
                <w:delText>10</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22DE3529" w14:textId="4EB4D553">
            <w:pPr>
              <w:jc w:val="center"/>
              <w:rPr>
                <w:del w:author="KARLOVCEC, Barbara" w:date="2025-02-26T14:31:00Z" w16du:dateUtc="2025-02-26T13:31:00Z" w:id="106"/>
                <w:rFonts w:ascii="Calibri" w:hAnsi="Calibri" w:cs="Calibri"/>
                <w:color w:val="000000"/>
                <w:sz w:val="22"/>
                <w:szCs w:val="22"/>
              </w:rPr>
            </w:pPr>
            <w:del w:author="KARLOVCEC, Barbara" w:date="2025-02-26T14:31:00Z" w16du:dateUtc="2025-02-26T13:31:00Z" w:id="107">
              <w:r w:rsidRPr="005D5556" w:rsidDel="00B409B7">
                <w:rPr>
                  <w:rFonts w:ascii="Calibri" w:hAnsi="Calibri" w:cs="Calibri"/>
                  <w:color w:val="000000"/>
                  <w:sz w:val="22"/>
                  <w:szCs w:val="22"/>
                </w:rPr>
                <w:delText>Folab Technical Works</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41AA23C9" w14:textId="6E185110">
            <w:pPr>
              <w:rPr>
                <w:del w:author="KARLOVCEC, Barbara" w:date="2025-02-26T14:31:00Z" w16du:dateUtc="2025-02-26T13:31:00Z" w:id="108"/>
                <w:rFonts w:ascii="Calibri" w:hAnsi="Calibri" w:cs="Calibri"/>
                <w:color w:val="000000"/>
                <w:sz w:val="22"/>
                <w:szCs w:val="22"/>
              </w:rPr>
            </w:pPr>
            <w:del w:author="KARLOVCEC, Barbara" w:date="2025-02-26T14:31:00Z" w16du:dateUtc="2025-02-26T13:31:00Z" w:id="109">
              <w:r w:rsidRPr="005D5556" w:rsidDel="00B409B7">
                <w:rPr>
                  <w:rFonts w:ascii="Calibri" w:hAnsi="Calibri" w:cs="Calibri"/>
                  <w:color w:val="000000"/>
                  <w:sz w:val="22"/>
                  <w:szCs w:val="22"/>
                </w:rPr>
                <w:delText>Oyo/Ibadan</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372BB135" w14:textId="08AEC03E">
            <w:pPr>
              <w:rPr>
                <w:del w:author="KARLOVCEC, Barbara" w:date="2025-02-26T14:31:00Z" w16du:dateUtc="2025-02-26T13:31:00Z" w:id="110"/>
                <w:rFonts w:ascii="Calibri" w:hAnsi="Calibri" w:cs="Calibri"/>
                <w:color w:val="000000"/>
                <w:sz w:val="22"/>
                <w:szCs w:val="22"/>
              </w:rPr>
            </w:pPr>
            <w:del w:author="KARLOVCEC, Barbara" w:date="2025-02-26T14:31:00Z" w16du:dateUtc="2025-02-26T13:31:00Z" w:id="111">
              <w:r w:rsidRPr="005D5556" w:rsidDel="00B409B7">
                <w:rPr>
                  <w:rFonts w:ascii="Calibri" w:hAnsi="Calibri" w:cs="Calibri"/>
                  <w:color w:val="000000"/>
                  <w:sz w:val="22"/>
                  <w:szCs w:val="22"/>
                </w:rPr>
                <w:delText>South West</w:delText>
              </w:r>
            </w:del>
          </w:p>
        </w:tc>
      </w:tr>
      <w:tr w:rsidRPr="005D5556" w:rsidR="00845833" w:rsidDel="00B409B7" w:rsidTr="00A9924A" w14:paraId="62BB7782" w14:textId="5EC1A2FC">
        <w:trPr>
          <w:trHeight w:val="290"/>
          <w:del w:author="KARLOVCEC, Barbara" w:date="2025-02-26T14:31:00Z" w:id="112"/>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2A0E7EA4" w14:textId="2E1201CE">
            <w:pPr>
              <w:jc w:val="right"/>
              <w:rPr>
                <w:del w:author="KARLOVCEC, Barbara" w:date="2025-02-26T14:31:00Z" w16du:dateUtc="2025-02-26T13:31:00Z" w:id="113"/>
                <w:rFonts w:ascii="Calibri" w:hAnsi="Calibri" w:cs="Calibri"/>
                <w:color w:val="000000"/>
                <w:sz w:val="22"/>
                <w:szCs w:val="22"/>
              </w:rPr>
            </w:pPr>
            <w:del w:author="KARLOVCEC, Barbara" w:date="2025-02-26T14:31:00Z" w16du:dateUtc="2025-02-26T13:31:00Z" w:id="114">
              <w:r w:rsidRPr="005D5556" w:rsidDel="00B409B7">
                <w:rPr>
                  <w:rFonts w:ascii="Calibri" w:hAnsi="Calibri" w:cs="Calibri"/>
                  <w:color w:val="000000"/>
                  <w:sz w:val="22"/>
                  <w:szCs w:val="22"/>
                </w:rPr>
                <w:delText>11</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091D2E8D" w14:textId="2BD3EF8F">
            <w:pPr>
              <w:jc w:val="center"/>
              <w:rPr>
                <w:del w:author="KARLOVCEC, Barbara" w:date="2025-02-26T14:31:00Z" w16du:dateUtc="2025-02-26T13:31:00Z" w:id="115"/>
                <w:rFonts w:ascii="Calibri" w:hAnsi="Calibri" w:cs="Calibri"/>
                <w:color w:val="000000"/>
                <w:sz w:val="22"/>
                <w:szCs w:val="22"/>
              </w:rPr>
            </w:pPr>
            <w:del w:author="KARLOVCEC, Barbara" w:date="2025-02-26T14:31:00Z" w16du:dateUtc="2025-02-26T13:31:00Z" w:id="116">
              <w:r w:rsidRPr="005D5556" w:rsidDel="00B409B7">
                <w:rPr>
                  <w:rFonts w:ascii="Calibri" w:hAnsi="Calibri" w:cs="Calibri"/>
                  <w:color w:val="000000"/>
                  <w:sz w:val="22"/>
                  <w:szCs w:val="22"/>
                </w:rPr>
                <w:delText>Souna Ventures</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3F8F89F3" w14:textId="3B08F6D6">
            <w:pPr>
              <w:rPr>
                <w:del w:author="KARLOVCEC, Barbara" w:date="2025-02-26T14:31:00Z" w16du:dateUtc="2025-02-26T13:31:00Z" w:id="117"/>
                <w:rFonts w:ascii="Calibri" w:hAnsi="Calibri" w:cs="Calibri"/>
                <w:color w:val="000000"/>
                <w:sz w:val="22"/>
                <w:szCs w:val="22"/>
              </w:rPr>
            </w:pPr>
            <w:del w:author="KARLOVCEC, Barbara" w:date="2025-02-26T14:31:00Z" w16du:dateUtc="2025-02-26T13:31:00Z" w:id="118">
              <w:r w:rsidRPr="005D5556" w:rsidDel="00B409B7">
                <w:rPr>
                  <w:rFonts w:ascii="Calibri" w:hAnsi="Calibri" w:cs="Calibri"/>
                  <w:color w:val="000000"/>
                  <w:sz w:val="22"/>
                  <w:szCs w:val="22"/>
                </w:rPr>
                <w:delText>Kogi/Lokoja</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00AC07FF" w14:textId="2714A9C5">
            <w:pPr>
              <w:rPr>
                <w:del w:author="KARLOVCEC, Barbara" w:date="2025-02-26T14:31:00Z" w16du:dateUtc="2025-02-26T13:31:00Z" w:id="119"/>
                <w:rFonts w:ascii="Calibri" w:hAnsi="Calibri" w:cs="Calibri"/>
                <w:color w:val="000000"/>
                <w:sz w:val="22"/>
                <w:szCs w:val="22"/>
              </w:rPr>
            </w:pPr>
            <w:del w:author="KARLOVCEC, Barbara" w:date="2025-02-26T14:31:00Z" w16du:dateUtc="2025-02-26T13:31:00Z" w:id="120">
              <w:r w:rsidRPr="005D5556" w:rsidDel="00B409B7">
                <w:rPr>
                  <w:rFonts w:ascii="Calibri" w:hAnsi="Calibri" w:cs="Calibri"/>
                  <w:color w:val="000000"/>
                  <w:sz w:val="22"/>
                  <w:szCs w:val="22"/>
                </w:rPr>
                <w:delText>North Central</w:delText>
              </w:r>
            </w:del>
          </w:p>
        </w:tc>
      </w:tr>
      <w:tr w:rsidRPr="005D5556" w:rsidR="00845833" w:rsidDel="00B409B7" w:rsidTr="00A9924A" w14:paraId="6B05D8C0" w14:textId="6CE2BF6D">
        <w:trPr>
          <w:trHeight w:val="290"/>
          <w:del w:author="KARLOVCEC, Barbara" w:date="2025-02-26T14:31:00Z" w:id="121"/>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4CE4A712" w14:textId="3CE40F4B">
            <w:pPr>
              <w:jc w:val="right"/>
              <w:rPr>
                <w:del w:author="KARLOVCEC, Barbara" w:date="2025-02-26T14:31:00Z" w16du:dateUtc="2025-02-26T13:31:00Z" w:id="122"/>
                <w:rFonts w:ascii="Calibri" w:hAnsi="Calibri" w:cs="Calibri"/>
                <w:color w:val="000000"/>
                <w:sz w:val="22"/>
                <w:szCs w:val="22"/>
              </w:rPr>
            </w:pPr>
            <w:del w:author="KARLOVCEC, Barbara" w:date="2025-02-26T14:31:00Z" w16du:dateUtc="2025-02-26T13:31:00Z" w:id="123">
              <w:r w:rsidRPr="005D5556" w:rsidDel="00B409B7">
                <w:rPr>
                  <w:rFonts w:ascii="Calibri" w:hAnsi="Calibri" w:cs="Calibri"/>
                  <w:color w:val="000000"/>
                  <w:sz w:val="22"/>
                  <w:szCs w:val="22"/>
                </w:rPr>
                <w:delText>12</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7AEA319B" w14:textId="67544908">
            <w:pPr>
              <w:jc w:val="center"/>
              <w:rPr>
                <w:del w:author="KARLOVCEC, Barbara" w:date="2025-02-26T14:31:00Z" w16du:dateUtc="2025-02-26T13:31:00Z" w:id="124"/>
                <w:rFonts w:ascii="Calibri" w:hAnsi="Calibri" w:cs="Calibri"/>
                <w:color w:val="000000"/>
                <w:sz w:val="22"/>
                <w:szCs w:val="22"/>
              </w:rPr>
            </w:pPr>
            <w:del w:author="KARLOVCEC, Barbara" w:date="2025-02-26T14:31:00Z" w16du:dateUtc="2025-02-26T13:31:00Z" w:id="125">
              <w:r w:rsidRPr="005D5556" w:rsidDel="00B409B7">
                <w:rPr>
                  <w:rFonts w:ascii="Calibri" w:hAnsi="Calibri" w:cs="Calibri"/>
                  <w:color w:val="000000"/>
                  <w:sz w:val="22"/>
                  <w:szCs w:val="22"/>
                </w:rPr>
                <w:delText>ABIODUN TECHNICAL SERVICE</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057DFFDF" w14:textId="5834F183">
            <w:pPr>
              <w:rPr>
                <w:del w:author="KARLOVCEC, Barbara" w:date="2025-02-26T14:31:00Z" w16du:dateUtc="2025-02-26T13:31:00Z" w:id="126"/>
                <w:rFonts w:ascii="Calibri" w:hAnsi="Calibri" w:cs="Calibri"/>
                <w:color w:val="000000"/>
                <w:sz w:val="22"/>
                <w:szCs w:val="22"/>
              </w:rPr>
            </w:pPr>
            <w:del w:author="KARLOVCEC, Barbara" w:date="2025-02-26T14:31:00Z" w16du:dateUtc="2025-02-26T13:31:00Z" w:id="127">
              <w:r w:rsidRPr="005D5556" w:rsidDel="00B409B7">
                <w:rPr>
                  <w:rFonts w:ascii="Calibri" w:hAnsi="Calibri" w:cs="Calibri"/>
                  <w:color w:val="000000"/>
                  <w:sz w:val="22"/>
                  <w:szCs w:val="22"/>
                </w:rPr>
                <w:delText>OGUN STATE</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4DCDCB87" w14:textId="71EEAFFF">
            <w:pPr>
              <w:rPr>
                <w:del w:author="KARLOVCEC, Barbara" w:date="2025-02-26T14:31:00Z" w16du:dateUtc="2025-02-26T13:31:00Z" w:id="128"/>
                <w:rFonts w:ascii="Calibri" w:hAnsi="Calibri" w:cs="Calibri"/>
                <w:color w:val="000000"/>
                <w:sz w:val="22"/>
                <w:szCs w:val="22"/>
              </w:rPr>
            </w:pPr>
            <w:del w:author="KARLOVCEC, Barbara" w:date="2025-02-26T14:31:00Z" w16du:dateUtc="2025-02-26T13:31:00Z" w:id="129">
              <w:r w:rsidRPr="005D5556" w:rsidDel="00B409B7">
                <w:rPr>
                  <w:rFonts w:ascii="Calibri" w:hAnsi="Calibri" w:cs="Calibri"/>
                  <w:color w:val="000000"/>
                  <w:sz w:val="22"/>
                  <w:szCs w:val="22"/>
                </w:rPr>
                <w:delText>South West</w:delText>
              </w:r>
            </w:del>
          </w:p>
        </w:tc>
      </w:tr>
      <w:tr w:rsidRPr="005D5556" w:rsidR="00845833" w:rsidDel="00B409B7" w:rsidTr="00A9924A" w14:paraId="043A625B" w14:textId="164C829A">
        <w:trPr>
          <w:trHeight w:val="290"/>
          <w:del w:author="KARLOVCEC, Barbara" w:date="2025-02-26T14:31:00Z" w:id="130"/>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5A592E5E" w14:textId="308B9B20">
            <w:pPr>
              <w:jc w:val="right"/>
              <w:rPr>
                <w:del w:author="KARLOVCEC, Barbara" w:date="2025-02-26T14:31:00Z" w16du:dateUtc="2025-02-26T13:31:00Z" w:id="131"/>
                <w:rFonts w:ascii="Calibri" w:hAnsi="Calibri" w:cs="Calibri"/>
                <w:color w:val="000000"/>
                <w:sz w:val="22"/>
                <w:szCs w:val="22"/>
              </w:rPr>
            </w:pPr>
            <w:del w:author="KARLOVCEC, Barbara" w:date="2025-02-26T14:31:00Z" w16du:dateUtc="2025-02-26T13:31:00Z" w:id="132">
              <w:r w:rsidRPr="005D5556" w:rsidDel="00B409B7">
                <w:rPr>
                  <w:rFonts w:ascii="Calibri" w:hAnsi="Calibri" w:cs="Calibri"/>
                  <w:color w:val="000000"/>
                  <w:sz w:val="22"/>
                  <w:szCs w:val="22"/>
                </w:rPr>
                <w:delText>13</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2A54A64A" w14:textId="5FD29047">
            <w:pPr>
              <w:jc w:val="center"/>
              <w:rPr>
                <w:del w:author="KARLOVCEC, Barbara" w:date="2025-02-26T14:31:00Z" w16du:dateUtc="2025-02-26T13:31:00Z" w:id="133"/>
                <w:rFonts w:ascii="Calibri" w:hAnsi="Calibri" w:cs="Calibri"/>
                <w:color w:val="000000"/>
                <w:sz w:val="22"/>
                <w:szCs w:val="22"/>
              </w:rPr>
            </w:pPr>
            <w:del w:author="KARLOVCEC, Barbara" w:date="2025-02-26T14:31:00Z" w16du:dateUtc="2025-02-26T13:31:00Z" w:id="134">
              <w:r w:rsidRPr="005D5556" w:rsidDel="00B409B7">
                <w:rPr>
                  <w:rFonts w:ascii="Calibri" w:hAnsi="Calibri" w:cs="Calibri"/>
                  <w:color w:val="000000"/>
                  <w:sz w:val="22"/>
                  <w:szCs w:val="22"/>
                </w:rPr>
                <w:delText>Das Bam and Company Ltd</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0C7C2C11" w14:textId="10124F33">
            <w:pPr>
              <w:jc w:val="center"/>
              <w:rPr>
                <w:del w:author="KARLOVCEC, Barbara" w:date="2025-02-26T14:31:00Z" w16du:dateUtc="2025-02-26T13:31:00Z" w:id="135"/>
                <w:rFonts w:ascii="Calibri" w:hAnsi="Calibri" w:cs="Calibri"/>
                <w:color w:val="000000"/>
                <w:sz w:val="22"/>
                <w:szCs w:val="22"/>
              </w:rPr>
            </w:pPr>
            <w:del w:author="KARLOVCEC, Barbara" w:date="2025-02-26T14:31:00Z" w16du:dateUtc="2025-02-26T13:31:00Z" w:id="136">
              <w:r w:rsidRPr="005D5556" w:rsidDel="00B409B7">
                <w:rPr>
                  <w:rFonts w:ascii="Calibri" w:hAnsi="Calibri" w:cs="Calibri"/>
                  <w:color w:val="000000"/>
                  <w:sz w:val="22"/>
                  <w:szCs w:val="22"/>
                </w:rPr>
                <w:delText>Lagos/Lagos</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12B35116" w14:textId="0A84736B">
            <w:pPr>
              <w:jc w:val="center"/>
              <w:rPr>
                <w:del w:author="KARLOVCEC, Barbara" w:date="2025-02-26T14:31:00Z" w16du:dateUtc="2025-02-26T13:31:00Z" w:id="137"/>
                <w:rFonts w:ascii="Calibri" w:hAnsi="Calibri" w:cs="Calibri"/>
                <w:color w:val="000000"/>
                <w:sz w:val="22"/>
                <w:szCs w:val="22"/>
              </w:rPr>
            </w:pPr>
            <w:del w:author="KARLOVCEC, Barbara" w:date="2025-02-26T14:31:00Z" w16du:dateUtc="2025-02-26T13:31:00Z" w:id="138">
              <w:r w:rsidRPr="005D5556" w:rsidDel="00B409B7">
                <w:rPr>
                  <w:rFonts w:ascii="Calibri" w:hAnsi="Calibri" w:cs="Calibri"/>
                  <w:color w:val="000000"/>
                  <w:sz w:val="22"/>
                  <w:szCs w:val="22"/>
                </w:rPr>
                <w:delText>South west</w:delText>
              </w:r>
            </w:del>
          </w:p>
        </w:tc>
      </w:tr>
      <w:tr w:rsidRPr="005D5556" w:rsidR="00845833" w:rsidDel="00B409B7" w:rsidTr="00A9924A" w14:paraId="32BD37BB" w14:textId="36892B48">
        <w:trPr>
          <w:trHeight w:val="290"/>
          <w:del w:author="KARLOVCEC, Barbara" w:date="2025-02-26T14:31:00Z" w:id="139"/>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4EDBFAB9" w14:textId="42873FD9">
            <w:pPr>
              <w:jc w:val="right"/>
              <w:rPr>
                <w:del w:author="KARLOVCEC, Barbara" w:date="2025-02-26T14:31:00Z" w16du:dateUtc="2025-02-26T13:31:00Z" w:id="140"/>
                <w:rFonts w:ascii="Calibri" w:hAnsi="Calibri" w:cs="Calibri"/>
                <w:color w:val="000000"/>
                <w:sz w:val="22"/>
                <w:szCs w:val="22"/>
              </w:rPr>
            </w:pPr>
            <w:del w:author="KARLOVCEC, Barbara" w:date="2025-02-26T14:31:00Z" w16du:dateUtc="2025-02-26T13:31:00Z" w:id="141">
              <w:r w:rsidRPr="005D5556" w:rsidDel="00B409B7">
                <w:rPr>
                  <w:rFonts w:ascii="Calibri" w:hAnsi="Calibri" w:cs="Calibri"/>
                  <w:color w:val="000000"/>
                  <w:sz w:val="22"/>
                  <w:szCs w:val="22"/>
                </w:rPr>
                <w:delText>14</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682E77DA" w14:textId="4AFBEFAB">
            <w:pPr>
              <w:jc w:val="center"/>
              <w:rPr>
                <w:del w:author="KARLOVCEC, Barbara" w:date="2025-02-26T14:31:00Z" w16du:dateUtc="2025-02-26T13:31:00Z" w:id="142"/>
                <w:rFonts w:ascii="Calibri" w:hAnsi="Calibri" w:cs="Calibri"/>
                <w:color w:val="000000"/>
                <w:sz w:val="22"/>
                <w:szCs w:val="22"/>
              </w:rPr>
            </w:pPr>
            <w:del w:author="KARLOVCEC, Barbara" w:date="2025-02-26T14:31:00Z" w16du:dateUtc="2025-02-26T13:31:00Z" w:id="143">
              <w:r w:rsidRPr="005D5556" w:rsidDel="00B409B7">
                <w:rPr>
                  <w:rFonts w:ascii="Calibri" w:hAnsi="Calibri" w:cs="Calibri"/>
                  <w:color w:val="000000"/>
                  <w:sz w:val="22"/>
                  <w:szCs w:val="22"/>
                </w:rPr>
                <w:delText xml:space="preserve">MICHAEL FAST COOL NIG. </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9C2C37F" w14:paraId="59B8CE92" w14:textId="49A2A97A">
            <w:pPr>
              <w:rPr>
                <w:del w:author="KARLOVCEC, Barbara" w:date="2025-02-26T14:31:00Z" w16du:dateUtc="2025-02-26T13:31:00Z" w:id="144"/>
                <w:rFonts w:ascii="Calibri" w:hAnsi="Calibri" w:cs="Calibri"/>
                <w:color w:val="000000"/>
                <w:sz w:val="22"/>
                <w:szCs w:val="22"/>
              </w:rPr>
            </w:pPr>
            <w:del w:author="KARLOVCEC, Barbara" w:date="2025-02-26T14:31:00Z" w16du:dateUtc="2025-02-26T13:31:00Z" w:id="145">
              <w:r w:rsidRPr="00A9924A" w:rsidDel="00B409B7">
                <w:rPr>
                  <w:rFonts w:ascii="Calibri" w:hAnsi="Calibri" w:cs="Calibri"/>
                  <w:color w:val="000000" w:themeColor="text1"/>
                  <w:sz w:val="22"/>
                  <w:szCs w:val="22"/>
                </w:rPr>
                <w:delText> </w:delText>
              </w:r>
              <w:r w:rsidRPr="00A9924A" w:rsidDel="00B409B7" w:rsidR="5A048780">
                <w:rPr>
                  <w:rFonts w:ascii="Calibri" w:hAnsi="Calibri" w:cs="Calibri"/>
                  <w:color w:val="000000" w:themeColor="text1"/>
                  <w:sz w:val="22"/>
                  <w:szCs w:val="22"/>
                </w:rPr>
                <w:delText>BENIN</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50247745" w14:paraId="21D991DB" w14:textId="11745262">
            <w:pPr>
              <w:rPr>
                <w:del w:author="KARLOVCEC, Barbara" w:date="2025-02-26T14:31:00Z" w16du:dateUtc="2025-02-26T13:31:00Z" w:id="146"/>
                <w:rFonts w:ascii="Calibri" w:hAnsi="Calibri" w:cs="Calibri"/>
                <w:color w:val="000000"/>
                <w:sz w:val="22"/>
                <w:szCs w:val="22"/>
              </w:rPr>
            </w:pPr>
            <w:del w:author="KARLOVCEC, Barbara" w:date="2025-02-26T14:31:00Z" w16du:dateUtc="2025-02-26T13:31:00Z" w:id="147">
              <w:r w:rsidRPr="00A9924A" w:rsidDel="00B409B7">
                <w:rPr>
                  <w:rFonts w:ascii="Calibri" w:hAnsi="Calibri" w:cs="Calibri"/>
                  <w:color w:val="000000" w:themeColor="text1"/>
                  <w:sz w:val="22"/>
                  <w:szCs w:val="22"/>
                </w:rPr>
                <w:delText>South South</w:delText>
              </w:r>
            </w:del>
          </w:p>
        </w:tc>
      </w:tr>
      <w:tr w:rsidRPr="005D5556" w:rsidR="00845833" w:rsidDel="00B409B7" w:rsidTr="00A9924A" w14:paraId="10BBC03B" w14:textId="0A772277">
        <w:trPr>
          <w:trHeight w:val="290"/>
          <w:del w:author="KARLOVCEC, Barbara" w:date="2025-02-26T14:31:00Z" w:id="148"/>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200FCB1D" w14:textId="1F49F76D">
            <w:pPr>
              <w:jc w:val="right"/>
              <w:rPr>
                <w:del w:author="KARLOVCEC, Barbara" w:date="2025-02-26T14:31:00Z" w16du:dateUtc="2025-02-26T13:31:00Z" w:id="149"/>
                <w:rFonts w:ascii="Calibri" w:hAnsi="Calibri" w:cs="Calibri"/>
                <w:color w:val="000000"/>
                <w:sz w:val="22"/>
                <w:szCs w:val="22"/>
              </w:rPr>
            </w:pPr>
            <w:del w:author="KARLOVCEC, Barbara" w:date="2025-02-26T14:31:00Z" w16du:dateUtc="2025-02-26T13:31:00Z" w:id="150">
              <w:r w:rsidRPr="005D5556" w:rsidDel="00B409B7">
                <w:rPr>
                  <w:rFonts w:ascii="Calibri" w:hAnsi="Calibri" w:cs="Calibri"/>
                  <w:color w:val="000000"/>
                  <w:sz w:val="22"/>
                  <w:szCs w:val="22"/>
                </w:rPr>
                <w:delText>15</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18EFEAA2" w14:textId="38DBA486">
            <w:pPr>
              <w:jc w:val="center"/>
              <w:rPr>
                <w:del w:author="KARLOVCEC, Barbara" w:date="2025-02-26T14:31:00Z" w16du:dateUtc="2025-02-26T13:31:00Z" w:id="151"/>
                <w:rFonts w:ascii="Calibri" w:hAnsi="Calibri" w:cs="Calibri"/>
                <w:color w:val="000000"/>
                <w:sz w:val="22"/>
                <w:szCs w:val="22"/>
              </w:rPr>
            </w:pPr>
            <w:del w:author="KARLOVCEC, Barbara" w:date="2025-02-26T14:31:00Z" w16du:dateUtc="2025-02-26T13:31:00Z" w:id="152">
              <w:r w:rsidRPr="005D5556" w:rsidDel="00B409B7">
                <w:rPr>
                  <w:rFonts w:ascii="Calibri" w:hAnsi="Calibri" w:cs="Calibri"/>
                  <w:color w:val="000000"/>
                  <w:sz w:val="22"/>
                  <w:szCs w:val="22"/>
                </w:rPr>
                <w:delText>Gab Technical Works</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47090D30" w14:textId="018B7EA6">
            <w:pPr>
              <w:rPr>
                <w:del w:author="KARLOVCEC, Barbara" w:date="2025-02-26T14:31:00Z" w16du:dateUtc="2025-02-26T13:31:00Z" w:id="153"/>
                <w:rFonts w:ascii="Calibri" w:hAnsi="Calibri" w:cs="Calibri"/>
                <w:color w:val="000000"/>
                <w:sz w:val="22"/>
                <w:szCs w:val="22"/>
              </w:rPr>
            </w:pPr>
            <w:del w:author="KARLOVCEC, Barbara" w:date="2025-02-26T14:31:00Z" w16du:dateUtc="2025-02-26T13:31:00Z" w:id="154">
              <w:r w:rsidRPr="005D5556" w:rsidDel="00B409B7">
                <w:rPr>
                  <w:rFonts w:ascii="Calibri" w:hAnsi="Calibri" w:cs="Calibri"/>
                  <w:color w:val="000000"/>
                  <w:sz w:val="22"/>
                  <w:szCs w:val="22"/>
                </w:rPr>
                <w:delText>Kano/Kano</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414BB717" w14:textId="3F5A68E6">
            <w:pPr>
              <w:rPr>
                <w:del w:author="KARLOVCEC, Barbara" w:date="2025-02-26T14:31:00Z" w16du:dateUtc="2025-02-26T13:31:00Z" w:id="155"/>
                <w:rFonts w:ascii="Calibri" w:hAnsi="Calibri" w:cs="Calibri"/>
                <w:color w:val="000000"/>
                <w:sz w:val="22"/>
                <w:szCs w:val="22"/>
              </w:rPr>
            </w:pPr>
            <w:del w:author="KARLOVCEC, Barbara" w:date="2025-02-26T14:31:00Z" w16du:dateUtc="2025-02-26T13:31:00Z" w:id="156">
              <w:r w:rsidRPr="005D5556" w:rsidDel="00B409B7">
                <w:rPr>
                  <w:rFonts w:ascii="Calibri" w:hAnsi="Calibri" w:cs="Calibri"/>
                  <w:color w:val="000000"/>
                  <w:sz w:val="22"/>
                  <w:szCs w:val="22"/>
                </w:rPr>
                <w:delText>North West</w:delText>
              </w:r>
            </w:del>
          </w:p>
        </w:tc>
      </w:tr>
      <w:tr w:rsidRPr="005D5556" w:rsidR="00845833" w:rsidDel="00B409B7" w:rsidTr="00A9924A" w14:paraId="0A51C800" w14:textId="02D4A602">
        <w:trPr>
          <w:trHeight w:val="290"/>
          <w:del w:author="KARLOVCEC, Barbara" w:date="2025-02-26T14:31:00Z" w:id="157"/>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0DCA46DE" w14:textId="05BA1AF3">
            <w:pPr>
              <w:jc w:val="right"/>
              <w:rPr>
                <w:del w:author="KARLOVCEC, Barbara" w:date="2025-02-26T14:31:00Z" w16du:dateUtc="2025-02-26T13:31:00Z" w:id="158"/>
                <w:rFonts w:ascii="Calibri" w:hAnsi="Calibri" w:cs="Calibri"/>
                <w:color w:val="000000"/>
                <w:sz w:val="22"/>
                <w:szCs w:val="22"/>
              </w:rPr>
            </w:pPr>
            <w:del w:author="KARLOVCEC, Barbara" w:date="2025-02-26T14:31:00Z" w16du:dateUtc="2025-02-26T13:31:00Z" w:id="159">
              <w:r w:rsidRPr="005D5556" w:rsidDel="00B409B7">
                <w:rPr>
                  <w:rFonts w:ascii="Calibri" w:hAnsi="Calibri" w:cs="Calibri"/>
                  <w:color w:val="000000"/>
                  <w:sz w:val="22"/>
                  <w:szCs w:val="22"/>
                </w:rPr>
                <w:delText>16</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240D654D" w14:textId="24404331">
            <w:pPr>
              <w:jc w:val="center"/>
              <w:rPr>
                <w:del w:author="KARLOVCEC, Barbara" w:date="2025-02-26T14:31:00Z" w16du:dateUtc="2025-02-26T13:31:00Z" w:id="160"/>
                <w:rFonts w:ascii="Calibri" w:hAnsi="Calibri" w:cs="Calibri"/>
                <w:color w:val="000000"/>
                <w:sz w:val="22"/>
                <w:szCs w:val="22"/>
              </w:rPr>
            </w:pPr>
            <w:del w:author="KARLOVCEC, Barbara" w:date="2025-02-26T14:31:00Z" w16du:dateUtc="2025-02-26T13:31:00Z" w:id="161">
              <w:r w:rsidRPr="005D5556" w:rsidDel="00B409B7">
                <w:rPr>
                  <w:rFonts w:ascii="Calibri" w:hAnsi="Calibri" w:cs="Calibri"/>
                  <w:color w:val="000000"/>
                  <w:sz w:val="22"/>
                  <w:szCs w:val="22"/>
                </w:rPr>
                <w:delText>OBI ELECTRICAL ENGINEERING</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30F40CB8" w14:textId="50742963">
            <w:pPr>
              <w:rPr>
                <w:del w:author="KARLOVCEC, Barbara" w:date="2025-02-26T14:31:00Z" w16du:dateUtc="2025-02-26T13:31:00Z" w:id="162"/>
                <w:rFonts w:ascii="Calibri" w:hAnsi="Calibri" w:cs="Calibri"/>
                <w:color w:val="000000"/>
                <w:sz w:val="22"/>
                <w:szCs w:val="22"/>
              </w:rPr>
            </w:pPr>
            <w:del w:author="KARLOVCEC, Barbara" w:date="2025-02-26T14:31:00Z" w16du:dateUtc="2025-02-26T13:31:00Z" w:id="163">
              <w:r w:rsidRPr="005D5556" w:rsidDel="00B409B7">
                <w:rPr>
                  <w:rFonts w:ascii="Calibri" w:hAnsi="Calibri" w:cs="Calibri"/>
                  <w:color w:val="000000"/>
                  <w:sz w:val="22"/>
                  <w:szCs w:val="22"/>
                </w:rPr>
                <w:delText>ONITSHA</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1D98CF34" w14:textId="14545885">
            <w:pPr>
              <w:rPr>
                <w:del w:author="KARLOVCEC, Barbara" w:date="2025-02-26T14:31:00Z" w16du:dateUtc="2025-02-26T13:31:00Z" w:id="164"/>
                <w:rFonts w:ascii="Calibri" w:hAnsi="Calibri" w:cs="Calibri"/>
                <w:color w:val="000000"/>
                <w:sz w:val="22"/>
                <w:szCs w:val="22"/>
              </w:rPr>
            </w:pPr>
            <w:del w:author="KARLOVCEC, Barbara" w:date="2025-02-26T14:31:00Z" w16du:dateUtc="2025-02-26T13:31:00Z" w:id="165">
              <w:r w:rsidRPr="005D5556" w:rsidDel="00B409B7">
                <w:rPr>
                  <w:rFonts w:ascii="Calibri" w:hAnsi="Calibri" w:cs="Calibri"/>
                  <w:color w:val="000000"/>
                  <w:sz w:val="22"/>
                  <w:szCs w:val="22"/>
                </w:rPr>
                <w:delText>South East</w:delText>
              </w:r>
            </w:del>
          </w:p>
        </w:tc>
      </w:tr>
      <w:tr w:rsidRPr="005D5556" w:rsidR="00845833" w:rsidDel="00B409B7" w:rsidTr="00A9924A" w14:paraId="2C0B9FAB" w14:textId="71D91B84">
        <w:trPr>
          <w:trHeight w:val="480"/>
          <w:del w:author="KARLOVCEC, Barbara" w:date="2025-02-26T14:31:00Z" w:id="166"/>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7E724DC3" w14:textId="70969870">
            <w:pPr>
              <w:jc w:val="right"/>
              <w:rPr>
                <w:del w:author="KARLOVCEC, Barbara" w:date="2025-02-26T14:31:00Z" w16du:dateUtc="2025-02-26T13:31:00Z" w:id="167"/>
                <w:rFonts w:ascii="Calibri" w:hAnsi="Calibri" w:cs="Calibri"/>
                <w:color w:val="000000"/>
                <w:sz w:val="22"/>
                <w:szCs w:val="22"/>
              </w:rPr>
            </w:pPr>
            <w:del w:author="KARLOVCEC, Barbara" w:date="2025-02-26T14:31:00Z" w16du:dateUtc="2025-02-26T13:31:00Z" w:id="168">
              <w:r w:rsidRPr="005D5556" w:rsidDel="00B409B7">
                <w:rPr>
                  <w:rFonts w:ascii="Calibri" w:hAnsi="Calibri" w:cs="Calibri"/>
                  <w:color w:val="000000"/>
                  <w:sz w:val="22"/>
                  <w:szCs w:val="22"/>
                </w:rPr>
                <w:delText>17</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021E20AA" w14:textId="5C822405">
            <w:pPr>
              <w:jc w:val="center"/>
              <w:rPr>
                <w:del w:author="KARLOVCEC, Barbara" w:date="2025-02-26T14:31:00Z" w16du:dateUtc="2025-02-26T13:31:00Z" w:id="169"/>
                <w:rFonts w:ascii="Calibri" w:hAnsi="Calibri" w:cs="Calibri"/>
                <w:color w:val="000000"/>
                <w:sz w:val="22"/>
                <w:szCs w:val="22"/>
              </w:rPr>
            </w:pPr>
            <w:del w:author="KARLOVCEC, Barbara" w:date="2025-02-26T14:31:00Z" w16du:dateUtc="2025-02-26T13:31:00Z" w:id="170">
              <w:r w:rsidRPr="005D5556" w:rsidDel="00B409B7">
                <w:rPr>
                  <w:rFonts w:ascii="Calibri" w:hAnsi="Calibri" w:cs="Calibri"/>
                  <w:color w:val="000000"/>
                  <w:sz w:val="22"/>
                  <w:szCs w:val="22"/>
                </w:rPr>
                <w:delText>CHARLES ORANEBO INVESTMEENT NIG.</w:delText>
              </w:r>
            </w:del>
          </w:p>
        </w:tc>
        <w:tc>
          <w:tcPr>
            <w:tcW w:w="1400" w:type="dxa"/>
            <w:tcBorders>
              <w:top w:val="nil"/>
              <w:left w:val="nil"/>
              <w:bottom w:val="single" w:color="auto" w:sz="4" w:space="0"/>
              <w:right w:val="single" w:color="auto" w:sz="4" w:space="0"/>
            </w:tcBorders>
            <w:shd w:val="clear" w:color="auto" w:fill="FCE4D6"/>
            <w:hideMark/>
          </w:tcPr>
          <w:p w:rsidR="00A9924A" w:rsidDel="00B409B7" w:rsidP="00A9924A" w:rsidRDefault="00A9924A" w14:paraId="0C4D1815" w14:textId="09495848">
            <w:pPr>
              <w:rPr>
                <w:del w:author="KARLOVCEC, Barbara" w:date="2025-02-26T14:31:00Z" w16du:dateUtc="2025-02-26T13:31:00Z" w:id="171"/>
              </w:rPr>
            </w:pPr>
            <w:del w:author="KARLOVCEC, Barbara" w:date="2025-02-26T14:31:00Z" w16du:dateUtc="2025-02-26T13:31:00Z" w:id="172">
              <w:r w:rsidRPr="00A9924A" w:rsidDel="00B409B7">
                <w:rPr>
                  <w:rFonts w:ascii="Calibri" w:hAnsi="Calibri" w:eastAsia="Calibri" w:cs="Calibri"/>
                  <w:color w:val="000000" w:themeColor="text1"/>
                  <w:sz w:val="22"/>
                  <w:szCs w:val="22"/>
                </w:rPr>
                <w:delText xml:space="preserve"> OBOSI/Anambra</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1826AC" w:rsidRDefault="1B496CC1" w14:paraId="67E3DFBF" w14:textId="07200128">
            <w:pPr>
              <w:spacing w:line="259" w:lineRule="auto"/>
              <w:rPr>
                <w:del w:author="KARLOVCEC, Barbara" w:date="2025-02-26T14:31:00Z" w16du:dateUtc="2025-02-26T13:31:00Z" w:id="173"/>
                <w:rFonts w:ascii="Calibri" w:hAnsi="Calibri" w:cs="Calibri"/>
                <w:color w:val="000000" w:themeColor="text1"/>
                <w:sz w:val="22"/>
                <w:szCs w:val="22"/>
              </w:rPr>
            </w:pPr>
            <w:del w:author="KARLOVCEC, Barbara" w:date="2025-02-26T14:31:00Z" w16du:dateUtc="2025-02-26T13:31:00Z" w:id="174">
              <w:r w:rsidRPr="00A9924A" w:rsidDel="00B409B7">
                <w:rPr>
                  <w:rFonts w:ascii="Calibri" w:hAnsi="Calibri" w:cs="Calibri"/>
                  <w:color w:val="000000" w:themeColor="text1"/>
                  <w:sz w:val="22"/>
                  <w:szCs w:val="22"/>
                </w:rPr>
                <w:delText>South East</w:delText>
              </w:r>
            </w:del>
          </w:p>
        </w:tc>
      </w:tr>
      <w:tr w:rsidRPr="005D5556" w:rsidR="00845833" w:rsidDel="00B409B7" w:rsidTr="00A9924A" w14:paraId="01990D52" w14:textId="19F54E7C">
        <w:trPr>
          <w:trHeight w:val="290"/>
          <w:del w:author="KARLOVCEC, Barbara" w:date="2025-02-26T14:31:00Z" w:id="175"/>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54F93192" w14:textId="25C2E343">
            <w:pPr>
              <w:jc w:val="right"/>
              <w:rPr>
                <w:del w:author="KARLOVCEC, Barbara" w:date="2025-02-26T14:31:00Z" w16du:dateUtc="2025-02-26T13:31:00Z" w:id="176"/>
                <w:rFonts w:ascii="Calibri" w:hAnsi="Calibri" w:cs="Calibri"/>
                <w:color w:val="000000"/>
                <w:sz w:val="22"/>
                <w:szCs w:val="22"/>
              </w:rPr>
            </w:pPr>
            <w:del w:author="KARLOVCEC, Barbara" w:date="2025-02-26T14:31:00Z" w16du:dateUtc="2025-02-26T13:31:00Z" w:id="177">
              <w:r w:rsidRPr="005D5556" w:rsidDel="00B409B7">
                <w:rPr>
                  <w:rFonts w:ascii="Calibri" w:hAnsi="Calibri" w:cs="Calibri"/>
                  <w:color w:val="000000"/>
                  <w:sz w:val="22"/>
                  <w:szCs w:val="22"/>
                </w:rPr>
                <w:delText>18</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76EF8EB2" w14:textId="3A0645D8">
            <w:pPr>
              <w:jc w:val="center"/>
              <w:rPr>
                <w:del w:author="KARLOVCEC, Barbara" w:date="2025-02-26T14:31:00Z" w16du:dateUtc="2025-02-26T13:31:00Z" w:id="178"/>
                <w:rFonts w:ascii="Calibri" w:hAnsi="Calibri" w:cs="Calibri"/>
                <w:color w:val="000000"/>
                <w:sz w:val="22"/>
                <w:szCs w:val="22"/>
              </w:rPr>
            </w:pPr>
            <w:del w:author="KARLOVCEC, Barbara" w:date="2025-02-26T14:31:00Z" w16du:dateUtc="2025-02-26T13:31:00Z" w:id="179">
              <w:r w:rsidRPr="005D5556" w:rsidDel="00B409B7">
                <w:rPr>
                  <w:rFonts w:ascii="Calibri" w:hAnsi="Calibri" w:cs="Calibri"/>
                  <w:color w:val="000000"/>
                  <w:sz w:val="22"/>
                  <w:szCs w:val="22"/>
                </w:rPr>
                <w:delText xml:space="preserve">VIC - MON TECHNICAL </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A9924A" w:rsidRDefault="09C2C37F" w14:paraId="5F4228A4" w14:textId="3F0017A3">
            <w:pPr>
              <w:rPr>
                <w:del w:author="KARLOVCEC, Barbara" w:date="2025-02-26T14:31:00Z" w16du:dateUtc="2025-02-26T13:31:00Z" w:id="180"/>
                <w:rFonts w:ascii="Calibri" w:hAnsi="Calibri" w:eastAsia="Calibri" w:cs="Calibri"/>
                <w:sz w:val="22"/>
                <w:szCs w:val="22"/>
              </w:rPr>
            </w:pPr>
            <w:del w:author="KARLOVCEC, Barbara" w:date="2025-02-26T14:31:00Z" w16du:dateUtc="2025-02-26T13:31:00Z" w:id="181">
              <w:r w:rsidRPr="00A9924A" w:rsidDel="00B409B7">
                <w:rPr>
                  <w:rFonts w:ascii="Calibri" w:hAnsi="Calibri" w:cs="Calibri"/>
                  <w:color w:val="000000" w:themeColor="text1"/>
                  <w:sz w:val="22"/>
                  <w:szCs w:val="22"/>
                </w:rPr>
                <w:delText> </w:delText>
              </w:r>
              <w:r w:rsidRPr="00A9924A" w:rsidDel="00B409B7" w:rsidR="7C18B454">
                <w:rPr>
                  <w:rFonts w:ascii="Calibri" w:hAnsi="Calibri" w:eastAsia="Calibri" w:cs="Calibri"/>
                  <w:color w:val="000000" w:themeColor="text1"/>
                  <w:sz w:val="22"/>
                  <w:szCs w:val="22"/>
                </w:rPr>
                <w:delText xml:space="preserve"> Abuja/Abuja</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55C2A4C4" w14:paraId="081DFDAA" w14:textId="2E0BE8F8">
            <w:pPr>
              <w:rPr>
                <w:del w:author="KARLOVCEC, Barbara" w:date="2025-02-26T14:31:00Z" w16du:dateUtc="2025-02-26T13:31:00Z" w:id="182"/>
                <w:rFonts w:ascii="Calibri" w:hAnsi="Calibri" w:cs="Calibri"/>
                <w:color w:val="000000"/>
                <w:sz w:val="22"/>
                <w:szCs w:val="22"/>
              </w:rPr>
            </w:pPr>
            <w:del w:author="KARLOVCEC, Barbara" w:date="2025-02-26T14:31:00Z" w16du:dateUtc="2025-02-26T13:31:00Z" w:id="183">
              <w:r w:rsidRPr="00A9924A" w:rsidDel="00B409B7">
                <w:rPr>
                  <w:rFonts w:ascii="Calibri" w:hAnsi="Calibri" w:cs="Calibri"/>
                  <w:color w:val="000000" w:themeColor="text1"/>
                  <w:sz w:val="22"/>
                  <w:szCs w:val="22"/>
                </w:rPr>
                <w:delText>North Central</w:delText>
              </w:r>
            </w:del>
          </w:p>
        </w:tc>
      </w:tr>
      <w:tr w:rsidRPr="005D5556" w:rsidR="00845833" w:rsidDel="00B409B7" w:rsidTr="00A9924A" w14:paraId="5DBDC9F4" w14:textId="085572AF">
        <w:trPr>
          <w:trHeight w:val="290"/>
          <w:del w:author="KARLOVCEC, Barbara" w:date="2025-02-26T14:31:00Z" w:id="184"/>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67A0BCDB" w14:textId="49E0EAF5">
            <w:pPr>
              <w:jc w:val="right"/>
              <w:rPr>
                <w:del w:author="KARLOVCEC, Barbara" w:date="2025-02-26T14:31:00Z" w16du:dateUtc="2025-02-26T13:31:00Z" w:id="185"/>
                <w:rFonts w:ascii="Calibri" w:hAnsi="Calibri" w:cs="Calibri"/>
                <w:color w:val="000000"/>
                <w:sz w:val="22"/>
                <w:szCs w:val="22"/>
              </w:rPr>
            </w:pPr>
            <w:del w:author="KARLOVCEC, Barbara" w:date="2025-02-26T14:31:00Z" w16du:dateUtc="2025-02-26T13:31:00Z" w:id="186">
              <w:r w:rsidRPr="005D5556" w:rsidDel="00B409B7">
                <w:rPr>
                  <w:rFonts w:ascii="Calibri" w:hAnsi="Calibri" w:cs="Calibri"/>
                  <w:color w:val="000000"/>
                  <w:sz w:val="22"/>
                  <w:szCs w:val="22"/>
                </w:rPr>
                <w:delText>19</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1C7A14FF" w14:textId="7C27774B">
            <w:pPr>
              <w:jc w:val="center"/>
              <w:rPr>
                <w:del w:author="KARLOVCEC, Barbara" w:date="2025-02-26T14:31:00Z" w16du:dateUtc="2025-02-26T13:31:00Z" w:id="187"/>
                <w:rFonts w:ascii="Calibri" w:hAnsi="Calibri" w:cs="Calibri"/>
                <w:color w:val="000000"/>
                <w:sz w:val="22"/>
                <w:szCs w:val="22"/>
              </w:rPr>
            </w:pPr>
            <w:del w:author="KARLOVCEC, Barbara" w:date="2025-02-26T14:31:00Z" w16du:dateUtc="2025-02-26T13:31:00Z" w:id="188">
              <w:r w:rsidRPr="005D5556" w:rsidDel="00B409B7">
                <w:rPr>
                  <w:rFonts w:ascii="Calibri" w:hAnsi="Calibri" w:cs="Calibri"/>
                  <w:color w:val="000000"/>
                  <w:sz w:val="22"/>
                  <w:szCs w:val="22"/>
                </w:rPr>
                <w:delText xml:space="preserve">FELIX COOLING TECHNICAL </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12844E1C" w14:textId="70A9BE5A">
            <w:pPr>
              <w:rPr>
                <w:del w:author="KARLOVCEC, Barbara" w:date="2025-02-26T14:31:00Z" w16du:dateUtc="2025-02-26T13:31:00Z" w:id="189"/>
                <w:rFonts w:ascii="Calibri" w:hAnsi="Calibri" w:cs="Calibri"/>
                <w:color w:val="000000"/>
                <w:sz w:val="22"/>
                <w:szCs w:val="22"/>
              </w:rPr>
            </w:pPr>
            <w:del w:author="KARLOVCEC, Barbara" w:date="2025-02-26T14:31:00Z" w16du:dateUtc="2025-02-26T13:31:00Z" w:id="190">
              <w:r w:rsidRPr="005D5556" w:rsidDel="00B409B7">
                <w:rPr>
                  <w:rFonts w:ascii="Calibri" w:hAnsi="Calibri" w:cs="Calibri"/>
                  <w:color w:val="000000"/>
                  <w:sz w:val="22"/>
                  <w:szCs w:val="22"/>
                </w:rPr>
                <w:delText>BENIN</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78B548FB" w14:textId="6994B0F4">
            <w:pPr>
              <w:rPr>
                <w:del w:author="KARLOVCEC, Barbara" w:date="2025-02-26T14:31:00Z" w16du:dateUtc="2025-02-26T13:31:00Z" w:id="191"/>
                <w:rFonts w:ascii="Calibri" w:hAnsi="Calibri" w:cs="Calibri"/>
                <w:color w:val="000000"/>
                <w:sz w:val="22"/>
                <w:szCs w:val="22"/>
              </w:rPr>
            </w:pPr>
            <w:del w:author="KARLOVCEC, Barbara" w:date="2025-02-26T14:31:00Z" w16du:dateUtc="2025-02-26T13:31:00Z" w:id="192">
              <w:r w:rsidRPr="005D5556" w:rsidDel="00B409B7">
                <w:rPr>
                  <w:rFonts w:ascii="Calibri" w:hAnsi="Calibri" w:cs="Calibri"/>
                  <w:color w:val="000000"/>
                  <w:sz w:val="22"/>
                  <w:szCs w:val="22"/>
                </w:rPr>
                <w:delText>South South</w:delText>
              </w:r>
            </w:del>
          </w:p>
        </w:tc>
      </w:tr>
      <w:tr w:rsidRPr="005D5556" w:rsidR="00845833" w:rsidDel="00B409B7" w:rsidTr="00A9924A" w14:paraId="0FA856F4" w14:textId="16C6CB34">
        <w:trPr>
          <w:trHeight w:val="290"/>
          <w:del w:author="KARLOVCEC, Barbara" w:date="2025-02-26T14:31:00Z" w:id="193"/>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54F990BF" w14:textId="70420121">
            <w:pPr>
              <w:jc w:val="right"/>
              <w:rPr>
                <w:del w:author="KARLOVCEC, Barbara" w:date="2025-02-26T14:31:00Z" w16du:dateUtc="2025-02-26T13:31:00Z" w:id="194"/>
                <w:rFonts w:ascii="Calibri" w:hAnsi="Calibri" w:cs="Calibri"/>
                <w:color w:val="000000"/>
                <w:sz w:val="22"/>
                <w:szCs w:val="22"/>
              </w:rPr>
            </w:pPr>
            <w:del w:author="KARLOVCEC, Barbara" w:date="2025-02-26T14:31:00Z" w16du:dateUtc="2025-02-26T13:31:00Z" w:id="195">
              <w:r w:rsidRPr="005D5556" w:rsidDel="00B409B7">
                <w:rPr>
                  <w:rFonts w:ascii="Calibri" w:hAnsi="Calibri" w:cs="Calibri"/>
                  <w:color w:val="000000"/>
                  <w:sz w:val="22"/>
                  <w:szCs w:val="22"/>
                </w:rPr>
                <w:delText>20</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0532D9F0" w14:textId="373A6661">
            <w:pPr>
              <w:jc w:val="center"/>
              <w:rPr>
                <w:del w:author="KARLOVCEC, Barbara" w:date="2025-02-26T14:31:00Z" w16du:dateUtc="2025-02-26T13:31:00Z" w:id="196"/>
                <w:rFonts w:ascii="Calibri" w:hAnsi="Calibri" w:cs="Calibri"/>
                <w:color w:val="000000"/>
                <w:sz w:val="22"/>
                <w:szCs w:val="22"/>
              </w:rPr>
            </w:pPr>
            <w:del w:author="KARLOVCEC, Barbara" w:date="2025-02-26T14:31:00Z" w16du:dateUtc="2025-02-26T13:31:00Z" w:id="197">
              <w:r w:rsidRPr="005D5556" w:rsidDel="00B409B7">
                <w:rPr>
                  <w:rFonts w:ascii="Calibri" w:hAnsi="Calibri" w:cs="Calibri"/>
                  <w:color w:val="000000"/>
                  <w:sz w:val="22"/>
                  <w:szCs w:val="22"/>
                </w:rPr>
                <w:delText>Amusat Oladoke Enterprises</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0ADF8AE8" w14:textId="1508AA0A">
            <w:pPr>
              <w:rPr>
                <w:del w:author="KARLOVCEC, Barbara" w:date="2025-02-26T14:31:00Z" w16du:dateUtc="2025-02-26T13:31:00Z" w:id="198"/>
                <w:rFonts w:ascii="Calibri" w:hAnsi="Calibri" w:cs="Calibri"/>
                <w:color w:val="000000"/>
                <w:sz w:val="22"/>
                <w:szCs w:val="22"/>
              </w:rPr>
            </w:pPr>
            <w:del w:author="KARLOVCEC, Barbara" w:date="2025-02-26T14:31:00Z" w16du:dateUtc="2025-02-26T13:31:00Z" w:id="199">
              <w:r w:rsidRPr="005D5556" w:rsidDel="00B409B7">
                <w:rPr>
                  <w:rFonts w:ascii="Calibri" w:hAnsi="Calibri" w:cs="Calibri"/>
                  <w:color w:val="000000"/>
                  <w:sz w:val="22"/>
                  <w:szCs w:val="22"/>
                </w:rPr>
                <w:delText>Oyo/Saki</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3CE09B08" w14:textId="4DAA3BD9">
            <w:pPr>
              <w:rPr>
                <w:del w:author="KARLOVCEC, Barbara" w:date="2025-02-26T14:31:00Z" w16du:dateUtc="2025-02-26T13:31:00Z" w:id="200"/>
                <w:rFonts w:ascii="Calibri" w:hAnsi="Calibri" w:cs="Calibri"/>
                <w:color w:val="000000"/>
                <w:sz w:val="22"/>
                <w:szCs w:val="22"/>
              </w:rPr>
            </w:pPr>
            <w:del w:author="KARLOVCEC, Barbara" w:date="2025-02-26T14:31:00Z" w16du:dateUtc="2025-02-26T13:31:00Z" w:id="201">
              <w:r w:rsidRPr="005D5556" w:rsidDel="00B409B7">
                <w:rPr>
                  <w:rFonts w:ascii="Calibri" w:hAnsi="Calibri" w:cs="Calibri"/>
                  <w:color w:val="000000"/>
                  <w:sz w:val="22"/>
                  <w:szCs w:val="22"/>
                </w:rPr>
                <w:delText>South West</w:delText>
              </w:r>
            </w:del>
          </w:p>
        </w:tc>
      </w:tr>
      <w:tr w:rsidRPr="005D5556" w:rsidR="00845833" w:rsidDel="00B409B7" w:rsidTr="00A9924A" w14:paraId="40DA6EE4" w14:textId="1B6065D8">
        <w:trPr>
          <w:trHeight w:val="290"/>
          <w:del w:author="KARLOVCEC, Barbara" w:date="2025-02-26T14:31:00Z" w:id="202"/>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481C8856" w14:textId="16045E88">
            <w:pPr>
              <w:jc w:val="right"/>
              <w:rPr>
                <w:del w:author="KARLOVCEC, Barbara" w:date="2025-02-26T14:31:00Z" w16du:dateUtc="2025-02-26T13:31:00Z" w:id="203"/>
                <w:rFonts w:ascii="Calibri" w:hAnsi="Calibri" w:cs="Calibri"/>
                <w:color w:val="000000"/>
                <w:sz w:val="22"/>
                <w:szCs w:val="22"/>
              </w:rPr>
            </w:pPr>
            <w:del w:author="KARLOVCEC, Barbara" w:date="2025-02-26T14:31:00Z" w16du:dateUtc="2025-02-26T13:31:00Z" w:id="204">
              <w:r w:rsidRPr="005D5556" w:rsidDel="00B409B7">
                <w:rPr>
                  <w:rFonts w:ascii="Calibri" w:hAnsi="Calibri" w:cs="Calibri"/>
                  <w:color w:val="000000"/>
                  <w:sz w:val="22"/>
                  <w:szCs w:val="22"/>
                </w:rPr>
                <w:delText>21</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09A71FD7" w14:textId="0626A8F2">
            <w:pPr>
              <w:jc w:val="center"/>
              <w:rPr>
                <w:del w:author="KARLOVCEC, Barbara" w:date="2025-02-26T14:31:00Z" w16du:dateUtc="2025-02-26T13:31:00Z" w:id="205"/>
                <w:rFonts w:ascii="Calibri" w:hAnsi="Calibri" w:cs="Calibri"/>
                <w:color w:val="000000"/>
                <w:sz w:val="22"/>
                <w:szCs w:val="22"/>
              </w:rPr>
            </w:pPr>
            <w:del w:author="KARLOVCEC, Barbara" w:date="2025-02-26T14:31:00Z" w16du:dateUtc="2025-02-26T13:31:00Z" w:id="206">
              <w:r w:rsidRPr="005D5556" w:rsidDel="00B409B7">
                <w:rPr>
                  <w:rFonts w:ascii="Calibri" w:hAnsi="Calibri" w:cs="Calibri"/>
                  <w:color w:val="000000"/>
                  <w:sz w:val="22"/>
                  <w:szCs w:val="22"/>
                </w:rPr>
                <w:delText>Mazadu Technical Enterprises</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6B7D315A" w14:textId="790818F1">
            <w:pPr>
              <w:rPr>
                <w:del w:author="KARLOVCEC, Barbara" w:date="2025-02-26T14:31:00Z" w16du:dateUtc="2025-02-26T13:31:00Z" w:id="207"/>
                <w:rFonts w:ascii="Calibri" w:hAnsi="Calibri" w:cs="Calibri"/>
                <w:color w:val="000000"/>
                <w:sz w:val="22"/>
                <w:szCs w:val="22"/>
              </w:rPr>
            </w:pPr>
            <w:del w:author="KARLOVCEC, Barbara" w:date="2025-02-26T14:31:00Z" w16du:dateUtc="2025-02-26T13:31:00Z" w:id="208">
              <w:r w:rsidRPr="005D5556" w:rsidDel="00B409B7">
                <w:rPr>
                  <w:rFonts w:ascii="Calibri" w:hAnsi="Calibri" w:cs="Calibri"/>
                  <w:color w:val="000000"/>
                  <w:sz w:val="22"/>
                  <w:szCs w:val="22"/>
                </w:rPr>
                <w:delText>Kano/Kano</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3CDB3704" w14:textId="2F6D9E58">
            <w:pPr>
              <w:rPr>
                <w:del w:author="KARLOVCEC, Barbara" w:date="2025-02-26T14:31:00Z" w16du:dateUtc="2025-02-26T13:31:00Z" w:id="209"/>
                <w:rFonts w:ascii="Calibri" w:hAnsi="Calibri" w:cs="Calibri"/>
                <w:color w:val="000000"/>
                <w:sz w:val="22"/>
                <w:szCs w:val="22"/>
              </w:rPr>
            </w:pPr>
            <w:del w:author="KARLOVCEC, Barbara" w:date="2025-02-26T14:31:00Z" w16du:dateUtc="2025-02-26T13:31:00Z" w:id="210">
              <w:r w:rsidRPr="005D5556" w:rsidDel="00B409B7">
                <w:rPr>
                  <w:rFonts w:ascii="Calibri" w:hAnsi="Calibri" w:cs="Calibri"/>
                  <w:color w:val="000000"/>
                  <w:sz w:val="22"/>
                  <w:szCs w:val="22"/>
                </w:rPr>
                <w:delText>North West</w:delText>
              </w:r>
            </w:del>
          </w:p>
        </w:tc>
      </w:tr>
      <w:tr w:rsidRPr="005D5556" w:rsidR="00845833" w:rsidDel="00B409B7" w:rsidTr="00A9924A" w14:paraId="15BF3BB1" w14:textId="6D8B9985">
        <w:trPr>
          <w:trHeight w:val="480"/>
          <w:del w:author="KARLOVCEC, Barbara" w:date="2025-02-26T14:31:00Z" w:id="211"/>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16DD03E3" w14:textId="32F425F2">
            <w:pPr>
              <w:jc w:val="right"/>
              <w:rPr>
                <w:del w:author="KARLOVCEC, Barbara" w:date="2025-02-26T14:31:00Z" w16du:dateUtc="2025-02-26T13:31:00Z" w:id="212"/>
                <w:rFonts w:ascii="Calibri" w:hAnsi="Calibri" w:cs="Calibri"/>
                <w:color w:val="000000"/>
                <w:sz w:val="22"/>
                <w:szCs w:val="22"/>
              </w:rPr>
            </w:pPr>
            <w:del w:author="KARLOVCEC, Barbara" w:date="2025-02-26T14:31:00Z" w16du:dateUtc="2025-02-26T13:31:00Z" w:id="213">
              <w:r w:rsidRPr="005D5556" w:rsidDel="00B409B7">
                <w:rPr>
                  <w:rFonts w:ascii="Calibri" w:hAnsi="Calibri" w:cs="Calibri"/>
                  <w:color w:val="000000"/>
                  <w:sz w:val="22"/>
                  <w:szCs w:val="22"/>
                </w:rPr>
                <w:delText>22</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37EAD3E3" w14:textId="1EDBFB9F">
            <w:pPr>
              <w:jc w:val="center"/>
              <w:rPr>
                <w:del w:author="KARLOVCEC, Barbara" w:date="2025-02-26T14:31:00Z" w16du:dateUtc="2025-02-26T13:31:00Z" w:id="214"/>
                <w:rFonts w:ascii="Calibri" w:hAnsi="Calibri" w:cs="Calibri"/>
                <w:color w:val="000000"/>
                <w:sz w:val="22"/>
                <w:szCs w:val="22"/>
              </w:rPr>
            </w:pPr>
            <w:del w:author="KARLOVCEC, Barbara" w:date="2025-02-26T14:31:00Z" w16du:dateUtc="2025-02-26T13:31:00Z" w:id="215">
              <w:r w:rsidRPr="005D5556" w:rsidDel="00B409B7">
                <w:rPr>
                  <w:rFonts w:ascii="Calibri" w:hAnsi="Calibri" w:cs="Calibri"/>
                  <w:color w:val="000000"/>
                  <w:sz w:val="22"/>
                  <w:szCs w:val="22"/>
                </w:rPr>
                <w:delText>S. ABBEY NIGERIA COMPANY ENT.</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46CF7CB0" w14:textId="4BD94EEB">
            <w:pPr>
              <w:rPr>
                <w:del w:author="KARLOVCEC, Barbara" w:date="2025-02-26T14:31:00Z" w16du:dateUtc="2025-02-26T13:31:00Z" w:id="216"/>
                <w:rFonts w:ascii="Calibri" w:hAnsi="Calibri" w:cs="Calibri"/>
                <w:color w:val="000000"/>
                <w:sz w:val="22"/>
                <w:szCs w:val="22"/>
              </w:rPr>
            </w:pPr>
            <w:del w:author="KARLOVCEC, Barbara" w:date="2025-02-26T14:31:00Z" w16du:dateUtc="2025-02-26T13:31:00Z" w:id="217">
              <w:r w:rsidRPr="005D5556" w:rsidDel="00B409B7">
                <w:rPr>
                  <w:rFonts w:ascii="Calibri" w:hAnsi="Calibri" w:cs="Calibri"/>
                  <w:color w:val="000000"/>
                  <w:sz w:val="22"/>
                  <w:szCs w:val="22"/>
                </w:rPr>
                <w:delText>ABEOKUTA</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20EF41E2" w14:textId="4BBB5A7F">
            <w:pPr>
              <w:rPr>
                <w:del w:author="KARLOVCEC, Barbara" w:date="2025-02-26T14:31:00Z" w16du:dateUtc="2025-02-26T13:31:00Z" w:id="218"/>
                <w:rFonts w:ascii="Calibri" w:hAnsi="Calibri" w:cs="Calibri"/>
                <w:color w:val="000000"/>
                <w:sz w:val="22"/>
                <w:szCs w:val="22"/>
              </w:rPr>
            </w:pPr>
            <w:del w:author="KARLOVCEC, Barbara" w:date="2025-02-26T14:31:00Z" w16du:dateUtc="2025-02-26T13:31:00Z" w:id="219">
              <w:r w:rsidRPr="005D5556" w:rsidDel="00B409B7">
                <w:rPr>
                  <w:rFonts w:ascii="Calibri" w:hAnsi="Calibri" w:cs="Calibri"/>
                  <w:color w:val="000000"/>
                  <w:sz w:val="22"/>
                  <w:szCs w:val="22"/>
                </w:rPr>
                <w:delText>South West</w:delText>
              </w:r>
            </w:del>
          </w:p>
        </w:tc>
      </w:tr>
      <w:tr w:rsidRPr="005D5556" w:rsidR="00845833" w:rsidDel="00B409B7" w:rsidTr="00A9924A" w14:paraId="200E80A6" w14:textId="0C2DD89D">
        <w:trPr>
          <w:trHeight w:val="290"/>
          <w:del w:author="KARLOVCEC, Barbara" w:date="2025-02-26T14:31:00Z" w:id="220"/>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6461BECE" w14:textId="0E8BEA13">
            <w:pPr>
              <w:jc w:val="right"/>
              <w:rPr>
                <w:del w:author="KARLOVCEC, Barbara" w:date="2025-02-26T14:31:00Z" w16du:dateUtc="2025-02-26T13:31:00Z" w:id="221"/>
                <w:rFonts w:ascii="Calibri" w:hAnsi="Calibri" w:cs="Calibri"/>
                <w:color w:val="000000"/>
                <w:sz w:val="22"/>
                <w:szCs w:val="22"/>
              </w:rPr>
            </w:pPr>
            <w:del w:author="KARLOVCEC, Barbara" w:date="2025-02-26T14:31:00Z" w16du:dateUtc="2025-02-26T13:31:00Z" w:id="222">
              <w:r w:rsidRPr="005D5556" w:rsidDel="00B409B7">
                <w:rPr>
                  <w:rFonts w:ascii="Calibri" w:hAnsi="Calibri" w:cs="Calibri"/>
                  <w:color w:val="000000"/>
                  <w:sz w:val="22"/>
                  <w:szCs w:val="22"/>
                </w:rPr>
                <w:delText>23</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14E1C5F2" w14:textId="0E8FF51C">
            <w:pPr>
              <w:jc w:val="center"/>
              <w:rPr>
                <w:del w:author="KARLOVCEC, Barbara" w:date="2025-02-26T14:31:00Z" w16du:dateUtc="2025-02-26T13:31:00Z" w:id="223"/>
                <w:rFonts w:ascii="Calibri" w:hAnsi="Calibri" w:cs="Calibri"/>
                <w:color w:val="000000"/>
                <w:sz w:val="22"/>
                <w:szCs w:val="22"/>
              </w:rPr>
            </w:pPr>
            <w:del w:author="KARLOVCEC, Barbara" w:date="2025-02-26T14:31:00Z" w16du:dateUtc="2025-02-26T13:31:00Z" w:id="224">
              <w:r w:rsidRPr="005D5556" w:rsidDel="00B409B7">
                <w:rPr>
                  <w:rFonts w:ascii="Calibri" w:hAnsi="Calibri" w:cs="Calibri"/>
                  <w:color w:val="000000"/>
                  <w:sz w:val="22"/>
                  <w:szCs w:val="22"/>
                </w:rPr>
                <w:delText>Supreme Refrigeration Works</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9C2C37F" w14:paraId="347397FA" w14:textId="2295733A">
            <w:pPr>
              <w:rPr>
                <w:del w:author="KARLOVCEC, Barbara" w:date="2025-02-26T14:31:00Z" w16du:dateUtc="2025-02-26T13:31:00Z" w:id="225"/>
                <w:rFonts w:ascii="Calibri" w:hAnsi="Calibri" w:cs="Calibri"/>
                <w:color w:val="000000"/>
                <w:sz w:val="22"/>
                <w:szCs w:val="22"/>
              </w:rPr>
            </w:pPr>
            <w:del w:author="KARLOVCEC, Barbara" w:date="2025-02-26T14:31:00Z" w16du:dateUtc="2025-02-26T13:31:00Z" w:id="226">
              <w:r w:rsidRPr="00A9924A" w:rsidDel="00B409B7">
                <w:rPr>
                  <w:rFonts w:ascii="Calibri" w:hAnsi="Calibri" w:cs="Calibri"/>
                  <w:color w:val="000000" w:themeColor="text1"/>
                  <w:sz w:val="22"/>
                  <w:szCs w:val="22"/>
                </w:rPr>
                <w:delText> </w:delText>
              </w:r>
              <w:r w:rsidRPr="00A9924A" w:rsidDel="00B409B7" w:rsidR="4F6DE159">
                <w:rPr>
                  <w:rFonts w:ascii="Calibri" w:hAnsi="Calibri" w:cs="Calibri"/>
                  <w:color w:val="000000" w:themeColor="text1"/>
                  <w:sz w:val="22"/>
                  <w:szCs w:val="22"/>
                </w:rPr>
                <w:delText>Kwara/ Ilorin</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4F6DE159" w14:paraId="519A1B19" w14:textId="69EEE0AA">
            <w:pPr>
              <w:rPr>
                <w:del w:author="KARLOVCEC, Barbara" w:date="2025-02-26T14:31:00Z" w16du:dateUtc="2025-02-26T13:31:00Z" w:id="227"/>
                <w:rFonts w:ascii="Calibri" w:hAnsi="Calibri" w:cs="Calibri"/>
                <w:color w:val="000000"/>
                <w:sz w:val="22"/>
                <w:szCs w:val="22"/>
              </w:rPr>
            </w:pPr>
            <w:del w:author="KARLOVCEC, Barbara" w:date="2025-02-26T14:31:00Z" w16du:dateUtc="2025-02-26T13:31:00Z" w:id="228">
              <w:r w:rsidRPr="00A9924A" w:rsidDel="00B409B7">
                <w:rPr>
                  <w:rFonts w:ascii="Calibri" w:hAnsi="Calibri" w:cs="Calibri"/>
                  <w:color w:val="000000" w:themeColor="text1"/>
                  <w:sz w:val="22"/>
                  <w:szCs w:val="22"/>
                </w:rPr>
                <w:delText>South West</w:delText>
              </w:r>
            </w:del>
          </w:p>
        </w:tc>
      </w:tr>
      <w:tr w:rsidRPr="005D5556" w:rsidR="00845833" w:rsidDel="00B409B7" w:rsidTr="00A9924A" w14:paraId="0143795C" w14:textId="0155F70D">
        <w:trPr>
          <w:trHeight w:val="290"/>
          <w:del w:author="KARLOVCEC, Barbara" w:date="2025-02-26T14:31:00Z" w:id="229"/>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676A2FBA" w14:textId="6B55DAFD">
            <w:pPr>
              <w:jc w:val="right"/>
              <w:rPr>
                <w:del w:author="KARLOVCEC, Barbara" w:date="2025-02-26T14:31:00Z" w16du:dateUtc="2025-02-26T13:31:00Z" w:id="230"/>
                <w:rFonts w:ascii="Calibri" w:hAnsi="Calibri" w:cs="Calibri"/>
                <w:color w:val="000000"/>
                <w:sz w:val="22"/>
                <w:szCs w:val="22"/>
              </w:rPr>
            </w:pPr>
            <w:del w:author="KARLOVCEC, Barbara" w:date="2025-02-26T14:31:00Z" w16du:dateUtc="2025-02-26T13:31:00Z" w:id="231">
              <w:r w:rsidRPr="005D5556" w:rsidDel="00B409B7">
                <w:rPr>
                  <w:rFonts w:ascii="Calibri" w:hAnsi="Calibri" w:cs="Calibri"/>
                  <w:color w:val="000000"/>
                  <w:sz w:val="22"/>
                  <w:szCs w:val="22"/>
                </w:rPr>
                <w:delText>24</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6FB5E116" w14:textId="56E6160A">
            <w:pPr>
              <w:jc w:val="center"/>
              <w:rPr>
                <w:del w:author="KARLOVCEC, Barbara" w:date="2025-02-26T14:31:00Z" w16du:dateUtc="2025-02-26T13:31:00Z" w:id="232"/>
                <w:rFonts w:ascii="Calibri" w:hAnsi="Calibri" w:cs="Calibri"/>
                <w:color w:val="000000"/>
                <w:sz w:val="22"/>
                <w:szCs w:val="22"/>
              </w:rPr>
            </w:pPr>
            <w:del w:author="KARLOVCEC, Barbara" w:date="2025-02-26T14:31:00Z" w16du:dateUtc="2025-02-26T13:31:00Z" w:id="233">
              <w:r w:rsidRPr="005D5556" w:rsidDel="00B409B7">
                <w:rPr>
                  <w:rFonts w:ascii="Calibri" w:hAnsi="Calibri" w:cs="Calibri"/>
                  <w:color w:val="000000"/>
                  <w:sz w:val="22"/>
                  <w:szCs w:val="22"/>
                </w:rPr>
                <w:delText>Femtek Nig Enterprises</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2F890620" w14:textId="174A8246">
            <w:pPr>
              <w:rPr>
                <w:del w:author="KARLOVCEC, Barbara" w:date="2025-02-26T14:31:00Z" w16du:dateUtc="2025-02-26T13:31:00Z" w:id="234"/>
                <w:rFonts w:ascii="Calibri" w:hAnsi="Calibri" w:cs="Calibri"/>
                <w:color w:val="000000"/>
                <w:sz w:val="22"/>
                <w:szCs w:val="22"/>
              </w:rPr>
            </w:pPr>
            <w:del w:author="KARLOVCEC, Barbara" w:date="2025-02-26T14:31:00Z" w16du:dateUtc="2025-02-26T13:31:00Z" w:id="235">
              <w:r w:rsidRPr="005D5556" w:rsidDel="00B409B7">
                <w:rPr>
                  <w:rFonts w:ascii="Calibri" w:hAnsi="Calibri" w:cs="Calibri"/>
                  <w:color w:val="000000"/>
                  <w:sz w:val="22"/>
                  <w:szCs w:val="22"/>
                </w:rPr>
                <w:delText>Oyo/Iseyin</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36BCBA4A" w14:textId="2E07EE84">
            <w:pPr>
              <w:rPr>
                <w:del w:author="KARLOVCEC, Barbara" w:date="2025-02-26T14:31:00Z" w16du:dateUtc="2025-02-26T13:31:00Z" w:id="236"/>
                <w:rFonts w:ascii="Calibri" w:hAnsi="Calibri" w:cs="Calibri"/>
                <w:color w:val="000000"/>
                <w:sz w:val="22"/>
                <w:szCs w:val="22"/>
              </w:rPr>
            </w:pPr>
            <w:del w:author="KARLOVCEC, Barbara" w:date="2025-02-26T14:31:00Z" w16du:dateUtc="2025-02-26T13:31:00Z" w:id="237">
              <w:r w:rsidRPr="005D5556" w:rsidDel="00B409B7">
                <w:rPr>
                  <w:rFonts w:ascii="Calibri" w:hAnsi="Calibri" w:cs="Calibri"/>
                  <w:color w:val="000000"/>
                  <w:sz w:val="22"/>
                  <w:szCs w:val="22"/>
                </w:rPr>
                <w:delText>South West</w:delText>
              </w:r>
            </w:del>
          </w:p>
        </w:tc>
      </w:tr>
      <w:tr w:rsidRPr="005D5556" w:rsidR="00845833" w:rsidDel="00B409B7" w:rsidTr="00A9924A" w14:paraId="34E7F8FE" w14:textId="5E09D663">
        <w:trPr>
          <w:trHeight w:val="480"/>
          <w:del w:author="KARLOVCEC, Barbara" w:date="2025-02-26T14:31:00Z" w:id="238"/>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1493750C" w14:textId="6B40580A">
            <w:pPr>
              <w:jc w:val="right"/>
              <w:rPr>
                <w:del w:author="KARLOVCEC, Barbara" w:date="2025-02-26T14:31:00Z" w16du:dateUtc="2025-02-26T13:31:00Z" w:id="239"/>
                <w:rFonts w:ascii="Calibri" w:hAnsi="Calibri" w:cs="Calibri"/>
                <w:color w:val="000000"/>
                <w:sz w:val="22"/>
                <w:szCs w:val="22"/>
              </w:rPr>
            </w:pPr>
            <w:del w:author="KARLOVCEC, Barbara" w:date="2025-02-26T14:31:00Z" w16du:dateUtc="2025-02-26T13:31:00Z" w:id="240">
              <w:r w:rsidRPr="005D5556" w:rsidDel="00B409B7">
                <w:rPr>
                  <w:rFonts w:ascii="Calibri" w:hAnsi="Calibri" w:cs="Calibri"/>
                  <w:color w:val="000000"/>
                  <w:sz w:val="22"/>
                  <w:szCs w:val="22"/>
                </w:rPr>
                <w:delText>25</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77FE10CB" w14:textId="5C082318">
            <w:pPr>
              <w:jc w:val="center"/>
              <w:rPr>
                <w:del w:author="KARLOVCEC, Barbara" w:date="2025-02-26T14:31:00Z" w16du:dateUtc="2025-02-26T13:31:00Z" w:id="241"/>
                <w:rFonts w:ascii="Calibri" w:hAnsi="Calibri" w:cs="Calibri"/>
                <w:color w:val="000000"/>
                <w:sz w:val="22"/>
                <w:szCs w:val="22"/>
              </w:rPr>
            </w:pPr>
            <w:del w:author="KARLOVCEC, Barbara" w:date="2025-02-26T14:31:00Z" w16du:dateUtc="2025-02-26T13:31:00Z" w:id="242">
              <w:r w:rsidRPr="005D5556" w:rsidDel="00B409B7">
                <w:rPr>
                  <w:rFonts w:ascii="Calibri" w:hAnsi="Calibri" w:cs="Calibri"/>
                  <w:color w:val="000000"/>
                  <w:sz w:val="22"/>
                  <w:szCs w:val="22"/>
                </w:rPr>
                <w:delText>TAJUDEEN ALIMI CASH AND CARRY TECHNICAL SERVICES</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68D7335E" w14:textId="443C0DDC">
            <w:pPr>
              <w:rPr>
                <w:del w:author="KARLOVCEC, Barbara" w:date="2025-02-26T14:31:00Z" w16du:dateUtc="2025-02-26T13:31:00Z" w:id="243"/>
                <w:rFonts w:ascii="Calibri" w:hAnsi="Calibri" w:cs="Calibri"/>
                <w:color w:val="000000"/>
                <w:sz w:val="22"/>
                <w:szCs w:val="22"/>
              </w:rPr>
            </w:pPr>
            <w:del w:author="KARLOVCEC, Barbara" w:date="2025-02-26T14:31:00Z" w16du:dateUtc="2025-02-26T13:31:00Z" w:id="244">
              <w:r w:rsidRPr="005D5556" w:rsidDel="00B409B7">
                <w:rPr>
                  <w:rFonts w:ascii="Calibri" w:hAnsi="Calibri" w:cs="Calibri"/>
                  <w:color w:val="000000"/>
                  <w:sz w:val="22"/>
                  <w:szCs w:val="22"/>
                </w:rPr>
                <w:delText>Kano/Kano</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22DA89DF" w14:textId="640CE714">
            <w:pPr>
              <w:rPr>
                <w:del w:author="KARLOVCEC, Barbara" w:date="2025-02-26T14:31:00Z" w16du:dateUtc="2025-02-26T13:31:00Z" w:id="245"/>
                <w:rFonts w:ascii="Calibri" w:hAnsi="Calibri" w:cs="Calibri"/>
                <w:color w:val="000000"/>
                <w:sz w:val="22"/>
                <w:szCs w:val="22"/>
              </w:rPr>
            </w:pPr>
            <w:del w:author="KARLOVCEC, Barbara" w:date="2025-02-26T14:31:00Z" w16du:dateUtc="2025-02-26T13:31:00Z" w:id="246">
              <w:r w:rsidRPr="005D5556" w:rsidDel="00B409B7">
                <w:rPr>
                  <w:rFonts w:ascii="Calibri" w:hAnsi="Calibri" w:cs="Calibri"/>
                  <w:color w:val="000000"/>
                  <w:sz w:val="22"/>
                  <w:szCs w:val="22"/>
                </w:rPr>
                <w:delText>North West</w:delText>
              </w:r>
            </w:del>
          </w:p>
        </w:tc>
      </w:tr>
      <w:tr w:rsidRPr="005D5556" w:rsidR="00845833" w:rsidDel="00B409B7" w:rsidTr="00A9924A" w14:paraId="29B45DE1" w14:textId="173B01F0">
        <w:trPr>
          <w:trHeight w:val="290"/>
          <w:del w:author="KARLOVCEC, Barbara" w:date="2025-02-26T14:31:00Z" w:id="247"/>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4247FEF7" w14:textId="53896265">
            <w:pPr>
              <w:jc w:val="right"/>
              <w:rPr>
                <w:del w:author="KARLOVCEC, Barbara" w:date="2025-02-26T14:31:00Z" w16du:dateUtc="2025-02-26T13:31:00Z" w:id="248"/>
                <w:rFonts w:ascii="Calibri" w:hAnsi="Calibri" w:cs="Calibri"/>
                <w:color w:val="000000"/>
                <w:sz w:val="22"/>
                <w:szCs w:val="22"/>
              </w:rPr>
            </w:pPr>
            <w:del w:author="KARLOVCEC, Barbara" w:date="2025-02-26T14:31:00Z" w16du:dateUtc="2025-02-26T13:31:00Z" w:id="249">
              <w:r w:rsidRPr="005D5556" w:rsidDel="00B409B7">
                <w:rPr>
                  <w:rFonts w:ascii="Calibri" w:hAnsi="Calibri" w:cs="Calibri"/>
                  <w:color w:val="000000"/>
                  <w:sz w:val="22"/>
                  <w:szCs w:val="22"/>
                </w:rPr>
                <w:delText>26</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5F0D29A3" w14:textId="3E618BC7">
            <w:pPr>
              <w:jc w:val="center"/>
              <w:rPr>
                <w:del w:author="KARLOVCEC, Barbara" w:date="2025-02-26T14:31:00Z" w16du:dateUtc="2025-02-26T13:31:00Z" w:id="250"/>
                <w:rFonts w:ascii="Calibri" w:hAnsi="Calibri" w:cs="Calibri"/>
                <w:color w:val="000000"/>
                <w:sz w:val="22"/>
                <w:szCs w:val="22"/>
              </w:rPr>
            </w:pPr>
            <w:del w:author="KARLOVCEC, Barbara" w:date="2025-02-26T14:31:00Z" w16du:dateUtc="2025-02-26T13:31:00Z" w:id="251">
              <w:r w:rsidRPr="005D5556" w:rsidDel="00B409B7">
                <w:rPr>
                  <w:rFonts w:ascii="Calibri" w:hAnsi="Calibri" w:cs="Calibri"/>
                  <w:color w:val="000000"/>
                  <w:sz w:val="22"/>
                  <w:szCs w:val="22"/>
                </w:rPr>
                <w:delText>Aliiko Refrigeration Services</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17033F3D" w14:textId="7FEB4491">
            <w:pPr>
              <w:rPr>
                <w:del w:author="KARLOVCEC, Barbara" w:date="2025-02-26T14:31:00Z" w16du:dateUtc="2025-02-26T13:31:00Z" w:id="252"/>
                <w:rFonts w:ascii="Calibri" w:hAnsi="Calibri" w:cs="Calibri"/>
                <w:color w:val="000000"/>
                <w:sz w:val="22"/>
                <w:szCs w:val="22"/>
              </w:rPr>
            </w:pPr>
            <w:del w:author="KARLOVCEC, Barbara" w:date="2025-02-26T14:31:00Z" w16du:dateUtc="2025-02-26T13:31:00Z" w:id="253">
              <w:r w:rsidRPr="005D5556" w:rsidDel="00B409B7">
                <w:rPr>
                  <w:rFonts w:ascii="Calibri" w:hAnsi="Calibri" w:cs="Calibri"/>
                  <w:color w:val="000000"/>
                  <w:sz w:val="22"/>
                  <w:szCs w:val="22"/>
                </w:rPr>
                <w:delText>Kwara/Ilorin</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729DC5A6" w14:textId="7A93E812">
            <w:pPr>
              <w:rPr>
                <w:del w:author="KARLOVCEC, Barbara" w:date="2025-02-26T14:31:00Z" w16du:dateUtc="2025-02-26T13:31:00Z" w:id="254"/>
                <w:rFonts w:ascii="Calibri" w:hAnsi="Calibri" w:cs="Calibri"/>
                <w:color w:val="000000"/>
                <w:sz w:val="22"/>
                <w:szCs w:val="22"/>
              </w:rPr>
            </w:pPr>
            <w:del w:author="KARLOVCEC, Barbara" w:date="2025-02-26T14:31:00Z" w16du:dateUtc="2025-02-26T13:31:00Z" w:id="255">
              <w:r w:rsidRPr="005D5556" w:rsidDel="00B409B7">
                <w:rPr>
                  <w:rFonts w:ascii="Calibri" w:hAnsi="Calibri" w:cs="Calibri"/>
                  <w:color w:val="000000"/>
                  <w:sz w:val="22"/>
                  <w:szCs w:val="22"/>
                </w:rPr>
                <w:delText>North Central</w:delText>
              </w:r>
            </w:del>
          </w:p>
        </w:tc>
      </w:tr>
      <w:tr w:rsidRPr="005D5556" w:rsidR="00845833" w:rsidDel="00B409B7" w:rsidTr="00A9924A" w14:paraId="1318E03E" w14:textId="580A13B9">
        <w:trPr>
          <w:trHeight w:val="290"/>
          <w:del w:author="KARLOVCEC, Barbara" w:date="2025-02-26T14:31:00Z" w:id="256"/>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07823BDC" w14:textId="426E476E">
            <w:pPr>
              <w:jc w:val="right"/>
              <w:rPr>
                <w:del w:author="KARLOVCEC, Barbara" w:date="2025-02-26T14:31:00Z" w16du:dateUtc="2025-02-26T13:31:00Z" w:id="257"/>
                <w:rFonts w:ascii="Calibri" w:hAnsi="Calibri" w:cs="Calibri"/>
                <w:color w:val="000000"/>
                <w:sz w:val="22"/>
                <w:szCs w:val="22"/>
              </w:rPr>
            </w:pPr>
            <w:del w:author="KARLOVCEC, Barbara" w:date="2025-02-26T14:31:00Z" w16du:dateUtc="2025-02-26T13:31:00Z" w:id="258">
              <w:r w:rsidRPr="005D5556" w:rsidDel="00B409B7">
                <w:rPr>
                  <w:rFonts w:ascii="Calibri" w:hAnsi="Calibri" w:cs="Calibri"/>
                  <w:color w:val="000000"/>
                  <w:sz w:val="22"/>
                  <w:szCs w:val="22"/>
                </w:rPr>
                <w:delText>27</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2A3F2676" w14:textId="58BA8971">
            <w:pPr>
              <w:jc w:val="center"/>
              <w:rPr>
                <w:del w:author="KARLOVCEC, Barbara" w:date="2025-02-26T14:31:00Z" w16du:dateUtc="2025-02-26T13:31:00Z" w:id="259"/>
                <w:rFonts w:ascii="Calibri" w:hAnsi="Calibri" w:cs="Calibri"/>
                <w:color w:val="000000"/>
                <w:sz w:val="22"/>
                <w:szCs w:val="22"/>
              </w:rPr>
            </w:pPr>
            <w:del w:author="KARLOVCEC, Barbara" w:date="2025-02-26T14:31:00Z" w16du:dateUtc="2025-02-26T13:31:00Z" w:id="260">
              <w:r w:rsidRPr="005D5556" w:rsidDel="00B409B7">
                <w:rPr>
                  <w:rFonts w:ascii="Calibri" w:hAnsi="Calibri" w:cs="Calibri"/>
                  <w:color w:val="000000"/>
                  <w:sz w:val="22"/>
                  <w:szCs w:val="22"/>
                </w:rPr>
                <w:delText>A K Faithful Technical Industries</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A9924A" w:rsidRDefault="09C2C37F" w14:paraId="53B357E7" w14:textId="631CF9C3">
            <w:pPr>
              <w:rPr>
                <w:del w:author="KARLOVCEC, Barbara" w:date="2025-02-26T14:31:00Z" w16du:dateUtc="2025-02-26T13:31:00Z" w:id="261"/>
                <w:rFonts w:ascii="Calibri" w:hAnsi="Calibri" w:eastAsia="Calibri" w:cs="Calibri"/>
                <w:sz w:val="22"/>
                <w:szCs w:val="22"/>
              </w:rPr>
            </w:pPr>
            <w:del w:author="KARLOVCEC, Barbara" w:date="2025-02-26T14:31:00Z" w16du:dateUtc="2025-02-26T13:31:00Z" w:id="262">
              <w:r w:rsidRPr="00A9924A" w:rsidDel="00B409B7">
                <w:rPr>
                  <w:rFonts w:ascii="Calibri" w:hAnsi="Calibri" w:cs="Calibri"/>
                  <w:color w:val="000000" w:themeColor="text1"/>
                  <w:sz w:val="22"/>
                  <w:szCs w:val="22"/>
                </w:rPr>
                <w:delText> </w:delText>
              </w:r>
              <w:r w:rsidRPr="00A9924A" w:rsidDel="00B409B7" w:rsidR="524E2102">
                <w:rPr>
                  <w:rFonts w:ascii="Calibri" w:hAnsi="Calibri" w:eastAsia="Calibri" w:cs="Calibri"/>
                  <w:color w:val="000000" w:themeColor="text1"/>
                  <w:sz w:val="22"/>
                  <w:szCs w:val="22"/>
                </w:rPr>
                <w:delText xml:space="preserve"> Oyo/Ibadan</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A9924A" w:rsidRDefault="524E2102" w14:paraId="22402D5C" w14:textId="384206C2">
            <w:pPr>
              <w:spacing w:line="259" w:lineRule="auto"/>
              <w:rPr>
                <w:del w:author="KARLOVCEC, Barbara" w:date="2025-02-26T14:31:00Z" w16du:dateUtc="2025-02-26T13:31:00Z" w:id="263"/>
              </w:rPr>
            </w:pPr>
            <w:del w:author="KARLOVCEC, Barbara" w:date="2025-02-26T14:31:00Z" w16du:dateUtc="2025-02-26T13:31:00Z" w:id="264">
              <w:r w:rsidRPr="00A9924A" w:rsidDel="00B409B7">
                <w:rPr>
                  <w:rFonts w:ascii="Calibri" w:hAnsi="Calibri" w:cs="Calibri"/>
                  <w:color w:val="000000" w:themeColor="text1"/>
                  <w:sz w:val="22"/>
                  <w:szCs w:val="22"/>
                </w:rPr>
                <w:delText>South West</w:delText>
              </w:r>
            </w:del>
          </w:p>
        </w:tc>
      </w:tr>
      <w:tr w:rsidRPr="005D5556" w:rsidR="00845833" w:rsidDel="00B409B7" w:rsidTr="00A9924A" w14:paraId="17E2F41A" w14:textId="3E59FC64">
        <w:trPr>
          <w:trHeight w:val="290"/>
          <w:del w:author="KARLOVCEC, Barbara" w:date="2025-02-26T14:31:00Z" w:id="265"/>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3C5F5861" w14:textId="3A6B9D18">
            <w:pPr>
              <w:jc w:val="right"/>
              <w:rPr>
                <w:del w:author="KARLOVCEC, Barbara" w:date="2025-02-26T14:31:00Z" w16du:dateUtc="2025-02-26T13:31:00Z" w:id="266"/>
                <w:rFonts w:ascii="Calibri" w:hAnsi="Calibri" w:cs="Calibri"/>
                <w:color w:val="000000"/>
                <w:sz w:val="22"/>
                <w:szCs w:val="22"/>
              </w:rPr>
            </w:pPr>
            <w:del w:author="KARLOVCEC, Barbara" w:date="2025-02-26T14:31:00Z" w16du:dateUtc="2025-02-26T13:31:00Z" w:id="267">
              <w:r w:rsidRPr="005D5556" w:rsidDel="00B409B7">
                <w:rPr>
                  <w:rFonts w:ascii="Calibri" w:hAnsi="Calibri" w:cs="Calibri"/>
                  <w:color w:val="000000"/>
                  <w:sz w:val="22"/>
                  <w:szCs w:val="22"/>
                </w:rPr>
                <w:delText>28</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30CE615F" w14:textId="5480595B">
            <w:pPr>
              <w:jc w:val="center"/>
              <w:rPr>
                <w:del w:author="KARLOVCEC, Barbara" w:date="2025-02-26T14:31:00Z" w16du:dateUtc="2025-02-26T13:31:00Z" w:id="268"/>
                <w:rFonts w:ascii="Calibri" w:hAnsi="Calibri" w:cs="Calibri"/>
                <w:color w:val="000000"/>
                <w:sz w:val="22"/>
                <w:szCs w:val="22"/>
              </w:rPr>
            </w:pPr>
            <w:del w:author="KARLOVCEC, Barbara" w:date="2025-02-26T14:31:00Z" w16du:dateUtc="2025-02-26T13:31:00Z" w:id="269">
              <w:r w:rsidRPr="005D5556" w:rsidDel="00B409B7">
                <w:rPr>
                  <w:rFonts w:ascii="Calibri" w:hAnsi="Calibri" w:cs="Calibri"/>
                  <w:color w:val="000000"/>
                  <w:sz w:val="22"/>
                  <w:szCs w:val="22"/>
                </w:rPr>
                <w:delText>Easy Solution Technical Works</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787A5512" w14:textId="63245C90">
            <w:pPr>
              <w:rPr>
                <w:del w:author="KARLOVCEC, Barbara" w:date="2025-02-26T14:31:00Z" w16du:dateUtc="2025-02-26T13:31:00Z" w:id="270"/>
                <w:rFonts w:ascii="Calibri" w:hAnsi="Calibri" w:cs="Calibri"/>
                <w:color w:val="000000"/>
                <w:sz w:val="22"/>
                <w:szCs w:val="22"/>
              </w:rPr>
            </w:pPr>
            <w:del w:author="KARLOVCEC, Barbara" w:date="2025-02-26T14:31:00Z" w16du:dateUtc="2025-02-26T13:31:00Z" w:id="271">
              <w:r w:rsidRPr="005D5556" w:rsidDel="00B409B7">
                <w:rPr>
                  <w:rFonts w:ascii="Calibri" w:hAnsi="Calibri" w:cs="Calibri"/>
                  <w:color w:val="000000"/>
                  <w:sz w:val="22"/>
                  <w:szCs w:val="22"/>
                </w:rPr>
                <w:delText>Kwara/Ilorin</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081E9265" w14:textId="67D3AB28">
            <w:pPr>
              <w:rPr>
                <w:del w:author="KARLOVCEC, Barbara" w:date="2025-02-26T14:31:00Z" w16du:dateUtc="2025-02-26T13:31:00Z" w:id="272"/>
                <w:rFonts w:ascii="Calibri" w:hAnsi="Calibri" w:cs="Calibri"/>
                <w:color w:val="000000"/>
                <w:sz w:val="22"/>
                <w:szCs w:val="22"/>
              </w:rPr>
            </w:pPr>
            <w:del w:author="KARLOVCEC, Barbara" w:date="2025-02-26T14:31:00Z" w16du:dateUtc="2025-02-26T13:31:00Z" w:id="273">
              <w:r w:rsidRPr="005D5556" w:rsidDel="00B409B7">
                <w:rPr>
                  <w:rFonts w:ascii="Calibri" w:hAnsi="Calibri" w:cs="Calibri"/>
                  <w:color w:val="000000"/>
                  <w:sz w:val="22"/>
                  <w:szCs w:val="22"/>
                </w:rPr>
                <w:delText>North Central</w:delText>
              </w:r>
            </w:del>
          </w:p>
        </w:tc>
      </w:tr>
      <w:tr w:rsidRPr="005D5556" w:rsidR="00845833" w:rsidDel="00B409B7" w:rsidTr="00A9924A" w14:paraId="07C6FFD2" w14:textId="0BC6ED3B">
        <w:trPr>
          <w:trHeight w:val="290"/>
          <w:del w:author="KARLOVCEC, Barbara" w:date="2025-02-26T14:31:00Z" w:id="274"/>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78BB40E4" w14:textId="7D67A022">
            <w:pPr>
              <w:jc w:val="right"/>
              <w:rPr>
                <w:del w:author="KARLOVCEC, Barbara" w:date="2025-02-26T14:31:00Z" w16du:dateUtc="2025-02-26T13:31:00Z" w:id="275"/>
                <w:rFonts w:ascii="Calibri" w:hAnsi="Calibri" w:cs="Calibri"/>
                <w:color w:val="000000"/>
                <w:sz w:val="22"/>
                <w:szCs w:val="22"/>
              </w:rPr>
            </w:pPr>
            <w:del w:author="KARLOVCEC, Barbara" w:date="2025-02-26T14:31:00Z" w16du:dateUtc="2025-02-26T13:31:00Z" w:id="276">
              <w:r w:rsidRPr="005D5556" w:rsidDel="00B409B7">
                <w:rPr>
                  <w:rFonts w:ascii="Calibri" w:hAnsi="Calibri" w:cs="Calibri"/>
                  <w:color w:val="000000"/>
                  <w:sz w:val="22"/>
                  <w:szCs w:val="22"/>
                </w:rPr>
                <w:delText>29</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42B5548D" w14:textId="79C6DA0D">
            <w:pPr>
              <w:jc w:val="center"/>
              <w:rPr>
                <w:del w:author="KARLOVCEC, Barbara" w:date="2025-02-26T14:31:00Z" w16du:dateUtc="2025-02-26T13:31:00Z" w:id="277"/>
                <w:rFonts w:ascii="Calibri" w:hAnsi="Calibri" w:cs="Calibri"/>
                <w:color w:val="000000"/>
                <w:sz w:val="22"/>
                <w:szCs w:val="22"/>
              </w:rPr>
            </w:pPr>
            <w:del w:author="KARLOVCEC, Barbara" w:date="2025-02-26T14:31:00Z" w16du:dateUtc="2025-02-26T13:31:00Z" w:id="278">
              <w:r w:rsidRPr="005D5556" w:rsidDel="00B409B7">
                <w:rPr>
                  <w:rFonts w:ascii="Calibri" w:hAnsi="Calibri" w:cs="Calibri"/>
                  <w:color w:val="000000"/>
                  <w:sz w:val="22"/>
                  <w:szCs w:val="22"/>
                </w:rPr>
                <w:delText xml:space="preserve">JOE TECHNICAL &amp; COMPANY </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41798A73" w14:textId="38A914EA">
            <w:pPr>
              <w:jc w:val="center"/>
              <w:rPr>
                <w:del w:author="KARLOVCEC, Barbara" w:date="2025-02-26T14:31:00Z" w16du:dateUtc="2025-02-26T13:31:00Z" w:id="279"/>
                <w:rFonts w:ascii="Calibri" w:hAnsi="Calibri" w:cs="Calibri"/>
                <w:color w:val="000000"/>
                <w:sz w:val="22"/>
                <w:szCs w:val="22"/>
              </w:rPr>
            </w:pPr>
            <w:del w:author="KARLOVCEC, Barbara" w:date="2025-02-26T14:31:00Z" w16du:dateUtc="2025-02-26T13:31:00Z" w:id="280">
              <w:r w:rsidRPr="005D5556" w:rsidDel="00B409B7">
                <w:rPr>
                  <w:rFonts w:ascii="Calibri" w:hAnsi="Calibri" w:cs="Calibri"/>
                  <w:color w:val="000000"/>
                  <w:sz w:val="22"/>
                  <w:szCs w:val="22"/>
                </w:rPr>
                <w:delText>ABUJA</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6EC146D3" w14:textId="51DC4EC6">
            <w:pPr>
              <w:rPr>
                <w:del w:author="KARLOVCEC, Barbara" w:date="2025-02-26T14:31:00Z" w16du:dateUtc="2025-02-26T13:31:00Z" w:id="281"/>
                <w:rFonts w:ascii="Calibri" w:hAnsi="Calibri" w:cs="Calibri"/>
                <w:color w:val="000000"/>
                <w:sz w:val="22"/>
                <w:szCs w:val="22"/>
              </w:rPr>
            </w:pPr>
            <w:del w:author="KARLOVCEC, Barbara" w:date="2025-02-26T14:31:00Z" w16du:dateUtc="2025-02-26T13:31:00Z" w:id="282">
              <w:r w:rsidRPr="005D5556" w:rsidDel="00B409B7">
                <w:rPr>
                  <w:rFonts w:ascii="Calibri" w:hAnsi="Calibri" w:cs="Calibri"/>
                  <w:color w:val="000000"/>
                  <w:sz w:val="22"/>
                  <w:szCs w:val="22"/>
                </w:rPr>
                <w:delText>North Central</w:delText>
              </w:r>
            </w:del>
          </w:p>
        </w:tc>
      </w:tr>
      <w:tr w:rsidRPr="005D5556" w:rsidR="00845833" w:rsidDel="00B409B7" w:rsidTr="00A9924A" w14:paraId="670D0D66" w14:textId="45F8B6A3">
        <w:trPr>
          <w:trHeight w:val="480"/>
          <w:del w:author="KARLOVCEC, Barbara" w:date="2025-02-26T14:31:00Z" w:id="283"/>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7850D5CE" w14:textId="1448EC14">
            <w:pPr>
              <w:jc w:val="right"/>
              <w:rPr>
                <w:del w:author="KARLOVCEC, Barbara" w:date="2025-02-26T14:31:00Z" w16du:dateUtc="2025-02-26T13:31:00Z" w:id="284"/>
                <w:rFonts w:ascii="Calibri" w:hAnsi="Calibri" w:cs="Calibri"/>
                <w:color w:val="000000"/>
                <w:sz w:val="22"/>
                <w:szCs w:val="22"/>
              </w:rPr>
            </w:pPr>
            <w:del w:author="KARLOVCEC, Barbara" w:date="2025-02-26T14:31:00Z" w16du:dateUtc="2025-02-26T13:31:00Z" w:id="285">
              <w:r w:rsidRPr="005D5556" w:rsidDel="00B409B7">
                <w:rPr>
                  <w:rFonts w:ascii="Calibri" w:hAnsi="Calibri" w:cs="Calibri"/>
                  <w:color w:val="000000"/>
                  <w:sz w:val="22"/>
                  <w:szCs w:val="22"/>
                </w:rPr>
                <w:delText>30</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50273AB8" w14:textId="1B9E0282">
            <w:pPr>
              <w:jc w:val="center"/>
              <w:rPr>
                <w:del w:author="KARLOVCEC, Barbara" w:date="2025-02-26T14:31:00Z" w16du:dateUtc="2025-02-26T13:31:00Z" w:id="286"/>
                <w:rFonts w:ascii="Calibri" w:hAnsi="Calibri" w:cs="Calibri"/>
                <w:color w:val="000000"/>
                <w:sz w:val="22"/>
                <w:szCs w:val="22"/>
              </w:rPr>
            </w:pPr>
            <w:del w:author="KARLOVCEC, Barbara" w:date="2025-02-26T14:31:00Z" w16du:dateUtc="2025-02-26T13:31:00Z" w:id="287">
              <w:r w:rsidRPr="005D5556" w:rsidDel="00B409B7">
                <w:rPr>
                  <w:rFonts w:ascii="Calibri" w:hAnsi="Calibri" w:cs="Calibri"/>
                  <w:color w:val="000000"/>
                  <w:sz w:val="22"/>
                  <w:szCs w:val="22"/>
                </w:rPr>
                <w:delText>Soltech Refrigeratiuon Works (Nigeria)</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0C047A7E" w14:textId="140A727A">
            <w:pPr>
              <w:rPr>
                <w:del w:author="KARLOVCEC, Barbara" w:date="2025-02-26T14:31:00Z" w16du:dateUtc="2025-02-26T13:31:00Z" w:id="288"/>
                <w:rFonts w:ascii="Calibri" w:hAnsi="Calibri" w:cs="Calibri"/>
                <w:color w:val="000000"/>
                <w:sz w:val="22"/>
                <w:szCs w:val="22"/>
              </w:rPr>
            </w:pPr>
            <w:del w:author="KARLOVCEC, Barbara" w:date="2025-02-26T14:31:00Z" w16du:dateUtc="2025-02-26T13:31:00Z" w:id="289">
              <w:r w:rsidRPr="005D5556" w:rsidDel="00B409B7">
                <w:rPr>
                  <w:rFonts w:ascii="Calibri" w:hAnsi="Calibri" w:cs="Calibri"/>
                  <w:color w:val="000000"/>
                  <w:sz w:val="22"/>
                  <w:szCs w:val="22"/>
                </w:rPr>
                <w:delText>Oyo/Ibadan</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22DBD87E" w14:textId="0E935A37">
            <w:pPr>
              <w:rPr>
                <w:del w:author="KARLOVCEC, Barbara" w:date="2025-02-26T14:31:00Z" w16du:dateUtc="2025-02-26T13:31:00Z" w:id="290"/>
                <w:rFonts w:ascii="Calibri" w:hAnsi="Calibri" w:cs="Calibri"/>
                <w:color w:val="000000"/>
                <w:sz w:val="22"/>
                <w:szCs w:val="22"/>
              </w:rPr>
            </w:pPr>
            <w:del w:author="KARLOVCEC, Barbara" w:date="2025-02-26T14:31:00Z" w16du:dateUtc="2025-02-26T13:31:00Z" w:id="291">
              <w:r w:rsidRPr="005D5556" w:rsidDel="00B409B7">
                <w:rPr>
                  <w:rFonts w:ascii="Calibri" w:hAnsi="Calibri" w:cs="Calibri"/>
                  <w:color w:val="000000"/>
                  <w:sz w:val="22"/>
                  <w:szCs w:val="22"/>
                </w:rPr>
                <w:delText>South West</w:delText>
              </w:r>
            </w:del>
          </w:p>
        </w:tc>
      </w:tr>
      <w:tr w:rsidRPr="005D5556" w:rsidR="00845833" w:rsidDel="00B409B7" w:rsidTr="00A9924A" w14:paraId="1ABF291C" w14:textId="7B3BD6A9">
        <w:trPr>
          <w:trHeight w:val="290"/>
          <w:del w:author="KARLOVCEC, Barbara" w:date="2025-02-26T14:31:00Z" w:id="292"/>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7AC7E1A9" w14:textId="5A6F28BF">
            <w:pPr>
              <w:jc w:val="right"/>
              <w:rPr>
                <w:del w:author="KARLOVCEC, Barbara" w:date="2025-02-26T14:31:00Z" w16du:dateUtc="2025-02-26T13:31:00Z" w:id="293"/>
                <w:rFonts w:ascii="Calibri" w:hAnsi="Calibri" w:cs="Calibri"/>
                <w:color w:val="000000"/>
                <w:sz w:val="22"/>
                <w:szCs w:val="22"/>
              </w:rPr>
            </w:pPr>
            <w:del w:author="KARLOVCEC, Barbara" w:date="2025-02-26T14:31:00Z" w16du:dateUtc="2025-02-26T13:31:00Z" w:id="294">
              <w:r w:rsidRPr="005D5556" w:rsidDel="00B409B7">
                <w:rPr>
                  <w:rFonts w:ascii="Calibri" w:hAnsi="Calibri" w:cs="Calibri"/>
                  <w:color w:val="000000"/>
                  <w:sz w:val="22"/>
                  <w:szCs w:val="22"/>
                </w:rPr>
                <w:delText>31</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612907E7" w14:textId="0C10128E">
            <w:pPr>
              <w:jc w:val="center"/>
              <w:rPr>
                <w:del w:author="KARLOVCEC, Barbara" w:date="2025-02-26T14:31:00Z" w16du:dateUtc="2025-02-26T13:31:00Z" w:id="295"/>
                <w:rFonts w:ascii="Calibri" w:hAnsi="Calibri" w:cs="Calibri"/>
                <w:color w:val="000000"/>
                <w:sz w:val="22"/>
                <w:szCs w:val="22"/>
              </w:rPr>
            </w:pPr>
            <w:del w:author="KARLOVCEC, Barbara" w:date="2025-02-26T14:31:00Z" w16du:dateUtc="2025-02-26T13:31:00Z" w:id="296">
              <w:r w:rsidRPr="005D5556" w:rsidDel="00B409B7">
                <w:rPr>
                  <w:rFonts w:ascii="Calibri" w:hAnsi="Calibri" w:cs="Calibri"/>
                  <w:color w:val="000000"/>
                  <w:sz w:val="22"/>
                  <w:szCs w:val="22"/>
                </w:rPr>
                <w:delText>Jide Tech Co.</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7E211E54" w14:textId="45BF866A">
            <w:pPr>
              <w:rPr>
                <w:del w:author="KARLOVCEC, Barbara" w:date="2025-02-26T14:31:00Z" w16du:dateUtc="2025-02-26T13:31:00Z" w:id="297"/>
                <w:rFonts w:ascii="Calibri" w:hAnsi="Calibri" w:cs="Calibri"/>
                <w:color w:val="000000"/>
                <w:sz w:val="22"/>
                <w:szCs w:val="22"/>
              </w:rPr>
            </w:pPr>
            <w:del w:author="KARLOVCEC, Barbara" w:date="2025-02-26T14:31:00Z" w16du:dateUtc="2025-02-26T13:31:00Z" w:id="298">
              <w:r w:rsidRPr="005D5556" w:rsidDel="00B409B7">
                <w:rPr>
                  <w:rFonts w:ascii="Calibri" w:hAnsi="Calibri" w:cs="Calibri"/>
                  <w:color w:val="000000"/>
                  <w:sz w:val="22"/>
                  <w:szCs w:val="22"/>
                </w:rPr>
                <w:delText>Kano/Kano</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57956E8E" w14:textId="5D4D5828">
            <w:pPr>
              <w:rPr>
                <w:del w:author="KARLOVCEC, Barbara" w:date="2025-02-26T14:31:00Z" w16du:dateUtc="2025-02-26T13:31:00Z" w:id="299"/>
                <w:rFonts w:ascii="Calibri" w:hAnsi="Calibri" w:cs="Calibri"/>
                <w:color w:val="000000"/>
                <w:sz w:val="22"/>
                <w:szCs w:val="22"/>
              </w:rPr>
            </w:pPr>
            <w:del w:author="KARLOVCEC, Barbara" w:date="2025-02-26T14:31:00Z" w16du:dateUtc="2025-02-26T13:31:00Z" w:id="300">
              <w:r w:rsidRPr="005D5556" w:rsidDel="00B409B7">
                <w:rPr>
                  <w:rFonts w:ascii="Calibri" w:hAnsi="Calibri" w:cs="Calibri"/>
                  <w:color w:val="000000"/>
                  <w:sz w:val="22"/>
                  <w:szCs w:val="22"/>
                </w:rPr>
                <w:delText>North West</w:delText>
              </w:r>
            </w:del>
          </w:p>
        </w:tc>
      </w:tr>
      <w:tr w:rsidRPr="005D5556" w:rsidR="00845833" w:rsidDel="00B409B7" w:rsidTr="00A9924A" w14:paraId="4CD45ED6" w14:textId="1A9EECD9">
        <w:trPr>
          <w:trHeight w:val="290"/>
          <w:del w:author="KARLOVCEC, Barbara" w:date="2025-02-26T14:31:00Z" w:id="301"/>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3298E3C0" w14:textId="419D096E">
            <w:pPr>
              <w:jc w:val="right"/>
              <w:rPr>
                <w:del w:author="KARLOVCEC, Barbara" w:date="2025-02-26T14:31:00Z" w16du:dateUtc="2025-02-26T13:31:00Z" w:id="302"/>
                <w:rFonts w:ascii="Calibri" w:hAnsi="Calibri" w:cs="Calibri"/>
                <w:color w:val="000000"/>
                <w:sz w:val="22"/>
                <w:szCs w:val="22"/>
              </w:rPr>
            </w:pPr>
            <w:del w:author="KARLOVCEC, Barbara" w:date="2025-02-26T14:31:00Z" w16du:dateUtc="2025-02-26T13:31:00Z" w:id="303">
              <w:r w:rsidRPr="005D5556" w:rsidDel="00B409B7">
                <w:rPr>
                  <w:rFonts w:ascii="Calibri" w:hAnsi="Calibri" w:cs="Calibri"/>
                  <w:color w:val="000000"/>
                  <w:sz w:val="22"/>
                  <w:szCs w:val="22"/>
                </w:rPr>
                <w:delText>32</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2E6608A7" w14:textId="79B32408">
            <w:pPr>
              <w:jc w:val="center"/>
              <w:rPr>
                <w:del w:author="KARLOVCEC, Barbara" w:date="2025-02-26T14:31:00Z" w16du:dateUtc="2025-02-26T13:31:00Z" w:id="304"/>
                <w:rFonts w:ascii="Calibri" w:hAnsi="Calibri" w:cs="Calibri"/>
                <w:color w:val="000000"/>
                <w:sz w:val="22"/>
                <w:szCs w:val="22"/>
              </w:rPr>
            </w:pPr>
            <w:del w:author="KARLOVCEC, Barbara" w:date="2025-02-26T14:31:00Z" w16du:dateUtc="2025-02-26T13:31:00Z" w:id="305">
              <w:r w:rsidRPr="005D5556" w:rsidDel="00B409B7">
                <w:rPr>
                  <w:rFonts w:ascii="Calibri" w:hAnsi="Calibri" w:cs="Calibri"/>
                  <w:color w:val="000000"/>
                  <w:sz w:val="22"/>
                  <w:szCs w:val="22"/>
                </w:rPr>
                <w:delText xml:space="preserve">PHILIP COOL TECH. COMPANY </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1B66C896" w14:textId="33634D3D">
            <w:pPr>
              <w:rPr>
                <w:del w:author="KARLOVCEC, Barbara" w:date="2025-02-26T14:31:00Z" w16du:dateUtc="2025-02-26T13:31:00Z" w:id="306"/>
                <w:rFonts w:ascii="Calibri" w:hAnsi="Calibri" w:cs="Calibri"/>
                <w:color w:val="000000"/>
                <w:sz w:val="22"/>
                <w:szCs w:val="22"/>
              </w:rPr>
            </w:pPr>
            <w:del w:author="KARLOVCEC, Barbara" w:date="2025-02-26T14:31:00Z" w16du:dateUtc="2025-02-26T13:31:00Z" w:id="307">
              <w:r w:rsidRPr="005D5556" w:rsidDel="00B409B7">
                <w:rPr>
                  <w:rFonts w:ascii="Calibri" w:hAnsi="Calibri" w:cs="Calibri"/>
                  <w:color w:val="000000"/>
                  <w:sz w:val="22"/>
                  <w:szCs w:val="22"/>
                </w:rPr>
                <w:delText>ABUJA</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5129D4C5" w14:textId="4D24DF7F">
            <w:pPr>
              <w:rPr>
                <w:del w:author="KARLOVCEC, Barbara" w:date="2025-02-26T14:31:00Z" w16du:dateUtc="2025-02-26T13:31:00Z" w:id="308"/>
                <w:rFonts w:ascii="Calibri" w:hAnsi="Calibri" w:cs="Calibri"/>
                <w:color w:val="000000"/>
                <w:sz w:val="22"/>
                <w:szCs w:val="22"/>
              </w:rPr>
            </w:pPr>
            <w:del w:author="KARLOVCEC, Barbara" w:date="2025-02-26T14:31:00Z" w16du:dateUtc="2025-02-26T13:31:00Z" w:id="309">
              <w:r w:rsidRPr="005D5556" w:rsidDel="00B409B7">
                <w:rPr>
                  <w:rFonts w:ascii="Calibri" w:hAnsi="Calibri" w:cs="Calibri"/>
                  <w:color w:val="000000"/>
                  <w:sz w:val="22"/>
                  <w:szCs w:val="22"/>
                </w:rPr>
                <w:delText>North Central</w:delText>
              </w:r>
            </w:del>
          </w:p>
        </w:tc>
      </w:tr>
      <w:tr w:rsidRPr="005D5556" w:rsidR="00845833" w:rsidDel="00B409B7" w:rsidTr="00A9924A" w14:paraId="2F4E6AFF" w14:textId="412E5FA8">
        <w:trPr>
          <w:trHeight w:val="480"/>
          <w:del w:author="KARLOVCEC, Barbara" w:date="2025-02-26T14:31:00Z" w:id="310"/>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0A470658" w14:textId="7F0A55AE">
            <w:pPr>
              <w:jc w:val="right"/>
              <w:rPr>
                <w:del w:author="KARLOVCEC, Barbara" w:date="2025-02-26T14:31:00Z" w16du:dateUtc="2025-02-26T13:31:00Z" w:id="311"/>
                <w:rFonts w:ascii="Calibri" w:hAnsi="Calibri" w:cs="Calibri"/>
                <w:color w:val="000000"/>
                <w:sz w:val="22"/>
                <w:szCs w:val="22"/>
              </w:rPr>
            </w:pPr>
            <w:del w:author="KARLOVCEC, Barbara" w:date="2025-02-26T14:31:00Z" w16du:dateUtc="2025-02-26T13:31:00Z" w:id="312">
              <w:r w:rsidRPr="005D5556" w:rsidDel="00B409B7">
                <w:rPr>
                  <w:rFonts w:ascii="Calibri" w:hAnsi="Calibri" w:cs="Calibri"/>
                  <w:color w:val="000000"/>
                  <w:sz w:val="22"/>
                  <w:szCs w:val="22"/>
                </w:rPr>
                <w:delText>33</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61CB2633" w14:textId="0E662A9F">
            <w:pPr>
              <w:jc w:val="center"/>
              <w:rPr>
                <w:del w:author="KARLOVCEC, Barbara" w:date="2025-02-26T14:31:00Z" w16du:dateUtc="2025-02-26T13:31:00Z" w:id="313"/>
                <w:rFonts w:ascii="Calibri" w:hAnsi="Calibri" w:cs="Calibri"/>
                <w:color w:val="000000"/>
                <w:sz w:val="22"/>
                <w:szCs w:val="22"/>
              </w:rPr>
            </w:pPr>
            <w:del w:author="KARLOVCEC, Barbara" w:date="2025-02-26T14:31:00Z" w16du:dateUtc="2025-02-26T13:31:00Z" w:id="314">
              <w:r w:rsidRPr="005D5556" w:rsidDel="00B409B7">
                <w:rPr>
                  <w:rFonts w:ascii="Calibri" w:hAnsi="Calibri" w:cs="Calibri"/>
                  <w:color w:val="000000"/>
                  <w:sz w:val="22"/>
                  <w:szCs w:val="22"/>
                </w:rPr>
                <w:delText xml:space="preserve">ADVANTAGE TECHNICAL SEERVICES </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49855043" w14:textId="770DBEC4">
            <w:pPr>
              <w:rPr>
                <w:del w:author="KARLOVCEC, Barbara" w:date="2025-02-26T14:31:00Z" w16du:dateUtc="2025-02-26T13:31:00Z" w:id="315"/>
                <w:rFonts w:ascii="Calibri" w:hAnsi="Calibri" w:cs="Calibri"/>
                <w:color w:val="000000"/>
                <w:sz w:val="22"/>
                <w:szCs w:val="22"/>
              </w:rPr>
            </w:pPr>
            <w:del w:author="KARLOVCEC, Barbara" w:date="2025-02-26T14:31:00Z" w16du:dateUtc="2025-02-26T13:31:00Z" w:id="316">
              <w:r w:rsidRPr="005D5556" w:rsidDel="00B409B7">
                <w:rPr>
                  <w:rFonts w:ascii="Calibri" w:hAnsi="Calibri" w:cs="Calibri"/>
                  <w:color w:val="000000"/>
                  <w:sz w:val="22"/>
                  <w:szCs w:val="22"/>
                </w:rPr>
                <w:delText>Abuja</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1A64FD19" w14:textId="22D0D955">
            <w:pPr>
              <w:rPr>
                <w:del w:author="KARLOVCEC, Barbara" w:date="2025-02-26T14:31:00Z" w16du:dateUtc="2025-02-26T13:31:00Z" w:id="317"/>
                <w:rFonts w:ascii="Calibri" w:hAnsi="Calibri" w:cs="Calibri"/>
                <w:color w:val="000000"/>
                <w:sz w:val="22"/>
                <w:szCs w:val="22"/>
              </w:rPr>
            </w:pPr>
            <w:del w:author="KARLOVCEC, Barbara" w:date="2025-02-26T14:31:00Z" w16du:dateUtc="2025-02-26T13:31:00Z" w:id="318">
              <w:r w:rsidRPr="005D5556" w:rsidDel="00B409B7">
                <w:rPr>
                  <w:rFonts w:ascii="Calibri" w:hAnsi="Calibri" w:cs="Calibri"/>
                  <w:color w:val="000000"/>
                  <w:sz w:val="22"/>
                  <w:szCs w:val="22"/>
                </w:rPr>
                <w:delText>North Central</w:delText>
              </w:r>
            </w:del>
          </w:p>
        </w:tc>
      </w:tr>
      <w:tr w:rsidRPr="005D5556" w:rsidR="00845833" w:rsidDel="00B409B7" w:rsidTr="00A9924A" w14:paraId="6EE5FD02" w14:textId="0582FED7">
        <w:trPr>
          <w:trHeight w:val="480"/>
          <w:del w:author="KARLOVCEC, Barbara" w:date="2025-02-26T14:31:00Z" w:id="319"/>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6E6B73FA" w14:textId="64CD5FF2">
            <w:pPr>
              <w:jc w:val="right"/>
              <w:rPr>
                <w:del w:author="KARLOVCEC, Barbara" w:date="2025-02-26T14:31:00Z" w16du:dateUtc="2025-02-26T13:31:00Z" w:id="320"/>
                <w:rFonts w:ascii="Calibri" w:hAnsi="Calibri" w:cs="Calibri"/>
                <w:color w:val="000000"/>
                <w:sz w:val="22"/>
                <w:szCs w:val="22"/>
              </w:rPr>
            </w:pPr>
            <w:del w:author="KARLOVCEC, Barbara" w:date="2025-02-26T14:31:00Z" w16du:dateUtc="2025-02-26T13:31:00Z" w:id="321">
              <w:r w:rsidRPr="005D5556" w:rsidDel="00B409B7">
                <w:rPr>
                  <w:rFonts w:ascii="Calibri" w:hAnsi="Calibri" w:cs="Calibri"/>
                  <w:color w:val="000000"/>
                  <w:sz w:val="22"/>
                  <w:szCs w:val="22"/>
                </w:rPr>
                <w:delText>34</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2B4D38A1" w14:textId="6C69D582">
            <w:pPr>
              <w:jc w:val="center"/>
              <w:rPr>
                <w:del w:author="KARLOVCEC, Barbara" w:date="2025-02-26T14:31:00Z" w16du:dateUtc="2025-02-26T13:31:00Z" w:id="322"/>
                <w:rFonts w:ascii="Calibri" w:hAnsi="Calibri" w:cs="Calibri"/>
                <w:color w:val="000000"/>
                <w:sz w:val="22"/>
                <w:szCs w:val="22"/>
              </w:rPr>
            </w:pPr>
            <w:del w:author="KARLOVCEC, Barbara" w:date="2025-02-26T14:31:00Z" w16du:dateUtc="2025-02-26T13:31:00Z" w:id="323">
              <w:r w:rsidRPr="005D5556" w:rsidDel="00B409B7">
                <w:rPr>
                  <w:rFonts w:ascii="Calibri" w:hAnsi="Calibri" w:cs="Calibri"/>
                  <w:color w:val="000000"/>
                  <w:sz w:val="22"/>
                  <w:szCs w:val="22"/>
                </w:rPr>
                <w:delText>AKAND-ALADE ALLIU TWINS TEC</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52B3F97" w14:paraId="4C82473D" w14:textId="2523EAC1">
            <w:pPr>
              <w:jc w:val="center"/>
              <w:rPr>
                <w:del w:author="KARLOVCEC, Barbara" w:date="2025-02-26T14:31:00Z" w16du:dateUtc="2025-02-26T13:31:00Z" w:id="324"/>
                <w:rFonts w:ascii="Calibri" w:hAnsi="Calibri" w:cs="Calibri"/>
                <w:color w:val="000000"/>
                <w:sz w:val="22"/>
                <w:szCs w:val="22"/>
              </w:rPr>
            </w:pPr>
            <w:del w:author="KARLOVCEC, Barbara" w:date="2025-02-26T14:31:00Z" w16du:dateUtc="2025-02-26T13:31:00Z" w:id="325">
              <w:r w:rsidRPr="00A9924A" w:rsidDel="00B409B7">
                <w:rPr>
                  <w:rFonts w:ascii="Calibri" w:hAnsi="Calibri" w:cs="Calibri"/>
                  <w:color w:val="000000" w:themeColor="text1"/>
                  <w:sz w:val="22"/>
                  <w:szCs w:val="22"/>
                </w:rPr>
                <w:delText>Lagos/ Lagos</w:delText>
              </w:r>
              <w:r w:rsidRPr="00A9924A" w:rsidDel="00B409B7" w:rsidR="09C2C37F">
                <w:rPr>
                  <w:rFonts w:ascii="Calibri" w:hAnsi="Calibri" w:cs="Calibri"/>
                  <w:color w:val="000000" w:themeColor="text1"/>
                  <w:sz w:val="22"/>
                  <w:szCs w:val="22"/>
                </w:rPr>
                <w:delText> </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1826AC" w:rsidRDefault="0081C335" w14:paraId="3CF3C554" w14:textId="6AB6E52E">
            <w:pPr>
              <w:spacing w:line="259" w:lineRule="auto"/>
              <w:jc w:val="center"/>
              <w:rPr>
                <w:del w:author="KARLOVCEC, Barbara" w:date="2025-02-26T14:31:00Z" w16du:dateUtc="2025-02-26T13:31:00Z" w:id="326"/>
                <w:rFonts w:ascii="Calibri" w:hAnsi="Calibri" w:eastAsia="Calibri" w:cs="Calibri"/>
                <w:sz w:val="22"/>
                <w:szCs w:val="22"/>
              </w:rPr>
            </w:pPr>
            <w:del w:author="KARLOVCEC, Barbara" w:date="2025-02-26T14:31:00Z" w16du:dateUtc="2025-02-26T13:31:00Z" w:id="327">
              <w:r w:rsidRPr="00A9924A" w:rsidDel="00B409B7">
                <w:rPr>
                  <w:rFonts w:ascii="Calibri" w:hAnsi="Calibri" w:cs="Calibri"/>
                  <w:color w:val="000000" w:themeColor="text1"/>
                  <w:sz w:val="22"/>
                  <w:szCs w:val="22"/>
                </w:rPr>
                <w:delText>South West</w:delText>
              </w:r>
            </w:del>
          </w:p>
        </w:tc>
      </w:tr>
      <w:tr w:rsidRPr="005D5556" w:rsidR="00845833" w:rsidDel="00B409B7" w:rsidTr="00A9924A" w14:paraId="10F8E1AE" w14:textId="6D6F8087">
        <w:trPr>
          <w:trHeight w:val="290"/>
          <w:del w:author="KARLOVCEC, Barbara" w:date="2025-02-26T14:31:00Z" w:id="328"/>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0828193C" w14:textId="2FCD1D47">
            <w:pPr>
              <w:jc w:val="right"/>
              <w:rPr>
                <w:del w:author="KARLOVCEC, Barbara" w:date="2025-02-26T14:31:00Z" w16du:dateUtc="2025-02-26T13:31:00Z" w:id="329"/>
                <w:rFonts w:ascii="Calibri" w:hAnsi="Calibri" w:cs="Calibri"/>
                <w:color w:val="000000"/>
                <w:sz w:val="22"/>
                <w:szCs w:val="22"/>
              </w:rPr>
            </w:pPr>
            <w:del w:author="KARLOVCEC, Barbara" w:date="2025-02-26T14:31:00Z" w16du:dateUtc="2025-02-26T13:31:00Z" w:id="330">
              <w:r w:rsidRPr="005D5556" w:rsidDel="00B409B7">
                <w:rPr>
                  <w:rFonts w:ascii="Calibri" w:hAnsi="Calibri" w:cs="Calibri"/>
                  <w:color w:val="000000"/>
                  <w:sz w:val="22"/>
                  <w:szCs w:val="22"/>
                </w:rPr>
                <w:delText>35</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055CCEAB" w14:textId="06E73B17">
            <w:pPr>
              <w:jc w:val="center"/>
              <w:rPr>
                <w:del w:author="KARLOVCEC, Barbara" w:date="2025-02-26T14:31:00Z" w16du:dateUtc="2025-02-26T13:31:00Z" w:id="331"/>
                <w:rFonts w:ascii="Calibri" w:hAnsi="Calibri" w:cs="Calibri"/>
                <w:color w:val="000000"/>
                <w:sz w:val="22"/>
                <w:szCs w:val="22"/>
              </w:rPr>
            </w:pPr>
            <w:del w:author="KARLOVCEC, Barbara" w:date="2025-02-26T14:31:00Z" w16du:dateUtc="2025-02-26T13:31:00Z" w:id="332">
              <w:r w:rsidRPr="005D5556" w:rsidDel="00B409B7">
                <w:rPr>
                  <w:rFonts w:ascii="Calibri" w:hAnsi="Calibri" w:cs="Calibri"/>
                  <w:color w:val="000000"/>
                  <w:sz w:val="22"/>
                  <w:szCs w:val="22"/>
                </w:rPr>
                <w:delText>Clem Makanjuola Nig Ent.</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54712E9E" w14:textId="7D0BFC64">
            <w:pPr>
              <w:rPr>
                <w:del w:author="KARLOVCEC, Barbara" w:date="2025-02-26T14:31:00Z" w16du:dateUtc="2025-02-26T13:31:00Z" w:id="333"/>
                <w:rFonts w:ascii="Calibri" w:hAnsi="Calibri" w:cs="Calibri"/>
                <w:color w:val="000000"/>
                <w:sz w:val="22"/>
                <w:szCs w:val="22"/>
              </w:rPr>
            </w:pPr>
            <w:del w:author="KARLOVCEC, Barbara" w:date="2025-02-26T14:31:00Z" w16du:dateUtc="2025-02-26T13:31:00Z" w:id="334">
              <w:r w:rsidRPr="005D5556" w:rsidDel="00B409B7">
                <w:rPr>
                  <w:rFonts w:ascii="Calibri" w:hAnsi="Calibri" w:cs="Calibri"/>
                  <w:color w:val="000000"/>
                  <w:sz w:val="22"/>
                  <w:szCs w:val="22"/>
                </w:rPr>
                <w:delText>Lagos/Lagos</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15163B98" w14:textId="27E092E1">
            <w:pPr>
              <w:rPr>
                <w:del w:author="KARLOVCEC, Barbara" w:date="2025-02-26T14:31:00Z" w16du:dateUtc="2025-02-26T13:31:00Z" w:id="335"/>
                <w:rFonts w:ascii="Calibri" w:hAnsi="Calibri" w:cs="Calibri"/>
                <w:color w:val="000000"/>
                <w:sz w:val="22"/>
                <w:szCs w:val="22"/>
              </w:rPr>
            </w:pPr>
            <w:del w:author="KARLOVCEC, Barbara" w:date="2025-02-26T14:31:00Z" w16du:dateUtc="2025-02-26T13:31:00Z" w:id="336">
              <w:r w:rsidRPr="005D5556" w:rsidDel="00B409B7">
                <w:rPr>
                  <w:rFonts w:ascii="Calibri" w:hAnsi="Calibri" w:cs="Calibri"/>
                  <w:color w:val="000000"/>
                  <w:sz w:val="22"/>
                  <w:szCs w:val="22"/>
                </w:rPr>
                <w:delText>South west</w:delText>
              </w:r>
            </w:del>
          </w:p>
        </w:tc>
      </w:tr>
      <w:tr w:rsidRPr="005D5556" w:rsidR="00845833" w:rsidDel="00B409B7" w:rsidTr="00A9924A" w14:paraId="25A90FCE" w14:textId="6E75813D">
        <w:trPr>
          <w:trHeight w:val="290"/>
          <w:del w:author="KARLOVCEC, Barbara" w:date="2025-02-26T14:31:00Z" w:id="337"/>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36F6912D" w14:textId="1E72A5A0">
            <w:pPr>
              <w:jc w:val="right"/>
              <w:rPr>
                <w:del w:author="KARLOVCEC, Barbara" w:date="2025-02-26T14:31:00Z" w16du:dateUtc="2025-02-26T13:31:00Z" w:id="338"/>
                <w:rFonts w:ascii="Calibri" w:hAnsi="Calibri" w:cs="Calibri"/>
                <w:color w:val="000000"/>
                <w:sz w:val="22"/>
                <w:szCs w:val="22"/>
              </w:rPr>
            </w:pPr>
            <w:del w:author="KARLOVCEC, Barbara" w:date="2025-02-26T14:31:00Z" w16du:dateUtc="2025-02-26T13:31:00Z" w:id="339">
              <w:r w:rsidRPr="005D5556" w:rsidDel="00B409B7">
                <w:rPr>
                  <w:rFonts w:ascii="Calibri" w:hAnsi="Calibri" w:cs="Calibri"/>
                  <w:color w:val="000000"/>
                  <w:sz w:val="22"/>
                  <w:szCs w:val="22"/>
                </w:rPr>
                <w:delText>36</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2C2C3155" w14:textId="12019436">
            <w:pPr>
              <w:jc w:val="center"/>
              <w:rPr>
                <w:del w:author="KARLOVCEC, Barbara" w:date="2025-02-26T14:31:00Z" w16du:dateUtc="2025-02-26T13:31:00Z" w:id="340"/>
                <w:rFonts w:ascii="Calibri" w:hAnsi="Calibri" w:cs="Calibri"/>
                <w:color w:val="000000"/>
                <w:sz w:val="22"/>
                <w:szCs w:val="22"/>
              </w:rPr>
            </w:pPr>
            <w:del w:author="KARLOVCEC, Barbara" w:date="2025-02-26T14:31:00Z" w16du:dateUtc="2025-02-26T13:31:00Z" w:id="341">
              <w:r w:rsidRPr="005D5556" w:rsidDel="00B409B7">
                <w:rPr>
                  <w:rFonts w:ascii="Calibri" w:hAnsi="Calibri" w:cs="Calibri"/>
                  <w:color w:val="000000"/>
                  <w:sz w:val="22"/>
                  <w:szCs w:val="22"/>
                </w:rPr>
                <w:delText>Ubani Technical Services</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366D5662" w14:textId="4463594F">
            <w:pPr>
              <w:rPr>
                <w:del w:author="KARLOVCEC, Barbara" w:date="2025-02-26T14:31:00Z" w16du:dateUtc="2025-02-26T13:31:00Z" w:id="342"/>
                <w:rFonts w:ascii="Calibri" w:hAnsi="Calibri" w:cs="Calibri"/>
                <w:color w:val="000000"/>
                <w:sz w:val="22"/>
                <w:szCs w:val="22"/>
              </w:rPr>
            </w:pPr>
            <w:del w:author="KARLOVCEC, Barbara" w:date="2025-02-26T14:31:00Z" w16du:dateUtc="2025-02-26T13:31:00Z" w:id="343">
              <w:r w:rsidRPr="005D5556" w:rsidDel="00B409B7">
                <w:rPr>
                  <w:rFonts w:ascii="Calibri" w:hAnsi="Calibri" w:cs="Calibri"/>
                  <w:color w:val="000000"/>
                  <w:sz w:val="22"/>
                  <w:szCs w:val="22"/>
                </w:rPr>
                <w:delText>Kano/Kano</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1B97B28A" w14:textId="0F092FA5">
            <w:pPr>
              <w:rPr>
                <w:del w:author="KARLOVCEC, Barbara" w:date="2025-02-26T14:31:00Z" w16du:dateUtc="2025-02-26T13:31:00Z" w:id="344"/>
                <w:rFonts w:ascii="Calibri" w:hAnsi="Calibri" w:cs="Calibri"/>
                <w:color w:val="000000"/>
                <w:sz w:val="22"/>
                <w:szCs w:val="22"/>
              </w:rPr>
            </w:pPr>
            <w:del w:author="KARLOVCEC, Barbara" w:date="2025-02-26T14:31:00Z" w16du:dateUtc="2025-02-26T13:31:00Z" w:id="345">
              <w:r w:rsidRPr="005D5556" w:rsidDel="00B409B7">
                <w:rPr>
                  <w:rFonts w:ascii="Calibri" w:hAnsi="Calibri" w:cs="Calibri"/>
                  <w:color w:val="000000"/>
                  <w:sz w:val="22"/>
                  <w:szCs w:val="22"/>
                </w:rPr>
                <w:delText>North West</w:delText>
              </w:r>
            </w:del>
          </w:p>
        </w:tc>
      </w:tr>
      <w:tr w:rsidRPr="005D5556" w:rsidR="00845833" w:rsidDel="00B409B7" w:rsidTr="00A9924A" w14:paraId="35C8E730" w14:textId="3B2090CB">
        <w:trPr>
          <w:trHeight w:val="480"/>
          <w:del w:author="KARLOVCEC, Barbara" w:date="2025-02-26T14:31:00Z" w:id="346"/>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61D02A1A" w14:textId="73C0ECC1">
            <w:pPr>
              <w:jc w:val="right"/>
              <w:rPr>
                <w:del w:author="KARLOVCEC, Barbara" w:date="2025-02-26T14:31:00Z" w16du:dateUtc="2025-02-26T13:31:00Z" w:id="347"/>
                <w:rFonts w:ascii="Calibri" w:hAnsi="Calibri" w:cs="Calibri"/>
                <w:color w:val="000000"/>
                <w:sz w:val="22"/>
                <w:szCs w:val="22"/>
              </w:rPr>
            </w:pPr>
            <w:del w:author="KARLOVCEC, Barbara" w:date="2025-02-26T14:31:00Z" w16du:dateUtc="2025-02-26T13:31:00Z" w:id="348">
              <w:r w:rsidRPr="005D5556" w:rsidDel="00B409B7">
                <w:rPr>
                  <w:rFonts w:ascii="Calibri" w:hAnsi="Calibri" w:cs="Calibri"/>
                  <w:color w:val="000000"/>
                  <w:sz w:val="22"/>
                  <w:szCs w:val="22"/>
                </w:rPr>
                <w:delText>37</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09EC003D" w14:textId="7DDD9C3C">
            <w:pPr>
              <w:jc w:val="center"/>
              <w:rPr>
                <w:del w:author="KARLOVCEC, Barbara" w:date="2025-02-26T14:31:00Z" w16du:dateUtc="2025-02-26T13:31:00Z" w:id="349"/>
                <w:rFonts w:ascii="Calibri" w:hAnsi="Calibri" w:cs="Calibri"/>
                <w:color w:val="000000"/>
                <w:sz w:val="22"/>
                <w:szCs w:val="22"/>
              </w:rPr>
            </w:pPr>
            <w:del w:author="KARLOVCEC, Barbara" w:date="2025-02-26T14:31:00Z" w16du:dateUtc="2025-02-26T13:31:00Z" w:id="350">
              <w:r w:rsidRPr="005D5556" w:rsidDel="00B409B7">
                <w:rPr>
                  <w:rFonts w:ascii="Calibri" w:hAnsi="Calibri" w:cs="Calibri"/>
                  <w:color w:val="000000"/>
                  <w:sz w:val="22"/>
                  <w:szCs w:val="22"/>
                </w:rPr>
                <w:delText>Evercurrent Technical Company</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3DD1E101" w14:textId="06C76C53">
            <w:pPr>
              <w:rPr>
                <w:del w:author="KARLOVCEC, Barbara" w:date="2025-02-26T14:31:00Z" w16du:dateUtc="2025-02-26T13:31:00Z" w:id="351"/>
                <w:rFonts w:ascii="Calibri" w:hAnsi="Calibri" w:cs="Calibri"/>
                <w:color w:val="000000"/>
                <w:sz w:val="22"/>
                <w:szCs w:val="22"/>
              </w:rPr>
            </w:pPr>
            <w:del w:author="KARLOVCEC, Barbara" w:date="2025-02-26T14:31:00Z" w16du:dateUtc="2025-02-26T13:31:00Z" w:id="352">
              <w:r w:rsidRPr="005D5556" w:rsidDel="00B409B7">
                <w:rPr>
                  <w:rFonts w:ascii="Calibri" w:hAnsi="Calibri" w:cs="Calibri"/>
                  <w:color w:val="000000"/>
                  <w:sz w:val="22"/>
                  <w:szCs w:val="22"/>
                </w:rPr>
                <w:delText>Kano/Kano</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37B1A9B9" w14:textId="4D5E70F7">
            <w:pPr>
              <w:rPr>
                <w:del w:author="KARLOVCEC, Barbara" w:date="2025-02-26T14:31:00Z" w16du:dateUtc="2025-02-26T13:31:00Z" w:id="353"/>
                <w:rFonts w:ascii="Calibri" w:hAnsi="Calibri" w:cs="Calibri"/>
                <w:color w:val="000000"/>
                <w:sz w:val="22"/>
                <w:szCs w:val="22"/>
              </w:rPr>
            </w:pPr>
            <w:del w:author="KARLOVCEC, Barbara" w:date="2025-02-26T14:31:00Z" w16du:dateUtc="2025-02-26T13:31:00Z" w:id="354">
              <w:r w:rsidRPr="005D5556" w:rsidDel="00B409B7">
                <w:rPr>
                  <w:rFonts w:ascii="Calibri" w:hAnsi="Calibri" w:cs="Calibri"/>
                  <w:color w:val="000000"/>
                  <w:sz w:val="22"/>
                  <w:szCs w:val="22"/>
                </w:rPr>
                <w:delText>North West</w:delText>
              </w:r>
            </w:del>
          </w:p>
        </w:tc>
      </w:tr>
      <w:tr w:rsidRPr="005D5556" w:rsidR="00845833" w:rsidDel="00B409B7" w:rsidTr="00A9924A" w14:paraId="40D99A2B" w14:textId="12A8B632">
        <w:trPr>
          <w:trHeight w:val="290"/>
          <w:del w:author="KARLOVCEC, Barbara" w:date="2025-02-26T14:31:00Z" w:id="355"/>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7759F320" w14:textId="4AAA47CE">
            <w:pPr>
              <w:jc w:val="right"/>
              <w:rPr>
                <w:del w:author="KARLOVCEC, Barbara" w:date="2025-02-26T14:31:00Z" w16du:dateUtc="2025-02-26T13:31:00Z" w:id="356"/>
                <w:rFonts w:ascii="Calibri" w:hAnsi="Calibri" w:cs="Calibri"/>
                <w:color w:val="000000"/>
                <w:sz w:val="22"/>
                <w:szCs w:val="22"/>
              </w:rPr>
            </w:pPr>
            <w:del w:author="KARLOVCEC, Barbara" w:date="2025-02-26T14:31:00Z" w16du:dateUtc="2025-02-26T13:31:00Z" w:id="357">
              <w:r w:rsidRPr="005D5556" w:rsidDel="00B409B7">
                <w:rPr>
                  <w:rFonts w:ascii="Calibri" w:hAnsi="Calibri" w:cs="Calibri"/>
                  <w:color w:val="000000"/>
                  <w:sz w:val="22"/>
                  <w:szCs w:val="22"/>
                </w:rPr>
                <w:delText>38</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50D118E5" w14:textId="4721CDC3">
            <w:pPr>
              <w:jc w:val="center"/>
              <w:rPr>
                <w:del w:author="KARLOVCEC, Barbara" w:date="2025-02-26T14:31:00Z" w16du:dateUtc="2025-02-26T13:31:00Z" w:id="358"/>
                <w:rFonts w:ascii="Calibri" w:hAnsi="Calibri" w:cs="Calibri"/>
                <w:color w:val="000000"/>
                <w:sz w:val="22"/>
                <w:szCs w:val="22"/>
              </w:rPr>
            </w:pPr>
            <w:del w:author="KARLOVCEC, Barbara" w:date="2025-02-26T14:31:00Z" w16du:dateUtc="2025-02-26T13:31:00Z" w:id="359">
              <w:r w:rsidRPr="005D5556" w:rsidDel="00B409B7">
                <w:rPr>
                  <w:rFonts w:ascii="Calibri" w:hAnsi="Calibri" w:cs="Calibri"/>
                  <w:color w:val="000000"/>
                  <w:sz w:val="22"/>
                  <w:szCs w:val="22"/>
                </w:rPr>
                <w:delText xml:space="preserve">DEVY TECHNICA SERVICES </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00B4F637" w14:textId="765DCD9B">
            <w:pPr>
              <w:rPr>
                <w:del w:author="KARLOVCEC, Barbara" w:date="2025-02-26T14:31:00Z" w16du:dateUtc="2025-02-26T13:31:00Z" w:id="360"/>
                <w:rFonts w:ascii="Calibri" w:hAnsi="Calibri" w:cs="Calibri"/>
                <w:color w:val="000000"/>
                <w:sz w:val="22"/>
                <w:szCs w:val="22"/>
              </w:rPr>
            </w:pPr>
            <w:del w:author="KARLOVCEC, Barbara" w:date="2025-02-26T14:31:00Z" w16du:dateUtc="2025-02-26T13:31:00Z" w:id="361">
              <w:r w:rsidRPr="005D5556" w:rsidDel="00B409B7">
                <w:rPr>
                  <w:rFonts w:ascii="Calibri" w:hAnsi="Calibri" w:cs="Calibri"/>
                  <w:color w:val="000000"/>
                  <w:sz w:val="22"/>
                  <w:szCs w:val="22"/>
                </w:rPr>
                <w:delText>ABUJA</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39565A79" w14:textId="7A6BBFC4">
            <w:pPr>
              <w:rPr>
                <w:del w:author="KARLOVCEC, Barbara" w:date="2025-02-26T14:31:00Z" w16du:dateUtc="2025-02-26T13:31:00Z" w:id="362"/>
                <w:rFonts w:ascii="Calibri" w:hAnsi="Calibri" w:cs="Calibri"/>
                <w:color w:val="000000"/>
                <w:sz w:val="22"/>
                <w:szCs w:val="22"/>
              </w:rPr>
            </w:pPr>
            <w:del w:author="KARLOVCEC, Barbara" w:date="2025-02-26T14:31:00Z" w16du:dateUtc="2025-02-26T13:31:00Z" w:id="363">
              <w:r w:rsidRPr="005D5556" w:rsidDel="00B409B7">
                <w:rPr>
                  <w:rFonts w:ascii="Calibri" w:hAnsi="Calibri" w:cs="Calibri"/>
                  <w:color w:val="000000"/>
                  <w:sz w:val="22"/>
                  <w:szCs w:val="22"/>
                </w:rPr>
                <w:delText>North Central</w:delText>
              </w:r>
            </w:del>
          </w:p>
        </w:tc>
      </w:tr>
      <w:tr w:rsidRPr="005D5556" w:rsidR="00845833" w:rsidDel="00B409B7" w:rsidTr="00A9924A" w14:paraId="0CA3E8D6" w14:textId="15A62D7F">
        <w:trPr>
          <w:trHeight w:val="290"/>
          <w:del w:author="KARLOVCEC, Barbara" w:date="2025-02-26T14:31:00Z" w:id="364"/>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76FC2A20" w14:textId="709E8C59">
            <w:pPr>
              <w:jc w:val="right"/>
              <w:rPr>
                <w:del w:author="KARLOVCEC, Barbara" w:date="2025-02-26T14:31:00Z" w16du:dateUtc="2025-02-26T13:31:00Z" w:id="365"/>
                <w:rFonts w:ascii="Calibri" w:hAnsi="Calibri" w:cs="Calibri"/>
                <w:color w:val="000000"/>
                <w:sz w:val="22"/>
                <w:szCs w:val="22"/>
              </w:rPr>
            </w:pPr>
            <w:del w:author="KARLOVCEC, Barbara" w:date="2025-02-26T14:31:00Z" w16du:dateUtc="2025-02-26T13:31:00Z" w:id="366">
              <w:r w:rsidRPr="005D5556" w:rsidDel="00B409B7">
                <w:rPr>
                  <w:rFonts w:ascii="Calibri" w:hAnsi="Calibri" w:cs="Calibri"/>
                  <w:color w:val="000000"/>
                  <w:sz w:val="22"/>
                  <w:szCs w:val="22"/>
                </w:rPr>
                <w:delText>39</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42E90AE8" w14:textId="4AEF7C46">
            <w:pPr>
              <w:jc w:val="center"/>
              <w:rPr>
                <w:del w:author="KARLOVCEC, Barbara" w:date="2025-02-26T14:31:00Z" w16du:dateUtc="2025-02-26T13:31:00Z" w:id="367"/>
                <w:rFonts w:ascii="Calibri" w:hAnsi="Calibri" w:cs="Calibri"/>
                <w:color w:val="000000"/>
                <w:sz w:val="22"/>
                <w:szCs w:val="22"/>
              </w:rPr>
            </w:pPr>
            <w:del w:author="KARLOVCEC, Barbara" w:date="2025-02-26T14:31:00Z" w16du:dateUtc="2025-02-26T13:31:00Z" w:id="368">
              <w:r w:rsidRPr="005D5556" w:rsidDel="00B409B7">
                <w:rPr>
                  <w:rFonts w:ascii="Calibri" w:hAnsi="Calibri" w:cs="Calibri"/>
                  <w:color w:val="000000"/>
                  <w:sz w:val="22"/>
                  <w:szCs w:val="22"/>
                </w:rPr>
                <w:delText>Jubson Technical Company</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9C2C37F" w14:paraId="015434BC" w14:textId="17591C6A">
            <w:pPr>
              <w:rPr>
                <w:del w:author="KARLOVCEC, Barbara" w:date="2025-02-26T14:31:00Z" w16du:dateUtc="2025-02-26T13:31:00Z" w:id="369"/>
                <w:rFonts w:ascii="Calibri" w:hAnsi="Calibri" w:cs="Calibri"/>
                <w:color w:val="000000"/>
                <w:sz w:val="22"/>
                <w:szCs w:val="22"/>
              </w:rPr>
            </w:pPr>
            <w:del w:author="KARLOVCEC, Barbara" w:date="2025-02-26T14:31:00Z" w16du:dateUtc="2025-02-26T13:31:00Z" w:id="370">
              <w:r w:rsidRPr="00A9924A" w:rsidDel="00B409B7">
                <w:rPr>
                  <w:rFonts w:ascii="Calibri" w:hAnsi="Calibri" w:cs="Calibri"/>
                  <w:color w:val="000000" w:themeColor="text1"/>
                  <w:sz w:val="22"/>
                  <w:szCs w:val="22"/>
                </w:rPr>
                <w:delText> </w:delText>
              </w:r>
              <w:r w:rsidRPr="00A9924A" w:rsidDel="00B409B7" w:rsidR="557BCBC7">
                <w:rPr>
                  <w:rFonts w:ascii="Calibri" w:hAnsi="Calibri" w:cs="Calibri"/>
                  <w:color w:val="000000" w:themeColor="text1"/>
                  <w:sz w:val="22"/>
                  <w:szCs w:val="22"/>
                </w:rPr>
                <w:delText>Akure/ Ondo</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A9924A" w:rsidRDefault="557BCBC7" w14:paraId="1677CA98" w14:textId="3807932E">
            <w:pPr>
              <w:spacing w:line="259" w:lineRule="auto"/>
              <w:rPr>
                <w:del w:author="KARLOVCEC, Barbara" w:date="2025-02-26T14:31:00Z" w16du:dateUtc="2025-02-26T13:31:00Z" w:id="371"/>
              </w:rPr>
            </w:pPr>
            <w:del w:author="KARLOVCEC, Barbara" w:date="2025-02-26T14:31:00Z" w16du:dateUtc="2025-02-26T13:31:00Z" w:id="372">
              <w:r w:rsidRPr="00A9924A" w:rsidDel="00B409B7">
                <w:rPr>
                  <w:rFonts w:ascii="Calibri" w:hAnsi="Calibri" w:cs="Calibri"/>
                  <w:color w:val="000000" w:themeColor="text1"/>
                  <w:sz w:val="22"/>
                  <w:szCs w:val="22"/>
                </w:rPr>
                <w:delText>South West</w:delText>
              </w:r>
            </w:del>
          </w:p>
        </w:tc>
      </w:tr>
      <w:tr w:rsidRPr="005D5556" w:rsidR="00845833" w:rsidDel="00B409B7" w:rsidTr="00A9924A" w14:paraId="644577C7" w14:textId="02CC49F9">
        <w:trPr>
          <w:trHeight w:val="480"/>
          <w:del w:author="KARLOVCEC, Barbara" w:date="2025-02-26T14:31:00Z" w:id="373"/>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072820E4" w14:textId="6D5BF9FD">
            <w:pPr>
              <w:jc w:val="right"/>
              <w:rPr>
                <w:del w:author="KARLOVCEC, Barbara" w:date="2025-02-26T14:31:00Z" w16du:dateUtc="2025-02-26T13:31:00Z" w:id="374"/>
                <w:rFonts w:ascii="Calibri" w:hAnsi="Calibri" w:cs="Calibri"/>
                <w:color w:val="000000"/>
                <w:sz w:val="22"/>
                <w:szCs w:val="22"/>
              </w:rPr>
            </w:pPr>
            <w:del w:author="KARLOVCEC, Barbara" w:date="2025-02-26T14:31:00Z" w16du:dateUtc="2025-02-26T13:31:00Z" w:id="375">
              <w:r w:rsidRPr="005D5556" w:rsidDel="00B409B7">
                <w:rPr>
                  <w:rFonts w:ascii="Calibri" w:hAnsi="Calibri" w:cs="Calibri"/>
                  <w:color w:val="000000"/>
                  <w:sz w:val="22"/>
                  <w:szCs w:val="22"/>
                </w:rPr>
                <w:delText>40</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29827D12" w14:textId="14CDDF14">
            <w:pPr>
              <w:jc w:val="center"/>
              <w:rPr>
                <w:del w:author="KARLOVCEC, Barbara" w:date="2025-02-26T14:31:00Z" w16du:dateUtc="2025-02-26T13:31:00Z" w:id="376"/>
                <w:rFonts w:ascii="Calibri" w:hAnsi="Calibri" w:cs="Calibri"/>
                <w:color w:val="000000"/>
                <w:sz w:val="22"/>
                <w:szCs w:val="22"/>
              </w:rPr>
            </w:pPr>
            <w:del w:author="KARLOVCEC, Barbara" w:date="2025-02-26T14:31:00Z" w16du:dateUtc="2025-02-26T13:31:00Z" w:id="377">
              <w:r w:rsidRPr="005D5556" w:rsidDel="00B409B7">
                <w:rPr>
                  <w:rFonts w:ascii="Calibri" w:hAnsi="Calibri" w:cs="Calibri"/>
                  <w:color w:val="000000"/>
                  <w:sz w:val="22"/>
                  <w:szCs w:val="22"/>
                </w:rPr>
                <w:delText>Abiodun Morakinyo Nig Enterprises</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0E04DA25" w14:textId="78F78709">
            <w:pPr>
              <w:rPr>
                <w:del w:author="KARLOVCEC, Barbara" w:date="2025-02-26T14:31:00Z" w16du:dateUtc="2025-02-26T13:31:00Z" w:id="378"/>
                <w:rFonts w:ascii="Calibri" w:hAnsi="Calibri" w:cs="Calibri"/>
                <w:color w:val="000000"/>
                <w:sz w:val="22"/>
                <w:szCs w:val="22"/>
              </w:rPr>
            </w:pPr>
            <w:del w:author="KARLOVCEC, Barbara" w:date="2025-02-26T14:31:00Z" w16du:dateUtc="2025-02-26T13:31:00Z" w:id="379">
              <w:r w:rsidRPr="005D5556" w:rsidDel="00B409B7">
                <w:rPr>
                  <w:rFonts w:ascii="Calibri" w:hAnsi="Calibri" w:cs="Calibri"/>
                  <w:color w:val="000000"/>
                  <w:sz w:val="22"/>
                  <w:szCs w:val="22"/>
                </w:rPr>
                <w:delText>Oyo/Oyo</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6B317AEB" w14:textId="03417FB1">
            <w:pPr>
              <w:jc w:val="center"/>
              <w:rPr>
                <w:del w:author="KARLOVCEC, Barbara" w:date="2025-02-26T14:31:00Z" w16du:dateUtc="2025-02-26T13:31:00Z" w:id="380"/>
                <w:rFonts w:ascii="Calibri" w:hAnsi="Calibri" w:cs="Calibri"/>
                <w:color w:val="000000"/>
                <w:sz w:val="22"/>
                <w:szCs w:val="22"/>
              </w:rPr>
            </w:pPr>
            <w:del w:author="KARLOVCEC, Barbara" w:date="2025-02-26T14:31:00Z" w16du:dateUtc="2025-02-26T13:31:00Z" w:id="381">
              <w:r w:rsidRPr="005D5556" w:rsidDel="00B409B7">
                <w:rPr>
                  <w:rFonts w:ascii="Calibri" w:hAnsi="Calibri" w:cs="Calibri"/>
                  <w:color w:val="000000"/>
                  <w:sz w:val="22"/>
                  <w:szCs w:val="22"/>
                </w:rPr>
                <w:delText>South West</w:delText>
              </w:r>
            </w:del>
          </w:p>
        </w:tc>
      </w:tr>
      <w:tr w:rsidRPr="005D5556" w:rsidR="00845833" w:rsidDel="00B409B7" w:rsidTr="00A9924A" w14:paraId="701F9F7F" w14:textId="67D5525B">
        <w:trPr>
          <w:trHeight w:val="480"/>
          <w:del w:author="KARLOVCEC, Barbara" w:date="2025-02-26T14:31:00Z" w:id="382"/>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5810ECD3" w14:textId="6537948F">
            <w:pPr>
              <w:jc w:val="right"/>
              <w:rPr>
                <w:del w:author="KARLOVCEC, Barbara" w:date="2025-02-26T14:31:00Z" w16du:dateUtc="2025-02-26T13:31:00Z" w:id="383"/>
                <w:rFonts w:ascii="Calibri" w:hAnsi="Calibri" w:cs="Calibri"/>
                <w:color w:val="000000"/>
                <w:sz w:val="22"/>
                <w:szCs w:val="22"/>
              </w:rPr>
            </w:pPr>
            <w:del w:author="KARLOVCEC, Barbara" w:date="2025-02-26T14:31:00Z" w16du:dateUtc="2025-02-26T13:31:00Z" w:id="384">
              <w:r w:rsidRPr="005D5556" w:rsidDel="00B409B7">
                <w:rPr>
                  <w:rFonts w:ascii="Calibri" w:hAnsi="Calibri" w:cs="Calibri"/>
                  <w:color w:val="000000"/>
                  <w:sz w:val="22"/>
                  <w:szCs w:val="22"/>
                </w:rPr>
                <w:delText>41</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1C5A4B32" w14:textId="089702FF">
            <w:pPr>
              <w:jc w:val="center"/>
              <w:rPr>
                <w:del w:author="KARLOVCEC, Barbara" w:date="2025-02-26T14:31:00Z" w16du:dateUtc="2025-02-26T13:31:00Z" w:id="385"/>
                <w:rFonts w:ascii="Calibri" w:hAnsi="Calibri" w:cs="Calibri"/>
                <w:color w:val="000000"/>
                <w:sz w:val="22"/>
                <w:szCs w:val="22"/>
              </w:rPr>
            </w:pPr>
            <w:del w:author="KARLOVCEC, Barbara" w:date="2025-02-26T14:31:00Z" w16du:dateUtc="2025-02-26T13:31:00Z" w:id="386">
              <w:r w:rsidRPr="005D5556" w:rsidDel="00B409B7">
                <w:rPr>
                  <w:rFonts w:ascii="Calibri" w:hAnsi="Calibri" w:cs="Calibri"/>
                  <w:color w:val="000000"/>
                  <w:sz w:val="22"/>
                  <w:szCs w:val="22"/>
                </w:rPr>
                <w:delText>Morakinyo De Cool Merchant Nig Company</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4F039042" w14:textId="42F80DFC">
            <w:pPr>
              <w:rPr>
                <w:del w:author="KARLOVCEC, Barbara" w:date="2025-02-26T14:31:00Z" w16du:dateUtc="2025-02-26T13:31:00Z" w:id="387"/>
                <w:rFonts w:ascii="Calibri" w:hAnsi="Calibri" w:cs="Calibri"/>
                <w:color w:val="000000"/>
                <w:sz w:val="22"/>
                <w:szCs w:val="22"/>
              </w:rPr>
            </w:pPr>
            <w:del w:author="KARLOVCEC, Barbara" w:date="2025-02-26T14:31:00Z" w16du:dateUtc="2025-02-26T13:31:00Z" w:id="388">
              <w:r w:rsidRPr="005D5556" w:rsidDel="00B409B7">
                <w:rPr>
                  <w:rFonts w:ascii="Calibri" w:hAnsi="Calibri" w:cs="Calibri"/>
                  <w:color w:val="000000"/>
                  <w:sz w:val="22"/>
                  <w:szCs w:val="22"/>
                </w:rPr>
                <w:delText>Oyo/Oyo</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56C21EAC" w14:textId="69B1DF6D">
            <w:pPr>
              <w:jc w:val="center"/>
              <w:rPr>
                <w:del w:author="KARLOVCEC, Barbara" w:date="2025-02-26T14:31:00Z" w16du:dateUtc="2025-02-26T13:31:00Z" w:id="389"/>
                <w:rFonts w:ascii="Calibri" w:hAnsi="Calibri" w:cs="Calibri"/>
                <w:color w:val="000000"/>
                <w:sz w:val="22"/>
                <w:szCs w:val="22"/>
              </w:rPr>
            </w:pPr>
            <w:del w:author="KARLOVCEC, Barbara" w:date="2025-02-26T14:31:00Z" w16du:dateUtc="2025-02-26T13:31:00Z" w:id="390">
              <w:r w:rsidRPr="005D5556" w:rsidDel="00B409B7">
                <w:rPr>
                  <w:rFonts w:ascii="Calibri" w:hAnsi="Calibri" w:cs="Calibri"/>
                  <w:color w:val="000000"/>
                  <w:sz w:val="22"/>
                  <w:szCs w:val="22"/>
                </w:rPr>
                <w:delText>South West</w:delText>
              </w:r>
            </w:del>
          </w:p>
        </w:tc>
      </w:tr>
      <w:tr w:rsidRPr="005D5556" w:rsidR="00845833" w:rsidDel="00B409B7" w:rsidTr="00A9924A" w14:paraId="3D6AB4D1" w14:textId="0CD1780C">
        <w:trPr>
          <w:trHeight w:val="290"/>
          <w:del w:author="KARLOVCEC, Barbara" w:date="2025-02-26T14:31:00Z" w:id="391"/>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0836C460" w14:textId="15320C3D">
            <w:pPr>
              <w:jc w:val="right"/>
              <w:rPr>
                <w:del w:author="KARLOVCEC, Barbara" w:date="2025-02-26T14:31:00Z" w16du:dateUtc="2025-02-26T13:31:00Z" w:id="392"/>
                <w:rFonts w:ascii="Calibri" w:hAnsi="Calibri" w:cs="Calibri"/>
                <w:color w:val="000000"/>
                <w:sz w:val="22"/>
                <w:szCs w:val="22"/>
              </w:rPr>
            </w:pPr>
            <w:del w:author="KARLOVCEC, Barbara" w:date="2025-02-26T14:31:00Z" w16du:dateUtc="2025-02-26T13:31:00Z" w:id="393">
              <w:r w:rsidRPr="005D5556" w:rsidDel="00B409B7">
                <w:rPr>
                  <w:rFonts w:ascii="Calibri" w:hAnsi="Calibri" w:cs="Calibri"/>
                  <w:color w:val="000000"/>
                  <w:sz w:val="22"/>
                  <w:szCs w:val="22"/>
                </w:rPr>
                <w:delText>42</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38184675" w14:textId="3A56CF33">
            <w:pPr>
              <w:jc w:val="center"/>
              <w:rPr>
                <w:del w:author="KARLOVCEC, Barbara" w:date="2025-02-26T14:31:00Z" w16du:dateUtc="2025-02-26T13:31:00Z" w:id="394"/>
                <w:rFonts w:ascii="Calibri" w:hAnsi="Calibri" w:cs="Calibri"/>
                <w:color w:val="000000"/>
                <w:sz w:val="22"/>
                <w:szCs w:val="22"/>
              </w:rPr>
            </w:pPr>
            <w:del w:author="KARLOVCEC, Barbara" w:date="2025-02-26T14:31:00Z" w16du:dateUtc="2025-02-26T13:31:00Z" w:id="395">
              <w:r w:rsidRPr="005D5556" w:rsidDel="00B409B7">
                <w:rPr>
                  <w:rFonts w:ascii="Calibri" w:hAnsi="Calibri" w:cs="Calibri"/>
                  <w:color w:val="000000"/>
                  <w:sz w:val="22"/>
                  <w:szCs w:val="22"/>
                </w:rPr>
                <w:delText>Mofol Cool</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1653B718" w14:textId="50A4072F">
            <w:pPr>
              <w:rPr>
                <w:del w:author="KARLOVCEC, Barbara" w:date="2025-02-26T14:31:00Z" w16du:dateUtc="2025-02-26T13:31:00Z" w:id="396"/>
                <w:rFonts w:ascii="Calibri" w:hAnsi="Calibri" w:cs="Calibri"/>
                <w:color w:val="000000"/>
                <w:sz w:val="22"/>
                <w:szCs w:val="22"/>
              </w:rPr>
            </w:pPr>
            <w:del w:author="KARLOVCEC, Barbara" w:date="2025-02-26T14:31:00Z" w16du:dateUtc="2025-02-26T13:31:00Z" w:id="397">
              <w:r w:rsidRPr="005D5556" w:rsidDel="00B409B7">
                <w:rPr>
                  <w:rFonts w:ascii="Calibri" w:hAnsi="Calibri" w:cs="Calibri"/>
                  <w:color w:val="000000"/>
                  <w:sz w:val="22"/>
                  <w:szCs w:val="22"/>
                </w:rPr>
                <w:delText>Oyo/Iseyin</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24A3DD3A" w14:textId="099AA5A6">
            <w:pPr>
              <w:jc w:val="center"/>
              <w:rPr>
                <w:del w:author="KARLOVCEC, Barbara" w:date="2025-02-26T14:31:00Z" w16du:dateUtc="2025-02-26T13:31:00Z" w:id="398"/>
                <w:rFonts w:ascii="Calibri" w:hAnsi="Calibri" w:cs="Calibri"/>
                <w:color w:val="000000"/>
                <w:sz w:val="22"/>
                <w:szCs w:val="22"/>
              </w:rPr>
            </w:pPr>
            <w:del w:author="KARLOVCEC, Barbara" w:date="2025-02-26T14:31:00Z" w16du:dateUtc="2025-02-26T13:31:00Z" w:id="399">
              <w:r w:rsidRPr="005D5556" w:rsidDel="00B409B7">
                <w:rPr>
                  <w:rFonts w:ascii="Calibri" w:hAnsi="Calibri" w:cs="Calibri"/>
                  <w:color w:val="000000"/>
                  <w:sz w:val="22"/>
                  <w:szCs w:val="22"/>
                </w:rPr>
                <w:delText>South West</w:delText>
              </w:r>
            </w:del>
          </w:p>
        </w:tc>
      </w:tr>
      <w:tr w:rsidRPr="005D5556" w:rsidR="00845833" w:rsidDel="00B409B7" w:rsidTr="00A9924A" w14:paraId="0078C98B" w14:textId="59E52183">
        <w:trPr>
          <w:trHeight w:val="290"/>
          <w:del w:author="KARLOVCEC, Barbara" w:date="2025-02-26T14:31:00Z" w:id="400"/>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41A778FD" w14:textId="53D3247E">
            <w:pPr>
              <w:jc w:val="right"/>
              <w:rPr>
                <w:del w:author="KARLOVCEC, Barbara" w:date="2025-02-26T14:31:00Z" w16du:dateUtc="2025-02-26T13:31:00Z" w:id="401"/>
                <w:rFonts w:ascii="Calibri" w:hAnsi="Calibri" w:cs="Calibri"/>
                <w:color w:val="000000"/>
                <w:sz w:val="22"/>
                <w:szCs w:val="22"/>
              </w:rPr>
            </w:pPr>
            <w:del w:author="KARLOVCEC, Barbara" w:date="2025-02-26T14:31:00Z" w16du:dateUtc="2025-02-26T13:31:00Z" w:id="402">
              <w:r w:rsidRPr="005D5556" w:rsidDel="00B409B7">
                <w:rPr>
                  <w:rFonts w:ascii="Calibri" w:hAnsi="Calibri" w:cs="Calibri"/>
                  <w:color w:val="000000"/>
                  <w:sz w:val="22"/>
                  <w:szCs w:val="22"/>
                </w:rPr>
                <w:delText>43</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50D94B30" w14:textId="39FF2940">
            <w:pPr>
              <w:jc w:val="center"/>
              <w:rPr>
                <w:del w:author="KARLOVCEC, Barbara" w:date="2025-02-26T14:31:00Z" w16du:dateUtc="2025-02-26T13:31:00Z" w:id="403"/>
                <w:rFonts w:ascii="Calibri" w:hAnsi="Calibri" w:cs="Calibri"/>
                <w:color w:val="000000"/>
                <w:sz w:val="22"/>
                <w:szCs w:val="22"/>
              </w:rPr>
            </w:pPr>
            <w:del w:author="KARLOVCEC, Barbara" w:date="2025-02-26T14:31:00Z" w16du:dateUtc="2025-02-26T13:31:00Z" w:id="404">
              <w:r w:rsidRPr="005D5556" w:rsidDel="00B409B7">
                <w:rPr>
                  <w:rFonts w:ascii="Calibri" w:hAnsi="Calibri" w:cs="Calibri"/>
                  <w:color w:val="000000"/>
                  <w:sz w:val="22"/>
                  <w:szCs w:val="22"/>
                </w:rPr>
                <w:delText>Fash Tech Consult</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3B266301" w14:textId="484BE585">
            <w:pPr>
              <w:rPr>
                <w:del w:author="KARLOVCEC, Barbara" w:date="2025-02-26T14:31:00Z" w16du:dateUtc="2025-02-26T13:31:00Z" w:id="405"/>
                <w:rFonts w:ascii="Calibri" w:hAnsi="Calibri" w:cs="Calibri"/>
                <w:color w:val="000000"/>
                <w:sz w:val="22"/>
                <w:szCs w:val="22"/>
              </w:rPr>
            </w:pPr>
            <w:del w:author="KARLOVCEC, Barbara" w:date="2025-02-26T14:31:00Z" w16du:dateUtc="2025-02-26T13:31:00Z" w:id="406">
              <w:r w:rsidRPr="005D5556" w:rsidDel="00B409B7">
                <w:rPr>
                  <w:rFonts w:ascii="Calibri" w:hAnsi="Calibri" w:cs="Calibri"/>
                  <w:color w:val="000000"/>
                  <w:sz w:val="22"/>
                  <w:szCs w:val="22"/>
                </w:rPr>
                <w:delText>Oyo/Ibadan</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4AB0ECC9" w14:textId="79AF6C92">
            <w:pPr>
              <w:jc w:val="center"/>
              <w:rPr>
                <w:del w:author="KARLOVCEC, Barbara" w:date="2025-02-26T14:31:00Z" w16du:dateUtc="2025-02-26T13:31:00Z" w:id="407"/>
                <w:rFonts w:ascii="Calibri" w:hAnsi="Calibri" w:cs="Calibri"/>
                <w:color w:val="000000"/>
                <w:sz w:val="22"/>
                <w:szCs w:val="22"/>
              </w:rPr>
            </w:pPr>
            <w:del w:author="KARLOVCEC, Barbara" w:date="2025-02-26T14:31:00Z" w16du:dateUtc="2025-02-26T13:31:00Z" w:id="408">
              <w:r w:rsidRPr="005D5556" w:rsidDel="00B409B7">
                <w:rPr>
                  <w:rFonts w:ascii="Calibri" w:hAnsi="Calibri" w:cs="Calibri"/>
                  <w:color w:val="000000"/>
                  <w:sz w:val="22"/>
                  <w:szCs w:val="22"/>
                </w:rPr>
                <w:delText>South West</w:delText>
              </w:r>
            </w:del>
          </w:p>
        </w:tc>
      </w:tr>
      <w:tr w:rsidRPr="005D5556" w:rsidR="00845833" w:rsidDel="00B409B7" w:rsidTr="00A9924A" w14:paraId="68EF0501" w14:textId="1674F30D">
        <w:trPr>
          <w:trHeight w:val="480"/>
          <w:del w:author="KARLOVCEC, Barbara" w:date="2025-02-26T14:31:00Z" w:id="409"/>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34D889E7" w14:textId="263EDC53">
            <w:pPr>
              <w:jc w:val="right"/>
              <w:rPr>
                <w:del w:author="KARLOVCEC, Barbara" w:date="2025-02-26T14:31:00Z" w16du:dateUtc="2025-02-26T13:31:00Z" w:id="410"/>
                <w:rFonts w:ascii="Calibri" w:hAnsi="Calibri" w:cs="Calibri"/>
                <w:color w:val="000000"/>
                <w:sz w:val="22"/>
                <w:szCs w:val="22"/>
              </w:rPr>
            </w:pPr>
            <w:del w:author="KARLOVCEC, Barbara" w:date="2025-02-26T14:31:00Z" w16du:dateUtc="2025-02-26T13:31:00Z" w:id="411">
              <w:r w:rsidRPr="005D5556" w:rsidDel="00B409B7">
                <w:rPr>
                  <w:rFonts w:ascii="Calibri" w:hAnsi="Calibri" w:cs="Calibri"/>
                  <w:color w:val="000000"/>
                  <w:sz w:val="22"/>
                  <w:szCs w:val="22"/>
                </w:rPr>
                <w:delText>44</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722F236E" w14:textId="43B51459">
            <w:pPr>
              <w:jc w:val="center"/>
              <w:rPr>
                <w:del w:author="KARLOVCEC, Barbara" w:date="2025-02-26T14:31:00Z" w16du:dateUtc="2025-02-26T13:31:00Z" w:id="412"/>
                <w:rFonts w:ascii="Calibri" w:hAnsi="Calibri" w:cs="Calibri"/>
                <w:color w:val="000000"/>
                <w:sz w:val="22"/>
                <w:szCs w:val="22"/>
              </w:rPr>
            </w:pPr>
            <w:del w:author="KARLOVCEC, Barbara" w:date="2025-02-26T14:31:00Z" w16du:dateUtc="2025-02-26T13:31:00Z" w:id="413">
              <w:r w:rsidRPr="005D5556" w:rsidDel="00B409B7">
                <w:rPr>
                  <w:rFonts w:ascii="Calibri" w:hAnsi="Calibri" w:cs="Calibri"/>
                  <w:color w:val="000000"/>
                  <w:sz w:val="22"/>
                  <w:szCs w:val="22"/>
                </w:rPr>
                <w:delText>Sam Goodness Technical Enterprise</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156F275D" w14:textId="1BCA0C1B">
            <w:pPr>
              <w:rPr>
                <w:del w:author="KARLOVCEC, Barbara" w:date="2025-02-26T14:31:00Z" w16du:dateUtc="2025-02-26T13:31:00Z" w:id="414"/>
                <w:rFonts w:ascii="Calibri" w:hAnsi="Calibri" w:cs="Calibri"/>
                <w:color w:val="000000"/>
                <w:sz w:val="22"/>
                <w:szCs w:val="22"/>
              </w:rPr>
            </w:pPr>
            <w:del w:author="KARLOVCEC, Barbara" w:date="2025-02-26T14:31:00Z" w16du:dateUtc="2025-02-26T13:31:00Z" w:id="415">
              <w:r w:rsidRPr="005D5556" w:rsidDel="00B409B7">
                <w:rPr>
                  <w:rFonts w:ascii="Calibri" w:hAnsi="Calibri" w:cs="Calibri"/>
                  <w:color w:val="000000"/>
                  <w:sz w:val="22"/>
                  <w:szCs w:val="22"/>
                </w:rPr>
                <w:delText>Oyo/Ibadan</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6445E856" w14:textId="610BA2E4">
            <w:pPr>
              <w:jc w:val="center"/>
              <w:rPr>
                <w:del w:author="KARLOVCEC, Barbara" w:date="2025-02-26T14:31:00Z" w16du:dateUtc="2025-02-26T13:31:00Z" w:id="416"/>
                <w:rFonts w:ascii="Calibri" w:hAnsi="Calibri" w:cs="Calibri"/>
                <w:color w:val="000000"/>
                <w:sz w:val="22"/>
                <w:szCs w:val="22"/>
              </w:rPr>
            </w:pPr>
            <w:del w:author="KARLOVCEC, Barbara" w:date="2025-02-26T14:31:00Z" w16du:dateUtc="2025-02-26T13:31:00Z" w:id="417">
              <w:r w:rsidRPr="005D5556" w:rsidDel="00B409B7">
                <w:rPr>
                  <w:rFonts w:ascii="Calibri" w:hAnsi="Calibri" w:cs="Calibri"/>
                  <w:color w:val="000000"/>
                  <w:sz w:val="22"/>
                  <w:szCs w:val="22"/>
                </w:rPr>
                <w:delText>South West</w:delText>
              </w:r>
            </w:del>
          </w:p>
        </w:tc>
      </w:tr>
      <w:tr w:rsidRPr="005D5556" w:rsidR="00845833" w:rsidDel="00B409B7" w:rsidTr="00A9924A" w14:paraId="0B41B26A" w14:textId="4786D77C">
        <w:trPr>
          <w:trHeight w:val="290"/>
          <w:del w:author="KARLOVCEC, Barbara" w:date="2025-02-26T14:31:00Z" w:id="418"/>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349FE86E" w14:textId="63612265">
            <w:pPr>
              <w:jc w:val="right"/>
              <w:rPr>
                <w:del w:author="KARLOVCEC, Barbara" w:date="2025-02-26T14:31:00Z" w16du:dateUtc="2025-02-26T13:31:00Z" w:id="419"/>
                <w:rFonts w:ascii="Calibri" w:hAnsi="Calibri" w:cs="Calibri"/>
                <w:color w:val="000000"/>
                <w:sz w:val="22"/>
                <w:szCs w:val="22"/>
              </w:rPr>
            </w:pPr>
            <w:del w:author="KARLOVCEC, Barbara" w:date="2025-02-26T14:31:00Z" w16du:dateUtc="2025-02-26T13:31:00Z" w:id="420">
              <w:r w:rsidRPr="005D5556" w:rsidDel="00B409B7">
                <w:rPr>
                  <w:rFonts w:ascii="Calibri" w:hAnsi="Calibri" w:cs="Calibri"/>
                  <w:color w:val="000000"/>
                  <w:sz w:val="22"/>
                  <w:szCs w:val="22"/>
                </w:rPr>
                <w:delText>45</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75A4A178" w14:textId="3919B9AC">
            <w:pPr>
              <w:jc w:val="center"/>
              <w:rPr>
                <w:del w:author="KARLOVCEC, Barbara" w:date="2025-02-26T14:31:00Z" w16du:dateUtc="2025-02-26T13:31:00Z" w:id="421"/>
                <w:rFonts w:ascii="Calibri" w:hAnsi="Calibri" w:cs="Calibri"/>
                <w:color w:val="000000"/>
                <w:sz w:val="22"/>
                <w:szCs w:val="22"/>
              </w:rPr>
            </w:pPr>
            <w:del w:author="KARLOVCEC, Barbara" w:date="2025-02-26T14:31:00Z" w16du:dateUtc="2025-02-26T13:31:00Z" w:id="422">
              <w:r w:rsidRPr="005D5556" w:rsidDel="00B409B7">
                <w:rPr>
                  <w:rFonts w:ascii="Calibri" w:hAnsi="Calibri" w:cs="Calibri"/>
                  <w:color w:val="000000"/>
                  <w:sz w:val="22"/>
                  <w:szCs w:val="22"/>
                </w:rPr>
                <w:delText>Missty Tee Tech Multiservice4s</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47D36CCF" w14:textId="0B0AE0F6">
            <w:pPr>
              <w:rPr>
                <w:del w:author="KARLOVCEC, Barbara" w:date="2025-02-26T14:31:00Z" w16du:dateUtc="2025-02-26T13:31:00Z" w:id="423"/>
                <w:rFonts w:ascii="Calibri" w:hAnsi="Calibri" w:cs="Calibri"/>
                <w:color w:val="000000"/>
                <w:sz w:val="22"/>
                <w:szCs w:val="22"/>
              </w:rPr>
            </w:pPr>
            <w:del w:author="KARLOVCEC, Barbara" w:date="2025-02-26T14:31:00Z" w16du:dateUtc="2025-02-26T13:31:00Z" w:id="424">
              <w:r w:rsidRPr="005D5556" w:rsidDel="00B409B7">
                <w:rPr>
                  <w:rFonts w:ascii="Calibri" w:hAnsi="Calibri" w:cs="Calibri"/>
                  <w:color w:val="000000"/>
                  <w:sz w:val="22"/>
                  <w:szCs w:val="22"/>
                </w:rPr>
                <w:delText>Oyo/Ibadan</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1502108D" w14:textId="2A923EFA">
            <w:pPr>
              <w:jc w:val="center"/>
              <w:rPr>
                <w:del w:author="KARLOVCEC, Barbara" w:date="2025-02-26T14:31:00Z" w16du:dateUtc="2025-02-26T13:31:00Z" w:id="425"/>
                <w:rFonts w:ascii="Calibri" w:hAnsi="Calibri" w:cs="Calibri"/>
                <w:color w:val="000000"/>
                <w:sz w:val="22"/>
                <w:szCs w:val="22"/>
              </w:rPr>
            </w:pPr>
            <w:del w:author="KARLOVCEC, Barbara" w:date="2025-02-26T14:31:00Z" w16du:dateUtc="2025-02-26T13:31:00Z" w:id="426">
              <w:r w:rsidRPr="005D5556" w:rsidDel="00B409B7">
                <w:rPr>
                  <w:rFonts w:ascii="Calibri" w:hAnsi="Calibri" w:cs="Calibri"/>
                  <w:color w:val="000000"/>
                  <w:sz w:val="22"/>
                  <w:szCs w:val="22"/>
                </w:rPr>
                <w:delText>South West</w:delText>
              </w:r>
            </w:del>
          </w:p>
        </w:tc>
      </w:tr>
      <w:tr w:rsidRPr="005D5556" w:rsidR="00845833" w:rsidDel="00B409B7" w:rsidTr="00A9924A" w14:paraId="23D8B69A" w14:textId="0DDE4694">
        <w:trPr>
          <w:trHeight w:val="290"/>
          <w:del w:author="KARLOVCEC, Barbara" w:date="2025-02-26T14:31:00Z" w:id="427"/>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72664108" w14:textId="3D4B695D">
            <w:pPr>
              <w:jc w:val="right"/>
              <w:rPr>
                <w:del w:author="KARLOVCEC, Barbara" w:date="2025-02-26T14:31:00Z" w16du:dateUtc="2025-02-26T13:31:00Z" w:id="428"/>
                <w:rFonts w:ascii="Calibri" w:hAnsi="Calibri" w:cs="Calibri"/>
                <w:color w:val="000000"/>
                <w:sz w:val="22"/>
                <w:szCs w:val="22"/>
              </w:rPr>
            </w:pPr>
            <w:del w:author="KARLOVCEC, Barbara" w:date="2025-02-26T14:31:00Z" w16du:dateUtc="2025-02-26T13:31:00Z" w:id="429">
              <w:r w:rsidRPr="005D5556" w:rsidDel="00B409B7">
                <w:rPr>
                  <w:rFonts w:ascii="Calibri" w:hAnsi="Calibri" w:cs="Calibri"/>
                  <w:color w:val="000000"/>
                  <w:sz w:val="22"/>
                  <w:szCs w:val="22"/>
                </w:rPr>
                <w:delText>46</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57D9B668" w14:textId="1050CEBC">
            <w:pPr>
              <w:jc w:val="center"/>
              <w:rPr>
                <w:del w:author="KARLOVCEC, Barbara" w:date="2025-02-26T14:31:00Z" w16du:dateUtc="2025-02-26T13:31:00Z" w:id="430"/>
                <w:rFonts w:ascii="Calibri" w:hAnsi="Calibri" w:cs="Calibri"/>
                <w:color w:val="000000"/>
                <w:sz w:val="22"/>
                <w:szCs w:val="22"/>
              </w:rPr>
            </w:pPr>
            <w:del w:author="KARLOVCEC, Barbara" w:date="2025-02-26T14:31:00Z" w16du:dateUtc="2025-02-26T13:31:00Z" w:id="431">
              <w:r w:rsidRPr="005D5556" w:rsidDel="00B409B7">
                <w:rPr>
                  <w:rFonts w:ascii="Calibri" w:hAnsi="Calibri" w:cs="Calibri"/>
                  <w:color w:val="000000"/>
                  <w:sz w:val="22"/>
                  <w:szCs w:val="22"/>
                </w:rPr>
                <w:delText>Bencool Tech Int</w:delText>
              </w:r>
            </w:del>
          </w:p>
        </w:tc>
        <w:tc>
          <w:tcPr>
            <w:tcW w:w="1400" w:type="dxa"/>
            <w:tcBorders>
              <w:top w:val="nil"/>
              <w:left w:val="nil"/>
              <w:bottom w:val="single" w:color="auto" w:sz="4" w:space="0"/>
              <w:right w:val="single" w:color="auto" w:sz="4" w:space="0"/>
            </w:tcBorders>
            <w:shd w:val="clear" w:color="auto" w:fill="FCE4D6"/>
            <w:hideMark/>
          </w:tcPr>
          <w:p w:rsidR="00A9924A" w:rsidDel="00B409B7" w:rsidP="00A9924A" w:rsidRDefault="00A9924A" w14:paraId="6DBC1ADB" w14:textId="32189073">
            <w:pPr>
              <w:rPr>
                <w:del w:author="KARLOVCEC, Barbara" w:date="2025-02-26T14:31:00Z" w16du:dateUtc="2025-02-26T13:31:00Z" w:id="432"/>
              </w:rPr>
            </w:pPr>
            <w:del w:author="KARLOVCEC, Barbara" w:date="2025-02-26T14:31:00Z" w16du:dateUtc="2025-02-26T13:31:00Z" w:id="433">
              <w:r w:rsidRPr="00A9924A" w:rsidDel="00B409B7">
                <w:rPr>
                  <w:rFonts w:ascii="Calibri" w:hAnsi="Calibri" w:eastAsia="Calibri" w:cs="Calibri"/>
                  <w:color w:val="000000" w:themeColor="text1"/>
                  <w:sz w:val="22"/>
                  <w:szCs w:val="22"/>
                </w:rPr>
                <w:delText xml:space="preserve"> Akure/Ondo</w:delText>
              </w:r>
            </w:del>
          </w:p>
        </w:tc>
        <w:tc>
          <w:tcPr>
            <w:tcW w:w="1400" w:type="dxa"/>
            <w:tcBorders>
              <w:top w:val="nil"/>
              <w:left w:val="nil"/>
              <w:bottom w:val="single" w:color="auto" w:sz="4" w:space="0"/>
              <w:right w:val="single" w:color="auto" w:sz="4" w:space="0"/>
            </w:tcBorders>
            <w:shd w:val="clear" w:color="auto" w:fill="FCE4D6"/>
            <w:hideMark/>
          </w:tcPr>
          <w:p w:rsidR="00A9924A" w:rsidDel="00B409B7" w:rsidP="00A9924A" w:rsidRDefault="00A9924A" w14:paraId="125E6D4D" w14:textId="52B53C7C">
            <w:pPr>
              <w:rPr>
                <w:del w:author="KARLOVCEC, Barbara" w:date="2025-02-26T14:31:00Z" w16du:dateUtc="2025-02-26T13:31:00Z" w:id="434"/>
              </w:rPr>
            </w:pPr>
            <w:del w:author="KARLOVCEC, Barbara" w:date="2025-02-26T14:31:00Z" w16du:dateUtc="2025-02-26T13:31:00Z" w:id="435">
              <w:r w:rsidRPr="00A9924A" w:rsidDel="00B409B7">
                <w:rPr>
                  <w:rFonts w:ascii="Calibri" w:hAnsi="Calibri" w:eastAsia="Calibri" w:cs="Calibri"/>
                  <w:color w:val="000000" w:themeColor="text1"/>
                  <w:sz w:val="22"/>
                  <w:szCs w:val="22"/>
                </w:rPr>
                <w:delText>South West</w:delText>
              </w:r>
            </w:del>
          </w:p>
        </w:tc>
      </w:tr>
      <w:tr w:rsidRPr="005D5556" w:rsidR="00845833" w:rsidDel="00B409B7" w:rsidTr="00A9924A" w14:paraId="0EE26162" w14:textId="04221817">
        <w:trPr>
          <w:trHeight w:val="290"/>
          <w:del w:author="KARLOVCEC, Barbara" w:date="2025-02-26T14:31:00Z" w:id="436"/>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4BE1E9FE" w14:textId="5C0FE70C">
            <w:pPr>
              <w:jc w:val="right"/>
              <w:rPr>
                <w:del w:author="KARLOVCEC, Barbara" w:date="2025-02-26T14:31:00Z" w16du:dateUtc="2025-02-26T13:31:00Z" w:id="437"/>
                <w:rFonts w:ascii="Calibri" w:hAnsi="Calibri" w:cs="Calibri"/>
                <w:color w:val="000000"/>
                <w:sz w:val="22"/>
                <w:szCs w:val="22"/>
              </w:rPr>
            </w:pPr>
            <w:del w:author="KARLOVCEC, Barbara" w:date="2025-02-26T14:31:00Z" w16du:dateUtc="2025-02-26T13:31:00Z" w:id="438">
              <w:r w:rsidRPr="005D5556" w:rsidDel="00B409B7">
                <w:rPr>
                  <w:rFonts w:ascii="Calibri" w:hAnsi="Calibri" w:cs="Calibri"/>
                  <w:color w:val="000000"/>
                  <w:sz w:val="22"/>
                  <w:szCs w:val="22"/>
                </w:rPr>
                <w:delText>47</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34DA8A05" w14:textId="7C56F495">
            <w:pPr>
              <w:jc w:val="center"/>
              <w:rPr>
                <w:del w:author="KARLOVCEC, Barbara" w:date="2025-02-26T14:31:00Z" w16du:dateUtc="2025-02-26T13:31:00Z" w:id="439"/>
                <w:rFonts w:ascii="Calibri" w:hAnsi="Calibri" w:cs="Calibri"/>
                <w:color w:val="000000"/>
                <w:sz w:val="22"/>
                <w:szCs w:val="22"/>
              </w:rPr>
            </w:pPr>
            <w:del w:author="KARLOVCEC, Barbara" w:date="2025-02-26T14:31:00Z" w16du:dateUtc="2025-02-26T13:31:00Z" w:id="440">
              <w:r w:rsidRPr="005D5556" w:rsidDel="00B409B7">
                <w:rPr>
                  <w:rFonts w:ascii="Calibri" w:hAnsi="Calibri" w:cs="Calibri"/>
                  <w:color w:val="000000"/>
                  <w:sz w:val="22"/>
                  <w:szCs w:val="22"/>
                </w:rPr>
                <w:delText>A Honesty Tech/General Ent.</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3EEDA600" w14:textId="12F350A9">
            <w:pPr>
              <w:rPr>
                <w:del w:author="KARLOVCEC, Barbara" w:date="2025-02-26T14:31:00Z" w16du:dateUtc="2025-02-26T13:31:00Z" w:id="441"/>
                <w:rFonts w:ascii="Calibri" w:hAnsi="Calibri" w:cs="Calibri"/>
                <w:color w:val="000000"/>
                <w:sz w:val="22"/>
                <w:szCs w:val="22"/>
              </w:rPr>
            </w:pPr>
            <w:del w:author="KARLOVCEC, Barbara" w:date="2025-02-26T14:31:00Z" w16du:dateUtc="2025-02-26T13:31:00Z" w:id="442">
              <w:r w:rsidRPr="005D5556" w:rsidDel="00B409B7">
                <w:rPr>
                  <w:rFonts w:ascii="Calibri" w:hAnsi="Calibri" w:cs="Calibri"/>
                  <w:color w:val="000000"/>
                  <w:sz w:val="22"/>
                  <w:szCs w:val="22"/>
                </w:rPr>
                <w:delText>Kano/Kano</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3E063314" w14:textId="5391316E">
            <w:pPr>
              <w:rPr>
                <w:del w:author="KARLOVCEC, Barbara" w:date="2025-02-26T14:31:00Z" w16du:dateUtc="2025-02-26T13:31:00Z" w:id="443"/>
                <w:rFonts w:ascii="Calibri" w:hAnsi="Calibri" w:cs="Calibri"/>
                <w:color w:val="000000"/>
                <w:sz w:val="22"/>
                <w:szCs w:val="22"/>
              </w:rPr>
            </w:pPr>
            <w:del w:author="KARLOVCEC, Barbara" w:date="2025-02-26T14:31:00Z" w16du:dateUtc="2025-02-26T13:31:00Z" w:id="444">
              <w:r w:rsidRPr="005D5556" w:rsidDel="00B409B7">
                <w:rPr>
                  <w:rFonts w:ascii="Calibri" w:hAnsi="Calibri" w:cs="Calibri"/>
                  <w:color w:val="000000"/>
                  <w:sz w:val="22"/>
                  <w:szCs w:val="22"/>
                </w:rPr>
                <w:delText>North West</w:delText>
              </w:r>
            </w:del>
          </w:p>
        </w:tc>
      </w:tr>
      <w:tr w:rsidRPr="005D5556" w:rsidR="00845833" w:rsidDel="00B409B7" w:rsidTr="00A9924A" w14:paraId="5FA73369" w14:textId="4592B038">
        <w:trPr>
          <w:trHeight w:val="290"/>
          <w:del w:author="KARLOVCEC, Barbara" w:date="2025-02-26T14:31:00Z" w:id="445"/>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1DBE9B49" w14:textId="26F11278">
            <w:pPr>
              <w:jc w:val="right"/>
              <w:rPr>
                <w:del w:author="KARLOVCEC, Barbara" w:date="2025-02-26T14:31:00Z" w16du:dateUtc="2025-02-26T13:31:00Z" w:id="446"/>
                <w:rFonts w:ascii="Calibri" w:hAnsi="Calibri" w:cs="Calibri"/>
                <w:color w:val="000000"/>
                <w:sz w:val="22"/>
                <w:szCs w:val="22"/>
              </w:rPr>
            </w:pPr>
            <w:del w:author="KARLOVCEC, Barbara" w:date="2025-02-26T14:31:00Z" w16du:dateUtc="2025-02-26T13:31:00Z" w:id="447">
              <w:r w:rsidRPr="005D5556" w:rsidDel="00B409B7">
                <w:rPr>
                  <w:rFonts w:ascii="Calibri" w:hAnsi="Calibri" w:cs="Calibri"/>
                  <w:color w:val="000000"/>
                  <w:sz w:val="22"/>
                  <w:szCs w:val="22"/>
                </w:rPr>
                <w:delText>48</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3457F937" w14:textId="007AE54D">
            <w:pPr>
              <w:jc w:val="center"/>
              <w:rPr>
                <w:del w:author="KARLOVCEC, Barbara" w:date="2025-02-26T14:31:00Z" w16du:dateUtc="2025-02-26T13:31:00Z" w:id="448"/>
                <w:rFonts w:ascii="Calibri" w:hAnsi="Calibri" w:cs="Calibri"/>
                <w:color w:val="000000"/>
                <w:sz w:val="22"/>
                <w:szCs w:val="22"/>
              </w:rPr>
            </w:pPr>
            <w:del w:author="KARLOVCEC, Barbara" w:date="2025-02-26T14:31:00Z" w16du:dateUtc="2025-02-26T13:31:00Z" w:id="449">
              <w:r w:rsidRPr="005D5556" w:rsidDel="00B409B7">
                <w:rPr>
                  <w:rFonts w:ascii="Calibri" w:hAnsi="Calibri" w:cs="Calibri"/>
                  <w:color w:val="000000"/>
                  <w:sz w:val="22"/>
                  <w:szCs w:val="22"/>
                </w:rPr>
                <w:delText>MAKANOH TECH. NIG.</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2E008793" w14:textId="7F58A82D">
            <w:pPr>
              <w:rPr>
                <w:del w:author="KARLOVCEC, Barbara" w:date="2025-02-26T14:31:00Z" w16du:dateUtc="2025-02-26T13:31:00Z" w:id="450"/>
                <w:rFonts w:ascii="Calibri" w:hAnsi="Calibri" w:cs="Calibri"/>
                <w:color w:val="000000"/>
                <w:sz w:val="22"/>
                <w:szCs w:val="22"/>
              </w:rPr>
            </w:pPr>
            <w:del w:author="KARLOVCEC, Barbara" w:date="2025-02-26T14:31:00Z" w16du:dateUtc="2025-02-26T13:31:00Z" w:id="451">
              <w:r w:rsidRPr="005D5556" w:rsidDel="00B409B7">
                <w:rPr>
                  <w:rFonts w:ascii="Calibri" w:hAnsi="Calibri" w:cs="Calibri"/>
                  <w:color w:val="000000"/>
                  <w:sz w:val="22"/>
                  <w:szCs w:val="22"/>
                </w:rPr>
                <w:delText>ABUJA</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655DEF03" w14:textId="26F95084">
            <w:pPr>
              <w:rPr>
                <w:del w:author="KARLOVCEC, Barbara" w:date="2025-02-26T14:31:00Z" w16du:dateUtc="2025-02-26T13:31:00Z" w:id="452"/>
                <w:rFonts w:ascii="Calibri" w:hAnsi="Calibri" w:cs="Calibri"/>
                <w:color w:val="000000"/>
                <w:sz w:val="22"/>
                <w:szCs w:val="22"/>
              </w:rPr>
            </w:pPr>
            <w:del w:author="KARLOVCEC, Barbara" w:date="2025-02-26T14:31:00Z" w16du:dateUtc="2025-02-26T13:31:00Z" w:id="453">
              <w:r w:rsidRPr="005D5556" w:rsidDel="00B409B7">
                <w:rPr>
                  <w:rFonts w:ascii="Calibri" w:hAnsi="Calibri" w:cs="Calibri"/>
                  <w:color w:val="000000"/>
                  <w:sz w:val="22"/>
                  <w:szCs w:val="22"/>
                </w:rPr>
                <w:delText>North Central</w:delText>
              </w:r>
            </w:del>
          </w:p>
        </w:tc>
      </w:tr>
      <w:tr w:rsidRPr="005D5556" w:rsidR="00845833" w:rsidDel="00B409B7" w:rsidTr="00A9924A" w14:paraId="50274004" w14:textId="7E40E6CF">
        <w:trPr>
          <w:trHeight w:val="290"/>
          <w:del w:author="KARLOVCEC, Barbara" w:date="2025-02-26T14:31:00Z" w:id="454"/>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2C6C1D82" w14:textId="54F3548E">
            <w:pPr>
              <w:jc w:val="right"/>
              <w:rPr>
                <w:del w:author="KARLOVCEC, Barbara" w:date="2025-02-26T14:31:00Z" w16du:dateUtc="2025-02-26T13:31:00Z" w:id="455"/>
                <w:rFonts w:ascii="Calibri" w:hAnsi="Calibri" w:cs="Calibri"/>
                <w:color w:val="000000"/>
                <w:sz w:val="22"/>
                <w:szCs w:val="22"/>
              </w:rPr>
            </w:pPr>
            <w:del w:author="KARLOVCEC, Barbara" w:date="2025-02-26T14:31:00Z" w16du:dateUtc="2025-02-26T13:31:00Z" w:id="456">
              <w:r w:rsidRPr="005D5556" w:rsidDel="00B409B7">
                <w:rPr>
                  <w:rFonts w:ascii="Calibri" w:hAnsi="Calibri" w:cs="Calibri"/>
                  <w:color w:val="000000"/>
                  <w:sz w:val="22"/>
                  <w:szCs w:val="22"/>
                </w:rPr>
                <w:delText>49</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4AB4E050" w14:textId="0E4E77AF">
            <w:pPr>
              <w:jc w:val="center"/>
              <w:rPr>
                <w:del w:author="KARLOVCEC, Barbara" w:date="2025-02-26T14:31:00Z" w16du:dateUtc="2025-02-26T13:31:00Z" w:id="457"/>
                <w:rFonts w:ascii="Calibri" w:hAnsi="Calibri" w:cs="Calibri"/>
                <w:color w:val="000000"/>
                <w:sz w:val="22"/>
                <w:szCs w:val="22"/>
              </w:rPr>
            </w:pPr>
            <w:del w:author="KARLOVCEC, Barbara" w:date="2025-02-26T14:31:00Z" w16du:dateUtc="2025-02-26T13:31:00Z" w:id="458">
              <w:r w:rsidRPr="005D5556" w:rsidDel="00B409B7">
                <w:rPr>
                  <w:rFonts w:ascii="Calibri" w:hAnsi="Calibri" w:cs="Calibri"/>
                  <w:color w:val="000000"/>
                  <w:sz w:val="22"/>
                  <w:szCs w:val="22"/>
                </w:rPr>
                <w:delText>Dare Kilaso Ventures</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180E3FF8" w14:textId="315E91D4">
            <w:pPr>
              <w:rPr>
                <w:del w:author="KARLOVCEC, Barbara" w:date="2025-02-26T14:31:00Z" w16du:dateUtc="2025-02-26T13:31:00Z" w:id="459"/>
                <w:rFonts w:ascii="Calibri" w:hAnsi="Calibri" w:cs="Calibri"/>
                <w:color w:val="000000"/>
                <w:sz w:val="22"/>
                <w:szCs w:val="22"/>
              </w:rPr>
            </w:pPr>
            <w:del w:author="KARLOVCEC, Barbara" w:date="2025-02-26T14:31:00Z" w16du:dateUtc="2025-02-26T13:31:00Z" w:id="460">
              <w:r w:rsidRPr="005D5556" w:rsidDel="00B409B7">
                <w:rPr>
                  <w:rFonts w:ascii="Calibri" w:hAnsi="Calibri" w:cs="Calibri"/>
                  <w:color w:val="000000"/>
                  <w:sz w:val="22"/>
                  <w:szCs w:val="22"/>
                </w:rPr>
                <w:delText>Kano/Kano</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75B8DDF0" w14:textId="5A440356">
            <w:pPr>
              <w:rPr>
                <w:del w:author="KARLOVCEC, Barbara" w:date="2025-02-26T14:31:00Z" w16du:dateUtc="2025-02-26T13:31:00Z" w:id="461"/>
                <w:rFonts w:ascii="Calibri" w:hAnsi="Calibri" w:cs="Calibri"/>
                <w:color w:val="000000"/>
                <w:sz w:val="22"/>
                <w:szCs w:val="22"/>
              </w:rPr>
            </w:pPr>
            <w:del w:author="KARLOVCEC, Barbara" w:date="2025-02-26T14:31:00Z" w16du:dateUtc="2025-02-26T13:31:00Z" w:id="462">
              <w:r w:rsidRPr="005D5556" w:rsidDel="00B409B7">
                <w:rPr>
                  <w:rFonts w:ascii="Calibri" w:hAnsi="Calibri" w:cs="Calibri"/>
                  <w:color w:val="000000"/>
                  <w:sz w:val="22"/>
                  <w:szCs w:val="22"/>
                </w:rPr>
                <w:delText>North West</w:delText>
              </w:r>
            </w:del>
          </w:p>
        </w:tc>
      </w:tr>
      <w:tr w:rsidRPr="005D5556" w:rsidR="00845833" w:rsidDel="00B409B7" w:rsidTr="00A9924A" w14:paraId="303661CA" w14:textId="369FE127">
        <w:trPr>
          <w:trHeight w:val="290"/>
          <w:del w:author="KARLOVCEC, Barbara" w:date="2025-02-26T14:31:00Z" w:id="463"/>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0CCFAECD" w14:textId="28BCFB08">
            <w:pPr>
              <w:jc w:val="right"/>
              <w:rPr>
                <w:del w:author="KARLOVCEC, Barbara" w:date="2025-02-26T14:31:00Z" w16du:dateUtc="2025-02-26T13:31:00Z" w:id="464"/>
                <w:rFonts w:ascii="Calibri" w:hAnsi="Calibri" w:cs="Calibri"/>
                <w:color w:val="000000"/>
                <w:sz w:val="22"/>
                <w:szCs w:val="22"/>
              </w:rPr>
            </w:pPr>
            <w:del w:author="KARLOVCEC, Barbara" w:date="2025-02-26T14:31:00Z" w16du:dateUtc="2025-02-26T13:31:00Z" w:id="465">
              <w:r w:rsidRPr="005D5556" w:rsidDel="00B409B7">
                <w:rPr>
                  <w:rFonts w:ascii="Calibri" w:hAnsi="Calibri" w:cs="Calibri"/>
                  <w:color w:val="000000"/>
                  <w:sz w:val="22"/>
                  <w:szCs w:val="22"/>
                </w:rPr>
                <w:delText>50</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16719DAE" w14:textId="46C83917">
            <w:pPr>
              <w:jc w:val="center"/>
              <w:rPr>
                <w:del w:author="KARLOVCEC, Barbara" w:date="2025-02-26T14:31:00Z" w16du:dateUtc="2025-02-26T13:31:00Z" w:id="466"/>
                <w:rFonts w:ascii="Calibri" w:hAnsi="Calibri" w:cs="Calibri"/>
                <w:color w:val="000000"/>
                <w:sz w:val="22"/>
                <w:szCs w:val="22"/>
              </w:rPr>
            </w:pPr>
            <w:del w:author="KARLOVCEC, Barbara" w:date="2025-02-26T14:31:00Z" w16du:dateUtc="2025-02-26T13:31:00Z" w:id="467">
              <w:r w:rsidRPr="005D5556" w:rsidDel="00B409B7">
                <w:rPr>
                  <w:rFonts w:ascii="Calibri" w:hAnsi="Calibri" w:cs="Calibri"/>
                  <w:color w:val="000000"/>
                  <w:sz w:val="22"/>
                  <w:szCs w:val="22"/>
                </w:rPr>
                <w:delText xml:space="preserve">ASSURANCE TECH. ENG. WORK </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1FBAE053" w14:textId="49A854C8">
            <w:pPr>
              <w:jc w:val="center"/>
              <w:rPr>
                <w:del w:author="KARLOVCEC, Barbara" w:date="2025-02-26T14:31:00Z" w16du:dateUtc="2025-02-26T13:31:00Z" w:id="468"/>
                <w:rFonts w:ascii="Calibri" w:hAnsi="Calibri" w:cs="Calibri"/>
                <w:color w:val="000000"/>
                <w:sz w:val="22"/>
                <w:szCs w:val="22"/>
              </w:rPr>
            </w:pPr>
            <w:del w:author="KARLOVCEC, Barbara" w:date="2025-02-26T14:31:00Z" w16du:dateUtc="2025-02-26T13:31:00Z" w:id="469">
              <w:r w:rsidRPr="005D5556" w:rsidDel="00B409B7">
                <w:rPr>
                  <w:rFonts w:ascii="Calibri" w:hAnsi="Calibri" w:cs="Calibri"/>
                  <w:color w:val="000000"/>
                  <w:sz w:val="22"/>
                  <w:szCs w:val="22"/>
                </w:rPr>
                <w:delText>ABUJA</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5F3C87E6" w14:textId="1C13974B">
            <w:pPr>
              <w:rPr>
                <w:del w:author="KARLOVCEC, Barbara" w:date="2025-02-26T14:31:00Z" w16du:dateUtc="2025-02-26T13:31:00Z" w:id="470"/>
                <w:rFonts w:ascii="Calibri" w:hAnsi="Calibri" w:cs="Calibri"/>
                <w:color w:val="000000"/>
                <w:sz w:val="22"/>
                <w:szCs w:val="22"/>
              </w:rPr>
            </w:pPr>
            <w:del w:author="KARLOVCEC, Barbara" w:date="2025-02-26T14:31:00Z" w16du:dateUtc="2025-02-26T13:31:00Z" w:id="471">
              <w:r w:rsidRPr="005D5556" w:rsidDel="00B409B7">
                <w:rPr>
                  <w:rFonts w:ascii="Calibri" w:hAnsi="Calibri" w:cs="Calibri"/>
                  <w:color w:val="000000"/>
                  <w:sz w:val="22"/>
                  <w:szCs w:val="22"/>
                </w:rPr>
                <w:delText>North Central</w:delText>
              </w:r>
            </w:del>
          </w:p>
        </w:tc>
      </w:tr>
      <w:tr w:rsidRPr="005D5556" w:rsidR="00845833" w:rsidDel="00B409B7" w:rsidTr="00A9924A" w14:paraId="39F27BC6" w14:textId="6932BC54">
        <w:trPr>
          <w:trHeight w:val="290"/>
          <w:del w:author="KARLOVCEC, Barbara" w:date="2025-02-26T14:31:00Z" w:id="472"/>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3152570E" w14:textId="016462DD">
            <w:pPr>
              <w:jc w:val="right"/>
              <w:rPr>
                <w:del w:author="KARLOVCEC, Barbara" w:date="2025-02-26T14:31:00Z" w16du:dateUtc="2025-02-26T13:31:00Z" w:id="473"/>
                <w:rFonts w:ascii="Calibri" w:hAnsi="Calibri" w:cs="Calibri"/>
                <w:color w:val="000000"/>
                <w:sz w:val="22"/>
                <w:szCs w:val="22"/>
              </w:rPr>
            </w:pPr>
            <w:del w:author="KARLOVCEC, Barbara" w:date="2025-02-26T14:31:00Z" w16du:dateUtc="2025-02-26T13:31:00Z" w:id="474">
              <w:r w:rsidRPr="005D5556" w:rsidDel="00B409B7">
                <w:rPr>
                  <w:rFonts w:ascii="Calibri" w:hAnsi="Calibri" w:cs="Calibri"/>
                  <w:color w:val="000000"/>
                  <w:sz w:val="22"/>
                  <w:szCs w:val="22"/>
                </w:rPr>
                <w:delText>51</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3EE2714E" w14:textId="1BE43605">
            <w:pPr>
              <w:jc w:val="center"/>
              <w:rPr>
                <w:del w:author="KARLOVCEC, Barbara" w:date="2025-02-26T14:31:00Z" w16du:dateUtc="2025-02-26T13:31:00Z" w:id="475"/>
                <w:rFonts w:ascii="Calibri" w:hAnsi="Calibri" w:cs="Calibri"/>
                <w:color w:val="000000"/>
                <w:sz w:val="22"/>
                <w:szCs w:val="22"/>
              </w:rPr>
            </w:pPr>
            <w:del w:author="KARLOVCEC, Barbara" w:date="2025-02-26T14:31:00Z" w16du:dateUtc="2025-02-26T13:31:00Z" w:id="476">
              <w:r w:rsidRPr="005D5556" w:rsidDel="00B409B7">
                <w:rPr>
                  <w:rFonts w:ascii="Calibri" w:hAnsi="Calibri" w:cs="Calibri"/>
                  <w:color w:val="000000"/>
                  <w:sz w:val="22"/>
                  <w:szCs w:val="22"/>
                </w:rPr>
                <w:delText>Nino Technical Services</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1021802D" w14:textId="19B33083">
            <w:pPr>
              <w:rPr>
                <w:del w:author="KARLOVCEC, Barbara" w:date="2025-02-26T14:31:00Z" w16du:dateUtc="2025-02-26T13:31:00Z" w:id="477"/>
                <w:rFonts w:ascii="Calibri" w:hAnsi="Calibri" w:cs="Calibri"/>
                <w:color w:val="000000"/>
                <w:sz w:val="22"/>
                <w:szCs w:val="22"/>
              </w:rPr>
            </w:pPr>
            <w:del w:author="KARLOVCEC, Barbara" w:date="2025-02-26T14:31:00Z" w16du:dateUtc="2025-02-26T13:31:00Z" w:id="478">
              <w:r w:rsidRPr="005D5556" w:rsidDel="00B409B7">
                <w:rPr>
                  <w:rFonts w:ascii="Calibri" w:hAnsi="Calibri" w:cs="Calibri"/>
                  <w:color w:val="000000"/>
                  <w:sz w:val="22"/>
                  <w:szCs w:val="22"/>
                </w:rPr>
                <w:delText>Abuja</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703EF2B8" w14:textId="0C490ADF">
            <w:pPr>
              <w:rPr>
                <w:del w:author="KARLOVCEC, Barbara" w:date="2025-02-26T14:31:00Z" w16du:dateUtc="2025-02-26T13:31:00Z" w:id="479"/>
                <w:rFonts w:ascii="Calibri" w:hAnsi="Calibri" w:cs="Calibri"/>
                <w:color w:val="000000"/>
                <w:sz w:val="22"/>
                <w:szCs w:val="22"/>
              </w:rPr>
            </w:pPr>
            <w:del w:author="KARLOVCEC, Barbara" w:date="2025-02-26T14:31:00Z" w16du:dateUtc="2025-02-26T13:31:00Z" w:id="480">
              <w:r w:rsidRPr="005D5556" w:rsidDel="00B409B7">
                <w:rPr>
                  <w:rFonts w:ascii="Calibri" w:hAnsi="Calibri" w:cs="Calibri"/>
                  <w:color w:val="000000"/>
                  <w:sz w:val="22"/>
                  <w:szCs w:val="22"/>
                </w:rPr>
                <w:delText>North Central</w:delText>
              </w:r>
            </w:del>
          </w:p>
        </w:tc>
      </w:tr>
      <w:tr w:rsidRPr="005D5556" w:rsidR="00845833" w:rsidDel="00B409B7" w:rsidTr="00A9924A" w14:paraId="5F4DC671" w14:textId="05B08BCB">
        <w:trPr>
          <w:trHeight w:val="480"/>
          <w:del w:author="KARLOVCEC, Barbara" w:date="2025-02-26T14:31:00Z" w:id="481"/>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26832962" w14:textId="0CC90321">
            <w:pPr>
              <w:jc w:val="right"/>
              <w:rPr>
                <w:del w:author="KARLOVCEC, Barbara" w:date="2025-02-26T14:31:00Z" w16du:dateUtc="2025-02-26T13:31:00Z" w:id="482"/>
                <w:rFonts w:ascii="Calibri" w:hAnsi="Calibri" w:cs="Calibri"/>
                <w:color w:val="000000"/>
                <w:sz w:val="22"/>
                <w:szCs w:val="22"/>
              </w:rPr>
            </w:pPr>
            <w:del w:author="KARLOVCEC, Barbara" w:date="2025-02-26T14:31:00Z" w16du:dateUtc="2025-02-26T13:31:00Z" w:id="483">
              <w:r w:rsidRPr="005D5556" w:rsidDel="00B409B7">
                <w:rPr>
                  <w:rFonts w:ascii="Calibri" w:hAnsi="Calibri" w:cs="Calibri"/>
                  <w:color w:val="000000"/>
                  <w:sz w:val="22"/>
                  <w:szCs w:val="22"/>
                </w:rPr>
                <w:delText>52</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10D74EE6" w14:textId="3B9A43B7">
            <w:pPr>
              <w:jc w:val="center"/>
              <w:rPr>
                <w:del w:author="KARLOVCEC, Barbara" w:date="2025-02-26T14:31:00Z" w16du:dateUtc="2025-02-26T13:31:00Z" w:id="484"/>
                <w:rFonts w:ascii="Calibri" w:hAnsi="Calibri" w:cs="Calibri"/>
                <w:color w:val="000000"/>
                <w:sz w:val="22"/>
                <w:szCs w:val="22"/>
                <w:lang w:val="fr-FR"/>
              </w:rPr>
            </w:pPr>
            <w:del w:author="KARLOVCEC, Barbara" w:date="2025-02-26T14:31:00Z" w16du:dateUtc="2025-02-26T13:31:00Z" w:id="485">
              <w:r w:rsidRPr="005D5556" w:rsidDel="00B409B7">
                <w:rPr>
                  <w:rFonts w:ascii="Calibri" w:hAnsi="Calibri" w:cs="Calibri"/>
                  <w:color w:val="000000"/>
                  <w:sz w:val="22"/>
                  <w:szCs w:val="22"/>
                  <w:lang w:val="fr-FR"/>
                </w:rPr>
                <w:delText xml:space="preserve">AMUDA JAMIU AFOLABI JAMOTECH VENTURE </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2EFA8D2C" w14:textId="1F6F2791">
            <w:pPr>
              <w:jc w:val="center"/>
              <w:rPr>
                <w:del w:author="KARLOVCEC, Barbara" w:date="2025-02-26T14:31:00Z" w16du:dateUtc="2025-02-26T13:31:00Z" w:id="486"/>
                <w:rFonts w:ascii="Calibri" w:hAnsi="Calibri" w:cs="Calibri"/>
                <w:color w:val="000000"/>
                <w:sz w:val="22"/>
                <w:szCs w:val="22"/>
              </w:rPr>
            </w:pPr>
            <w:del w:author="KARLOVCEC, Barbara" w:date="2025-02-26T14:31:00Z" w16du:dateUtc="2025-02-26T13:31:00Z" w:id="487">
              <w:r w:rsidRPr="005D5556" w:rsidDel="00B409B7">
                <w:rPr>
                  <w:rFonts w:ascii="Calibri" w:hAnsi="Calibri" w:cs="Calibri"/>
                  <w:color w:val="000000"/>
                  <w:sz w:val="22"/>
                  <w:szCs w:val="22"/>
                </w:rPr>
                <w:delText>Lagos State</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5D068CA0" w14:textId="6D3AD955">
            <w:pPr>
              <w:jc w:val="center"/>
              <w:rPr>
                <w:del w:author="KARLOVCEC, Barbara" w:date="2025-02-26T14:31:00Z" w16du:dateUtc="2025-02-26T13:31:00Z" w:id="488"/>
                <w:rFonts w:ascii="Calibri" w:hAnsi="Calibri" w:cs="Calibri"/>
                <w:color w:val="000000"/>
                <w:sz w:val="22"/>
                <w:szCs w:val="22"/>
              </w:rPr>
            </w:pPr>
            <w:del w:author="KARLOVCEC, Barbara" w:date="2025-02-26T14:31:00Z" w16du:dateUtc="2025-02-26T13:31:00Z" w:id="489">
              <w:r w:rsidRPr="005D5556" w:rsidDel="00B409B7">
                <w:rPr>
                  <w:rFonts w:ascii="Calibri" w:hAnsi="Calibri" w:cs="Calibri"/>
                  <w:color w:val="000000"/>
                  <w:sz w:val="22"/>
                  <w:szCs w:val="22"/>
                </w:rPr>
                <w:delText>South West</w:delText>
              </w:r>
            </w:del>
          </w:p>
        </w:tc>
      </w:tr>
      <w:tr w:rsidRPr="005D5556" w:rsidR="00845833" w:rsidDel="00B409B7" w:rsidTr="00A9924A" w14:paraId="4E39A89B" w14:textId="27433EFF">
        <w:trPr>
          <w:trHeight w:val="290"/>
          <w:del w:author="KARLOVCEC, Barbara" w:date="2025-02-26T14:31:00Z" w:id="490"/>
        </w:trPr>
        <w:tc>
          <w:tcPr>
            <w:tcW w:w="840" w:type="dxa"/>
            <w:tcBorders>
              <w:top w:val="nil"/>
              <w:left w:val="single" w:color="auto" w:sz="4" w:space="0"/>
              <w:bottom w:val="single" w:color="auto" w:sz="4" w:space="0"/>
              <w:right w:val="single" w:color="auto" w:sz="4" w:space="0"/>
            </w:tcBorders>
            <w:shd w:val="clear" w:color="auto" w:fill="FCE4D6"/>
            <w:noWrap/>
            <w:vAlign w:val="bottom"/>
            <w:hideMark/>
          </w:tcPr>
          <w:p w:rsidRPr="005D5556" w:rsidR="00845833" w:rsidDel="00B409B7" w:rsidP="00845833" w:rsidRDefault="00845833" w14:paraId="45C2C19B" w14:textId="60E3E16A">
            <w:pPr>
              <w:jc w:val="right"/>
              <w:rPr>
                <w:del w:author="KARLOVCEC, Barbara" w:date="2025-02-26T14:31:00Z" w16du:dateUtc="2025-02-26T13:31:00Z" w:id="491"/>
                <w:rFonts w:ascii="Calibri" w:hAnsi="Calibri" w:cs="Calibri"/>
                <w:color w:val="000000"/>
                <w:sz w:val="22"/>
                <w:szCs w:val="22"/>
              </w:rPr>
            </w:pPr>
            <w:del w:author="KARLOVCEC, Barbara" w:date="2025-02-26T14:31:00Z" w16du:dateUtc="2025-02-26T13:31:00Z" w:id="492">
              <w:r w:rsidRPr="005D5556" w:rsidDel="00B409B7">
                <w:rPr>
                  <w:rFonts w:ascii="Calibri" w:hAnsi="Calibri" w:cs="Calibri"/>
                  <w:color w:val="000000"/>
                  <w:sz w:val="22"/>
                  <w:szCs w:val="22"/>
                </w:rPr>
                <w:delText>53</w:delText>
              </w:r>
            </w:del>
          </w:p>
        </w:tc>
        <w:tc>
          <w:tcPr>
            <w:tcW w:w="2420" w:type="dxa"/>
            <w:tcBorders>
              <w:top w:val="nil"/>
              <w:left w:val="nil"/>
              <w:bottom w:val="single" w:color="auto" w:sz="4" w:space="0"/>
              <w:right w:val="single" w:color="auto" w:sz="4" w:space="0"/>
            </w:tcBorders>
            <w:shd w:val="clear" w:color="auto" w:fill="FCE4D6"/>
            <w:vAlign w:val="center"/>
            <w:hideMark/>
          </w:tcPr>
          <w:p w:rsidRPr="005D5556" w:rsidR="00845833" w:rsidDel="00B409B7" w:rsidP="00845833" w:rsidRDefault="00845833" w14:paraId="5B8A2801" w14:textId="6BE7AA0C">
            <w:pPr>
              <w:jc w:val="center"/>
              <w:rPr>
                <w:del w:author="KARLOVCEC, Barbara" w:date="2025-02-26T14:31:00Z" w16du:dateUtc="2025-02-26T13:31:00Z" w:id="493"/>
                <w:rFonts w:ascii="Calibri" w:hAnsi="Calibri" w:cs="Calibri"/>
                <w:color w:val="000000"/>
                <w:sz w:val="22"/>
                <w:szCs w:val="22"/>
              </w:rPr>
            </w:pPr>
            <w:del w:author="KARLOVCEC, Barbara" w:date="2025-02-26T14:31:00Z" w16du:dateUtc="2025-02-26T13:31:00Z" w:id="494">
              <w:r w:rsidRPr="005D5556" w:rsidDel="00B409B7">
                <w:rPr>
                  <w:rFonts w:ascii="Calibri" w:hAnsi="Calibri" w:cs="Calibri"/>
                  <w:color w:val="000000"/>
                  <w:sz w:val="22"/>
                  <w:szCs w:val="22"/>
                </w:rPr>
                <w:delText>Elharun Construction Company</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5E2DA041" w14:textId="3742924E">
            <w:pPr>
              <w:rPr>
                <w:del w:author="KARLOVCEC, Barbara" w:date="2025-02-26T14:31:00Z" w16du:dateUtc="2025-02-26T13:31:00Z" w:id="495"/>
                <w:rFonts w:ascii="Calibri" w:hAnsi="Calibri" w:cs="Calibri"/>
                <w:color w:val="000000"/>
                <w:sz w:val="22"/>
                <w:szCs w:val="22"/>
              </w:rPr>
            </w:pPr>
            <w:del w:author="KARLOVCEC, Barbara" w:date="2025-02-26T14:31:00Z" w16du:dateUtc="2025-02-26T13:31:00Z" w:id="496">
              <w:r w:rsidRPr="005D5556" w:rsidDel="00B409B7">
                <w:rPr>
                  <w:rFonts w:ascii="Calibri" w:hAnsi="Calibri" w:cs="Calibri"/>
                  <w:color w:val="000000"/>
                  <w:sz w:val="22"/>
                  <w:szCs w:val="22"/>
                </w:rPr>
                <w:delText>Kaduna/Kaduna</w:delText>
              </w:r>
            </w:del>
          </w:p>
        </w:tc>
        <w:tc>
          <w:tcPr>
            <w:tcW w:w="1400" w:type="dxa"/>
            <w:tcBorders>
              <w:top w:val="nil"/>
              <w:left w:val="nil"/>
              <w:bottom w:val="single" w:color="auto" w:sz="4" w:space="0"/>
              <w:right w:val="single" w:color="auto" w:sz="4" w:space="0"/>
            </w:tcBorders>
            <w:shd w:val="clear" w:color="auto" w:fill="FCE4D6"/>
            <w:hideMark/>
          </w:tcPr>
          <w:p w:rsidRPr="005D5556" w:rsidR="00845833" w:rsidDel="00B409B7" w:rsidP="00845833" w:rsidRDefault="00845833" w14:paraId="1769BB0D" w14:textId="0C800B6E">
            <w:pPr>
              <w:rPr>
                <w:del w:author="KARLOVCEC, Barbara" w:date="2025-02-26T14:31:00Z" w16du:dateUtc="2025-02-26T13:31:00Z" w:id="497"/>
                <w:rFonts w:ascii="Calibri" w:hAnsi="Calibri" w:cs="Calibri"/>
                <w:color w:val="000000"/>
                <w:sz w:val="22"/>
                <w:szCs w:val="22"/>
              </w:rPr>
            </w:pPr>
            <w:del w:author="KARLOVCEC, Barbara" w:date="2025-02-26T14:31:00Z" w16du:dateUtc="2025-02-26T13:31:00Z" w:id="498">
              <w:r w:rsidRPr="005D5556" w:rsidDel="00B409B7">
                <w:rPr>
                  <w:rFonts w:ascii="Calibri" w:hAnsi="Calibri" w:cs="Calibri"/>
                  <w:color w:val="000000"/>
                  <w:sz w:val="22"/>
                  <w:szCs w:val="22"/>
                </w:rPr>
                <w:delText>North West</w:delText>
              </w:r>
            </w:del>
          </w:p>
        </w:tc>
      </w:tr>
    </w:tbl>
    <w:p w:rsidRPr="005D5556" w:rsidR="00C469EF" w:rsidDel="00B409B7" w:rsidRDefault="00C469EF" w14:paraId="150615B5" w14:textId="59D493C7">
      <w:pPr>
        <w:pStyle w:val="BodyText"/>
        <w:tabs>
          <w:tab w:val="left" w:pos="720"/>
          <w:tab w:val="num" w:pos="1440"/>
        </w:tabs>
        <w:rPr>
          <w:del w:author="KARLOVCEC, Barbara" w:date="2025-02-26T14:31:00Z" w16du:dateUtc="2025-02-26T13:31:00Z" w:id="499"/>
          <w:rFonts w:ascii="Calibri" w:hAnsi="Calibri" w:cs="Calibri"/>
          <w:sz w:val="22"/>
          <w:szCs w:val="22"/>
        </w:rPr>
      </w:pPr>
    </w:p>
    <w:p w:rsidRPr="005D5556" w:rsidR="0064019E" w:rsidDel="00B409B7" w:rsidP="00B409B7" w:rsidRDefault="0064019E" w14:paraId="257B7A9A" w14:textId="70BCF272">
      <w:pPr>
        <w:pStyle w:val="BodyText"/>
        <w:tabs>
          <w:tab w:val="left" w:pos="720"/>
          <w:tab w:val="num" w:pos="1440"/>
        </w:tabs>
        <w:rPr>
          <w:del w:author="KARLOVCEC, Barbara" w:date="2025-02-26T14:32:00Z" w16du:dateUtc="2025-02-26T13:32:00Z" w:id="500"/>
          <w:rFonts w:ascii="Calibri" w:hAnsi="Calibri" w:cs="Calibri"/>
          <w:sz w:val="22"/>
          <w:szCs w:val="22"/>
        </w:rPr>
      </w:pPr>
      <w:del w:author="KARLOVCEC, Barbara" w:date="2025-02-26T14:31:00Z" w16du:dateUtc="2025-02-26T13:31:00Z" w:id="501">
        <w:r w:rsidRPr="005D5556" w:rsidDel="00B409B7">
          <w:rPr>
            <w:rFonts w:ascii="Calibri" w:hAnsi="Calibri" w:cs="Calibri"/>
            <w:sz w:val="22"/>
            <w:szCs w:val="22"/>
          </w:rPr>
          <w:br w:type="page"/>
        </w:r>
      </w:del>
      <w:del w:author="KARLOVCEC, Barbara" w:date="2025-02-26T14:32:00Z" w16du:dateUtc="2025-02-26T13:32:00Z" w:id="502">
        <w:r w:rsidRPr="005D5556" w:rsidDel="00B409B7">
          <w:rPr>
            <w:rFonts w:ascii="Calibri" w:hAnsi="Calibri" w:cs="Calibri"/>
            <w:sz w:val="22"/>
            <w:szCs w:val="22"/>
          </w:rPr>
          <w:delText>See a list of</w:delText>
        </w:r>
        <w:r w:rsidRPr="005D5556" w:rsidDel="00B409B7" w:rsidR="006906E4">
          <w:rPr>
            <w:rFonts w:ascii="Calibri" w:hAnsi="Calibri" w:cs="Calibri"/>
            <w:sz w:val="22"/>
            <w:szCs w:val="22"/>
          </w:rPr>
          <w:delText xml:space="preserve"> all 115 </w:delText>
        </w:r>
        <w:r w:rsidRPr="005D5556" w:rsidDel="00B409B7">
          <w:rPr>
            <w:rFonts w:ascii="Calibri" w:hAnsi="Calibri" w:cs="Calibri"/>
            <w:sz w:val="22"/>
            <w:szCs w:val="22"/>
          </w:rPr>
          <w:delText>Group III companies to be trained below:</w:delText>
        </w:r>
      </w:del>
    </w:p>
    <w:p w:rsidRPr="005D5556" w:rsidR="0064019E" w:rsidDel="00B409B7" w:rsidP="00B409B7" w:rsidRDefault="0064019E" w14:paraId="0D1B221E" w14:textId="1A5536C6">
      <w:pPr>
        <w:pStyle w:val="BodyText"/>
        <w:tabs>
          <w:tab w:val="left" w:pos="720"/>
          <w:tab w:val="num" w:pos="1440"/>
        </w:tabs>
        <w:rPr>
          <w:del w:author="KARLOVCEC, Barbara" w:date="2025-02-26T14:32:00Z" w16du:dateUtc="2025-02-26T13:32:00Z" w:id="503"/>
          <w:rFonts w:ascii="Calibri" w:hAnsi="Calibri" w:cs="Calibri"/>
          <w:sz w:val="22"/>
          <w:szCs w:val="22"/>
        </w:rPr>
      </w:pPr>
    </w:p>
    <w:tbl>
      <w:tblPr>
        <w:tblW w:w="6680" w:type="dxa"/>
        <w:tblLook w:val="04A0" w:firstRow="1" w:lastRow="0" w:firstColumn="1" w:lastColumn="0" w:noHBand="0" w:noVBand="1"/>
      </w:tblPr>
      <w:tblGrid>
        <w:gridCol w:w="551"/>
        <w:gridCol w:w="2220"/>
        <w:gridCol w:w="1683"/>
        <w:gridCol w:w="1184"/>
        <w:gridCol w:w="1667"/>
      </w:tblGrid>
      <w:tr w:rsidRPr="005D5556" w:rsidR="00AD600F" w:rsidDel="00B409B7" w:rsidTr="00AD600F" w14:paraId="497A3933" w14:textId="49808AE3">
        <w:trPr>
          <w:trHeight w:val="450"/>
          <w:del w:author="KARLOVCEC, Barbara" w:date="2025-02-26T14:32:00Z" w:id="504"/>
        </w:trPr>
        <w:tc>
          <w:tcPr>
            <w:tcW w:w="52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60EA7558" w14:textId="27C15E05">
            <w:pPr>
              <w:pStyle w:val="BodyText"/>
              <w:tabs>
                <w:tab w:val="left" w:pos="720"/>
                <w:tab w:val="num" w:pos="1440"/>
              </w:tabs>
              <w:rPr>
                <w:del w:author="KARLOVCEC, Barbara" w:date="2025-02-26T14:32:00Z" w16du:dateUtc="2025-02-26T13:32:00Z" w:id="505"/>
                <w:rFonts w:ascii="Calibri" w:hAnsi="Calibri" w:cs="Calibri"/>
                <w:b/>
                <w:bCs/>
                <w:sz w:val="22"/>
                <w:szCs w:val="22"/>
              </w:rPr>
              <w:pPrChange w:author="KARLOVCEC, Barbara" w:date="2025-02-26T14:32:00Z" w16du:dateUtc="2025-02-26T13:32:00Z" w:id="506">
                <w:pPr/>
              </w:pPrChange>
            </w:pPr>
            <w:del w:author="KARLOVCEC, Barbara" w:date="2025-02-26T14:32:00Z" w16du:dateUtc="2025-02-26T13:32:00Z" w:id="507">
              <w:r w:rsidRPr="005D5556" w:rsidDel="00B409B7">
                <w:rPr>
                  <w:rFonts w:ascii="Calibri" w:hAnsi="Calibri" w:cs="Calibri"/>
                  <w:b/>
                  <w:bCs/>
                  <w:sz w:val="22"/>
                  <w:szCs w:val="22"/>
                </w:rPr>
                <w:delText>S/n</w:delText>
              </w:r>
            </w:del>
          </w:p>
        </w:tc>
        <w:tc>
          <w:tcPr>
            <w:tcW w:w="2220" w:type="dxa"/>
            <w:tcBorders>
              <w:top w:val="single" w:color="auto" w:sz="4" w:space="0"/>
              <w:left w:val="nil"/>
              <w:bottom w:val="single" w:color="auto" w:sz="4" w:space="0"/>
              <w:right w:val="single" w:color="auto" w:sz="4" w:space="0"/>
            </w:tcBorders>
            <w:shd w:val="clear" w:color="auto" w:fill="auto"/>
            <w:noWrap/>
            <w:vAlign w:val="center"/>
            <w:hideMark/>
          </w:tcPr>
          <w:p w:rsidRPr="005D5556" w:rsidR="00AD600F" w:rsidDel="00B409B7" w:rsidRDefault="00AD600F" w14:paraId="1DA4A3B0" w14:textId="09CF9DB7">
            <w:pPr>
              <w:pStyle w:val="BodyText"/>
              <w:tabs>
                <w:tab w:val="left" w:pos="720"/>
                <w:tab w:val="num" w:pos="1440"/>
              </w:tabs>
              <w:rPr>
                <w:del w:author="KARLOVCEC, Barbara" w:date="2025-02-26T14:32:00Z" w16du:dateUtc="2025-02-26T13:32:00Z" w:id="508"/>
                <w:rFonts w:ascii="Calibri" w:hAnsi="Calibri" w:cs="Calibri"/>
                <w:b/>
                <w:bCs/>
                <w:sz w:val="22"/>
                <w:szCs w:val="22"/>
              </w:rPr>
              <w:pPrChange w:author="KARLOVCEC, Barbara" w:date="2025-02-26T14:32:00Z" w16du:dateUtc="2025-02-26T13:32:00Z" w:id="509">
                <w:pPr/>
              </w:pPrChange>
            </w:pPr>
            <w:del w:author="KARLOVCEC, Barbara" w:date="2025-02-26T14:32:00Z" w16du:dateUtc="2025-02-26T13:32:00Z" w:id="510">
              <w:r w:rsidRPr="005D5556" w:rsidDel="00B409B7">
                <w:rPr>
                  <w:rFonts w:ascii="Calibri" w:hAnsi="Calibri" w:cs="Calibri"/>
                  <w:b/>
                  <w:bCs/>
                  <w:sz w:val="22"/>
                  <w:szCs w:val="22"/>
                </w:rPr>
                <w:delText>Company</w:delText>
              </w:r>
            </w:del>
          </w:p>
        </w:tc>
        <w:tc>
          <w:tcPr>
            <w:tcW w:w="1220" w:type="dxa"/>
            <w:tcBorders>
              <w:top w:val="single" w:color="auto" w:sz="4" w:space="0"/>
              <w:left w:val="nil"/>
              <w:bottom w:val="single" w:color="auto" w:sz="4" w:space="0"/>
              <w:right w:val="single" w:color="auto" w:sz="4" w:space="0"/>
            </w:tcBorders>
            <w:shd w:val="clear" w:color="auto" w:fill="auto"/>
            <w:noWrap/>
            <w:vAlign w:val="center"/>
            <w:hideMark/>
          </w:tcPr>
          <w:p w:rsidRPr="005D5556" w:rsidR="00AD600F" w:rsidDel="00B409B7" w:rsidRDefault="00AD600F" w14:paraId="50284DEF" w14:textId="0A52DBCD">
            <w:pPr>
              <w:pStyle w:val="BodyText"/>
              <w:tabs>
                <w:tab w:val="left" w:pos="720"/>
                <w:tab w:val="num" w:pos="1440"/>
              </w:tabs>
              <w:rPr>
                <w:del w:author="KARLOVCEC, Barbara" w:date="2025-02-26T14:32:00Z" w16du:dateUtc="2025-02-26T13:32:00Z" w:id="511"/>
                <w:rFonts w:ascii="Calibri" w:hAnsi="Calibri" w:cs="Calibri"/>
                <w:b/>
                <w:bCs/>
                <w:sz w:val="22"/>
                <w:szCs w:val="22"/>
              </w:rPr>
              <w:pPrChange w:author="KARLOVCEC, Barbara" w:date="2025-02-26T14:32:00Z" w16du:dateUtc="2025-02-26T13:32:00Z" w:id="512">
                <w:pPr/>
              </w:pPrChange>
            </w:pPr>
            <w:del w:author="KARLOVCEC, Barbara" w:date="2025-02-26T14:32:00Z" w16du:dateUtc="2025-02-26T13:32:00Z" w:id="513">
              <w:r w:rsidRPr="005D5556" w:rsidDel="00B409B7">
                <w:rPr>
                  <w:rFonts w:ascii="Calibri" w:hAnsi="Calibri" w:cs="Calibri"/>
                  <w:b/>
                  <w:bCs/>
                  <w:sz w:val="22"/>
                  <w:szCs w:val="22"/>
                </w:rPr>
                <w:delText>Location</w:delText>
              </w:r>
            </w:del>
          </w:p>
        </w:tc>
        <w:tc>
          <w:tcPr>
            <w:tcW w:w="1184" w:type="dxa"/>
            <w:tcBorders>
              <w:top w:val="single" w:color="auto" w:sz="4" w:space="0"/>
              <w:left w:val="nil"/>
              <w:bottom w:val="single" w:color="auto" w:sz="4" w:space="0"/>
              <w:right w:val="single" w:color="auto" w:sz="4" w:space="0"/>
            </w:tcBorders>
            <w:shd w:val="clear" w:color="auto" w:fill="auto"/>
            <w:vAlign w:val="center"/>
            <w:hideMark/>
          </w:tcPr>
          <w:p w:rsidRPr="005D5556" w:rsidR="00AD600F" w:rsidDel="00B409B7" w:rsidRDefault="00AD600F" w14:paraId="3542B01A" w14:textId="18E37EF3">
            <w:pPr>
              <w:pStyle w:val="BodyText"/>
              <w:tabs>
                <w:tab w:val="left" w:pos="720"/>
                <w:tab w:val="num" w:pos="1440"/>
              </w:tabs>
              <w:rPr>
                <w:del w:author="KARLOVCEC, Barbara" w:date="2025-02-26T14:32:00Z" w16du:dateUtc="2025-02-26T13:32:00Z" w:id="514"/>
                <w:rFonts w:ascii="Calibri" w:hAnsi="Calibri" w:cs="Calibri"/>
                <w:b/>
                <w:bCs/>
                <w:sz w:val="22"/>
                <w:szCs w:val="22"/>
              </w:rPr>
              <w:pPrChange w:author="KARLOVCEC, Barbara" w:date="2025-02-26T14:32:00Z" w16du:dateUtc="2025-02-26T13:32:00Z" w:id="515">
                <w:pPr/>
              </w:pPrChange>
            </w:pPr>
            <w:del w:author="KARLOVCEC, Barbara" w:date="2025-02-26T14:32:00Z" w16du:dateUtc="2025-02-26T13:32:00Z" w:id="516">
              <w:r w:rsidRPr="005D5556" w:rsidDel="00B409B7">
                <w:rPr>
                  <w:rFonts w:ascii="Calibri" w:hAnsi="Calibri" w:cs="Calibri"/>
                  <w:b/>
                  <w:bCs/>
                  <w:sz w:val="22"/>
                  <w:szCs w:val="22"/>
                </w:rPr>
                <w:delText>Geo-political zone</w:delText>
              </w:r>
            </w:del>
          </w:p>
        </w:tc>
        <w:tc>
          <w:tcPr>
            <w:tcW w:w="1536" w:type="dxa"/>
            <w:tcBorders>
              <w:top w:val="single" w:color="auto" w:sz="4" w:space="0"/>
              <w:left w:val="nil"/>
              <w:bottom w:val="single" w:color="auto" w:sz="4" w:space="0"/>
              <w:right w:val="single" w:color="auto" w:sz="4" w:space="0"/>
            </w:tcBorders>
            <w:shd w:val="clear" w:color="auto" w:fill="auto"/>
            <w:noWrap/>
            <w:vAlign w:val="center"/>
            <w:hideMark/>
          </w:tcPr>
          <w:p w:rsidRPr="005D5556" w:rsidR="00AD600F" w:rsidDel="00B409B7" w:rsidRDefault="00AD600F" w14:paraId="5A6AACF6" w14:textId="49FB51DE">
            <w:pPr>
              <w:pStyle w:val="BodyText"/>
              <w:tabs>
                <w:tab w:val="left" w:pos="720"/>
                <w:tab w:val="num" w:pos="1440"/>
              </w:tabs>
              <w:rPr>
                <w:del w:author="KARLOVCEC, Barbara" w:date="2025-02-26T14:32:00Z" w16du:dateUtc="2025-02-26T13:32:00Z" w:id="517"/>
                <w:rFonts w:ascii="Calibri" w:hAnsi="Calibri" w:cs="Calibri"/>
                <w:b/>
                <w:bCs/>
                <w:color w:val="000000"/>
                <w:sz w:val="22"/>
                <w:szCs w:val="22"/>
              </w:rPr>
              <w:pPrChange w:author="KARLOVCEC, Barbara" w:date="2025-02-26T14:32:00Z" w16du:dateUtc="2025-02-26T13:32:00Z" w:id="518">
                <w:pPr/>
              </w:pPrChange>
            </w:pPr>
            <w:del w:author="KARLOVCEC, Barbara" w:date="2025-02-26T14:32:00Z" w16du:dateUtc="2025-02-26T13:32:00Z" w:id="519">
              <w:r w:rsidRPr="005D5556" w:rsidDel="00B409B7">
                <w:rPr>
                  <w:rFonts w:ascii="Calibri" w:hAnsi="Calibri" w:cs="Calibri"/>
                  <w:b/>
                  <w:bCs/>
                  <w:color w:val="000000"/>
                  <w:sz w:val="22"/>
                  <w:szCs w:val="22"/>
                </w:rPr>
                <w:delText>Type of business</w:delText>
              </w:r>
            </w:del>
          </w:p>
        </w:tc>
      </w:tr>
      <w:tr w:rsidRPr="005D5556" w:rsidR="00AD600F" w:rsidDel="00B409B7" w:rsidTr="00AD600F" w14:paraId="60F7BEBE" w14:textId="7FC688E7">
        <w:trPr>
          <w:trHeight w:val="675"/>
          <w:del w:author="KARLOVCEC, Barbara" w:date="2025-02-26T14:32:00Z" w:id="520"/>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70F13F94" w14:textId="03CD0BE6">
            <w:pPr>
              <w:pStyle w:val="BodyText"/>
              <w:tabs>
                <w:tab w:val="left" w:pos="720"/>
                <w:tab w:val="num" w:pos="1440"/>
              </w:tabs>
              <w:rPr>
                <w:del w:author="KARLOVCEC, Barbara" w:date="2025-02-26T14:32:00Z" w16du:dateUtc="2025-02-26T13:32:00Z" w:id="521"/>
                <w:rFonts w:ascii="Calibri" w:hAnsi="Calibri" w:cs="Calibri"/>
                <w:color w:val="000000"/>
                <w:sz w:val="22"/>
                <w:szCs w:val="22"/>
              </w:rPr>
              <w:pPrChange w:author="KARLOVCEC, Barbara" w:date="2025-02-26T14:32:00Z" w16du:dateUtc="2025-02-26T13:32:00Z" w:id="522">
                <w:pPr/>
              </w:pPrChange>
            </w:pPr>
            <w:del w:author="KARLOVCEC, Barbara" w:date="2025-02-26T14:32:00Z" w16du:dateUtc="2025-02-26T13:32:00Z" w:id="523">
              <w:r w:rsidRPr="005D5556" w:rsidDel="00B409B7">
                <w:rPr>
                  <w:rFonts w:ascii="Calibri" w:hAnsi="Calibri" w:cs="Calibri"/>
                  <w:color w:val="000000"/>
                  <w:sz w:val="22"/>
                  <w:szCs w:val="22"/>
                </w:rPr>
                <w:delText>1</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220F9BD" w14:textId="0B7EBFCD">
            <w:pPr>
              <w:pStyle w:val="BodyText"/>
              <w:tabs>
                <w:tab w:val="left" w:pos="720"/>
                <w:tab w:val="num" w:pos="1440"/>
              </w:tabs>
              <w:rPr>
                <w:del w:author="KARLOVCEC, Barbara" w:date="2025-02-26T14:32:00Z" w16du:dateUtc="2025-02-26T13:32:00Z" w:id="524"/>
                <w:rFonts w:ascii="Calibri" w:hAnsi="Calibri" w:cs="Calibri"/>
                <w:color w:val="000000"/>
                <w:sz w:val="22"/>
                <w:szCs w:val="22"/>
              </w:rPr>
              <w:pPrChange w:author="KARLOVCEC, Barbara" w:date="2025-02-26T14:32:00Z" w16du:dateUtc="2025-02-26T13:32:00Z" w:id="525">
                <w:pPr/>
              </w:pPrChange>
            </w:pPr>
            <w:del w:author="KARLOVCEC, Barbara" w:date="2025-02-26T14:32:00Z" w16du:dateUtc="2025-02-26T13:32:00Z" w:id="526">
              <w:r w:rsidRPr="005D5556" w:rsidDel="00B409B7">
                <w:rPr>
                  <w:rFonts w:ascii="Calibri" w:hAnsi="Calibri" w:cs="Calibri"/>
                  <w:color w:val="000000"/>
                  <w:sz w:val="22"/>
                  <w:szCs w:val="22"/>
                </w:rPr>
                <w:delText>Sholl-Sammy Associate (ENGR) Works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619B3EE" w14:textId="06041617">
            <w:pPr>
              <w:pStyle w:val="BodyText"/>
              <w:tabs>
                <w:tab w:val="left" w:pos="720"/>
                <w:tab w:val="num" w:pos="1440"/>
              </w:tabs>
              <w:rPr>
                <w:del w:author="KARLOVCEC, Barbara" w:date="2025-02-26T14:32:00Z" w16du:dateUtc="2025-02-26T13:32:00Z" w:id="527"/>
                <w:rFonts w:ascii="Calibri" w:hAnsi="Calibri" w:cs="Calibri"/>
                <w:color w:val="000000"/>
                <w:sz w:val="22"/>
                <w:szCs w:val="22"/>
              </w:rPr>
              <w:pPrChange w:author="KARLOVCEC, Barbara" w:date="2025-02-26T14:32:00Z" w16du:dateUtc="2025-02-26T13:32:00Z" w:id="528">
                <w:pPr/>
              </w:pPrChange>
            </w:pPr>
            <w:del w:author="KARLOVCEC, Barbara" w:date="2025-02-26T14:32:00Z" w16du:dateUtc="2025-02-26T13:32:00Z" w:id="529">
              <w:r w:rsidRPr="005D5556" w:rsidDel="00B409B7">
                <w:rPr>
                  <w:rFonts w:ascii="Calibri" w:hAnsi="Calibri" w:cs="Calibri"/>
                  <w:color w:val="000000"/>
                  <w:sz w:val="22"/>
                  <w:szCs w:val="22"/>
                </w:rPr>
                <w:delText>Kano/Kano</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3189D6F" w14:textId="7F6E17DB">
            <w:pPr>
              <w:pStyle w:val="BodyText"/>
              <w:tabs>
                <w:tab w:val="left" w:pos="720"/>
                <w:tab w:val="num" w:pos="1440"/>
              </w:tabs>
              <w:rPr>
                <w:del w:author="KARLOVCEC, Barbara" w:date="2025-02-26T14:32:00Z" w16du:dateUtc="2025-02-26T13:32:00Z" w:id="530"/>
                <w:rFonts w:ascii="Calibri" w:hAnsi="Calibri" w:cs="Calibri"/>
                <w:color w:val="000000"/>
                <w:sz w:val="22"/>
                <w:szCs w:val="22"/>
              </w:rPr>
              <w:pPrChange w:author="KARLOVCEC, Barbara" w:date="2025-02-26T14:32:00Z" w16du:dateUtc="2025-02-26T13:32:00Z" w:id="531">
                <w:pPr/>
              </w:pPrChange>
            </w:pPr>
            <w:del w:author="KARLOVCEC, Barbara" w:date="2025-02-26T14:32:00Z" w16du:dateUtc="2025-02-26T13:32:00Z" w:id="532">
              <w:r w:rsidRPr="005D5556" w:rsidDel="00B409B7">
                <w:rPr>
                  <w:rFonts w:ascii="Calibri" w:hAnsi="Calibri" w:cs="Calibri"/>
                  <w:color w:val="000000"/>
                  <w:sz w:val="22"/>
                  <w:szCs w:val="22"/>
                </w:rPr>
                <w:delText>Norh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25C7B6B" w14:textId="42C7A30A">
            <w:pPr>
              <w:pStyle w:val="BodyText"/>
              <w:tabs>
                <w:tab w:val="left" w:pos="720"/>
                <w:tab w:val="num" w:pos="1440"/>
              </w:tabs>
              <w:rPr>
                <w:del w:author="KARLOVCEC, Barbara" w:date="2025-02-26T14:32:00Z" w16du:dateUtc="2025-02-26T13:32:00Z" w:id="533"/>
                <w:rFonts w:ascii="Calibri" w:hAnsi="Calibri" w:cs="Calibri"/>
                <w:color w:val="000000"/>
                <w:sz w:val="22"/>
                <w:szCs w:val="22"/>
              </w:rPr>
              <w:pPrChange w:author="KARLOVCEC, Barbara" w:date="2025-02-26T14:32:00Z" w16du:dateUtc="2025-02-26T13:32:00Z" w:id="534">
                <w:pPr/>
              </w:pPrChange>
            </w:pPr>
            <w:del w:author="KARLOVCEC, Barbara" w:date="2025-02-26T14:32:00Z" w16du:dateUtc="2025-02-26T13:32:00Z" w:id="535">
              <w:r w:rsidRPr="005D5556" w:rsidDel="00B409B7">
                <w:rPr>
                  <w:rFonts w:ascii="Calibri" w:hAnsi="Calibri" w:cs="Calibri"/>
                  <w:color w:val="000000"/>
                  <w:sz w:val="22"/>
                  <w:szCs w:val="22"/>
                </w:rPr>
                <w:delText>ICE  MAKING MACHINE/</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 xml:space="preserve"> COLD ROOM</w:delText>
              </w:r>
            </w:del>
          </w:p>
        </w:tc>
      </w:tr>
      <w:tr w:rsidRPr="005D5556" w:rsidR="00AD600F" w:rsidDel="00B409B7" w:rsidTr="00AD600F" w14:paraId="79A93FD8" w14:textId="7F623728">
        <w:trPr>
          <w:trHeight w:val="450"/>
          <w:del w:author="KARLOVCEC, Barbara" w:date="2025-02-26T14:32:00Z" w:id="536"/>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1B5D5711" w14:textId="66E489FE">
            <w:pPr>
              <w:pStyle w:val="BodyText"/>
              <w:tabs>
                <w:tab w:val="left" w:pos="720"/>
                <w:tab w:val="num" w:pos="1440"/>
              </w:tabs>
              <w:rPr>
                <w:del w:author="KARLOVCEC, Barbara" w:date="2025-02-26T14:32:00Z" w16du:dateUtc="2025-02-26T13:32:00Z" w:id="537"/>
                <w:rFonts w:ascii="Calibri" w:hAnsi="Calibri" w:cs="Calibri"/>
                <w:color w:val="000000"/>
                <w:sz w:val="22"/>
                <w:szCs w:val="22"/>
              </w:rPr>
              <w:pPrChange w:author="KARLOVCEC, Barbara" w:date="2025-02-26T14:32:00Z" w16du:dateUtc="2025-02-26T13:32:00Z" w:id="538">
                <w:pPr/>
              </w:pPrChange>
            </w:pPr>
            <w:del w:author="KARLOVCEC, Barbara" w:date="2025-02-26T14:32:00Z" w16du:dateUtc="2025-02-26T13:32:00Z" w:id="539">
              <w:r w:rsidRPr="005D5556" w:rsidDel="00B409B7">
                <w:rPr>
                  <w:rFonts w:ascii="Calibri" w:hAnsi="Calibri" w:cs="Calibri"/>
                  <w:color w:val="000000"/>
                  <w:sz w:val="22"/>
                  <w:szCs w:val="22"/>
                </w:rPr>
                <w:delText>2</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66E1EB0F" w14:textId="4A0541FA">
            <w:pPr>
              <w:pStyle w:val="BodyText"/>
              <w:tabs>
                <w:tab w:val="left" w:pos="720"/>
                <w:tab w:val="num" w:pos="1440"/>
              </w:tabs>
              <w:rPr>
                <w:del w:author="KARLOVCEC, Barbara" w:date="2025-02-26T14:32:00Z" w16du:dateUtc="2025-02-26T13:32:00Z" w:id="540"/>
                <w:rFonts w:ascii="Calibri" w:hAnsi="Calibri" w:cs="Calibri"/>
                <w:color w:val="000000"/>
                <w:sz w:val="22"/>
                <w:szCs w:val="22"/>
              </w:rPr>
              <w:pPrChange w:author="KARLOVCEC, Barbara" w:date="2025-02-26T14:32:00Z" w16du:dateUtc="2025-02-26T13:32:00Z" w:id="541">
                <w:pPr/>
              </w:pPrChange>
            </w:pPr>
            <w:del w:author="KARLOVCEC, Barbara" w:date="2025-02-26T14:32:00Z" w16du:dateUtc="2025-02-26T13:32:00Z" w:id="542">
              <w:r w:rsidRPr="005D5556" w:rsidDel="00B409B7">
                <w:rPr>
                  <w:rFonts w:ascii="Calibri" w:hAnsi="Calibri" w:cs="Calibri"/>
                  <w:color w:val="000000"/>
                  <w:sz w:val="22"/>
                  <w:szCs w:val="22"/>
                </w:rPr>
                <w:delText>MARTINS TECHNICAL COMPANY</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4038E05" w14:textId="7133CC08">
            <w:pPr>
              <w:pStyle w:val="BodyText"/>
              <w:tabs>
                <w:tab w:val="left" w:pos="720"/>
                <w:tab w:val="num" w:pos="1440"/>
              </w:tabs>
              <w:rPr>
                <w:del w:author="KARLOVCEC, Barbara" w:date="2025-02-26T14:32:00Z" w16du:dateUtc="2025-02-26T13:32:00Z" w:id="543"/>
                <w:rFonts w:ascii="Calibri" w:hAnsi="Calibri" w:cs="Calibri"/>
                <w:color w:val="000000"/>
                <w:sz w:val="22"/>
                <w:szCs w:val="22"/>
              </w:rPr>
              <w:pPrChange w:author="KARLOVCEC, Barbara" w:date="2025-02-26T14:32:00Z" w16du:dateUtc="2025-02-26T13:32:00Z" w:id="544">
                <w:pPr/>
              </w:pPrChange>
            </w:pPr>
            <w:del w:author="KARLOVCEC, Barbara" w:date="2025-02-26T14:32:00Z" w16du:dateUtc="2025-02-26T13:32:00Z" w:id="545">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176C1B0E" w14:textId="5BB71213">
            <w:pPr>
              <w:pStyle w:val="BodyText"/>
              <w:tabs>
                <w:tab w:val="left" w:pos="720"/>
                <w:tab w:val="num" w:pos="1440"/>
              </w:tabs>
              <w:rPr>
                <w:del w:author="KARLOVCEC, Barbara" w:date="2025-02-26T14:32:00Z" w16du:dateUtc="2025-02-26T13:32:00Z" w:id="546"/>
                <w:rFonts w:ascii="Calibri" w:hAnsi="Calibri" w:cs="Calibri"/>
                <w:color w:val="000000"/>
                <w:sz w:val="22"/>
                <w:szCs w:val="22"/>
              </w:rPr>
              <w:pPrChange w:author="KARLOVCEC, Barbara" w:date="2025-02-26T14:32:00Z" w16du:dateUtc="2025-02-26T13:32:00Z" w:id="547">
                <w:pPr/>
              </w:pPrChange>
            </w:pPr>
            <w:del w:author="KARLOVCEC, Barbara" w:date="2025-02-26T14:32:00Z" w16du:dateUtc="2025-02-26T13:32:00Z" w:id="548">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29569545" w14:textId="61832653">
            <w:pPr>
              <w:pStyle w:val="BodyText"/>
              <w:tabs>
                <w:tab w:val="left" w:pos="720"/>
                <w:tab w:val="num" w:pos="1440"/>
              </w:tabs>
              <w:rPr>
                <w:del w:author="KARLOVCEC, Barbara" w:date="2025-02-26T14:32:00Z" w16du:dateUtc="2025-02-26T13:32:00Z" w:id="549"/>
                <w:rFonts w:ascii="Calibri" w:hAnsi="Calibri" w:cs="Calibri"/>
                <w:color w:val="000000"/>
                <w:sz w:val="22"/>
                <w:szCs w:val="22"/>
              </w:rPr>
              <w:pPrChange w:author="KARLOVCEC, Barbara" w:date="2025-02-26T14:32:00Z" w16du:dateUtc="2025-02-26T13:32:00Z" w:id="550">
                <w:pPr/>
              </w:pPrChange>
            </w:pPr>
            <w:del w:author="KARLOVCEC, Barbara" w:date="2025-02-26T14:32:00Z" w16du:dateUtc="2025-02-26T13:32:00Z" w:id="551">
              <w:r w:rsidRPr="005D5556" w:rsidDel="00B409B7">
                <w:rPr>
                  <w:rFonts w:ascii="Calibri" w:hAnsi="Calibri" w:cs="Calibri"/>
                  <w:color w:val="000000"/>
                  <w:sz w:val="22"/>
                  <w:szCs w:val="22"/>
                </w:rPr>
                <w:delText>ICE  MAKING MACHINE</w:delText>
              </w:r>
            </w:del>
          </w:p>
        </w:tc>
      </w:tr>
      <w:tr w:rsidRPr="005D5556" w:rsidR="00AD600F" w:rsidDel="00B409B7" w:rsidTr="00AD600F" w14:paraId="38D4CA40" w14:textId="3E4C6659">
        <w:trPr>
          <w:trHeight w:val="300"/>
          <w:del w:author="KARLOVCEC, Barbara" w:date="2025-02-26T14:32:00Z" w:id="552"/>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6D03421E" w14:textId="547DFBF8">
            <w:pPr>
              <w:pStyle w:val="BodyText"/>
              <w:tabs>
                <w:tab w:val="left" w:pos="720"/>
                <w:tab w:val="num" w:pos="1440"/>
              </w:tabs>
              <w:rPr>
                <w:del w:author="KARLOVCEC, Barbara" w:date="2025-02-26T14:32:00Z" w16du:dateUtc="2025-02-26T13:32:00Z" w:id="553"/>
                <w:rFonts w:ascii="Calibri" w:hAnsi="Calibri" w:cs="Calibri"/>
                <w:color w:val="000000"/>
                <w:sz w:val="22"/>
                <w:szCs w:val="22"/>
              </w:rPr>
              <w:pPrChange w:author="KARLOVCEC, Barbara" w:date="2025-02-26T14:32:00Z" w16du:dateUtc="2025-02-26T13:32:00Z" w:id="554">
                <w:pPr/>
              </w:pPrChange>
            </w:pPr>
            <w:del w:author="KARLOVCEC, Barbara" w:date="2025-02-26T14:32:00Z" w16du:dateUtc="2025-02-26T13:32:00Z" w:id="555">
              <w:r w:rsidRPr="005D5556" w:rsidDel="00B409B7">
                <w:rPr>
                  <w:rFonts w:ascii="Calibri" w:hAnsi="Calibri" w:cs="Calibri"/>
                  <w:color w:val="000000"/>
                  <w:sz w:val="22"/>
                  <w:szCs w:val="22"/>
                </w:rPr>
                <w:delText>3</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10C7475" w14:textId="07BEC439">
            <w:pPr>
              <w:pStyle w:val="BodyText"/>
              <w:tabs>
                <w:tab w:val="left" w:pos="720"/>
                <w:tab w:val="num" w:pos="1440"/>
              </w:tabs>
              <w:rPr>
                <w:del w:author="KARLOVCEC, Barbara" w:date="2025-02-26T14:32:00Z" w16du:dateUtc="2025-02-26T13:32:00Z" w:id="556"/>
                <w:rFonts w:ascii="Calibri" w:hAnsi="Calibri" w:cs="Calibri"/>
                <w:color w:val="000000"/>
                <w:sz w:val="22"/>
                <w:szCs w:val="22"/>
              </w:rPr>
              <w:pPrChange w:author="KARLOVCEC, Barbara" w:date="2025-02-26T14:32:00Z" w16du:dateUtc="2025-02-26T13:32:00Z" w:id="557">
                <w:pPr/>
              </w:pPrChange>
            </w:pPr>
            <w:del w:author="KARLOVCEC, Barbara" w:date="2025-02-26T14:32:00Z" w16du:dateUtc="2025-02-26T13:32:00Z" w:id="558">
              <w:r w:rsidRPr="005D5556" w:rsidDel="00B409B7">
                <w:rPr>
                  <w:rFonts w:ascii="Calibri" w:hAnsi="Calibri" w:cs="Calibri"/>
                  <w:color w:val="000000"/>
                  <w:sz w:val="22"/>
                  <w:szCs w:val="22"/>
                </w:rPr>
                <w:delText>AUSREAL TECHNICAL CO.</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5DC7436" w14:textId="41220D9F">
            <w:pPr>
              <w:pStyle w:val="BodyText"/>
              <w:tabs>
                <w:tab w:val="left" w:pos="720"/>
                <w:tab w:val="num" w:pos="1440"/>
              </w:tabs>
              <w:rPr>
                <w:del w:author="KARLOVCEC, Barbara" w:date="2025-02-26T14:32:00Z" w16du:dateUtc="2025-02-26T13:32:00Z" w:id="559"/>
                <w:rFonts w:ascii="Calibri" w:hAnsi="Calibri" w:cs="Calibri"/>
                <w:color w:val="000000"/>
                <w:sz w:val="22"/>
                <w:szCs w:val="22"/>
              </w:rPr>
              <w:pPrChange w:author="KARLOVCEC, Barbara" w:date="2025-02-26T14:32:00Z" w16du:dateUtc="2025-02-26T13:32:00Z" w:id="560">
                <w:pPr/>
              </w:pPrChange>
            </w:pPr>
            <w:del w:author="KARLOVCEC, Barbara" w:date="2025-02-26T14:32:00Z" w16du:dateUtc="2025-02-26T13:32:00Z" w:id="561">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35630EF0" w14:textId="64D2E419">
            <w:pPr>
              <w:pStyle w:val="BodyText"/>
              <w:tabs>
                <w:tab w:val="left" w:pos="720"/>
                <w:tab w:val="num" w:pos="1440"/>
              </w:tabs>
              <w:rPr>
                <w:del w:author="KARLOVCEC, Barbara" w:date="2025-02-26T14:32:00Z" w16du:dateUtc="2025-02-26T13:32:00Z" w:id="562"/>
                <w:rFonts w:ascii="Calibri" w:hAnsi="Calibri" w:cs="Calibri"/>
                <w:color w:val="000000"/>
                <w:sz w:val="22"/>
                <w:szCs w:val="22"/>
              </w:rPr>
              <w:pPrChange w:author="KARLOVCEC, Barbara" w:date="2025-02-26T14:32:00Z" w16du:dateUtc="2025-02-26T13:32:00Z" w:id="563">
                <w:pPr/>
              </w:pPrChange>
            </w:pPr>
            <w:del w:author="KARLOVCEC, Barbara" w:date="2025-02-26T14:32:00Z" w16du:dateUtc="2025-02-26T13:32:00Z" w:id="564">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3440E66E" w14:textId="3AD5FCB4">
            <w:pPr>
              <w:pStyle w:val="BodyText"/>
              <w:tabs>
                <w:tab w:val="left" w:pos="720"/>
                <w:tab w:val="num" w:pos="1440"/>
              </w:tabs>
              <w:rPr>
                <w:del w:author="KARLOVCEC, Barbara" w:date="2025-02-26T14:32:00Z" w16du:dateUtc="2025-02-26T13:32:00Z" w:id="565"/>
                <w:rFonts w:ascii="Calibri" w:hAnsi="Calibri" w:cs="Calibri"/>
                <w:color w:val="000000"/>
                <w:sz w:val="22"/>
                <w:szCs w:val="22"/>
              </w:rPr>
              <w:pPrChange w:author="KARLOVCEC, Barbara" w:date="2025-02-26T14:32:00Z" w16du:dateUtc="2025-02-26T13:32:00Z" w:id="566">
                <w:pPr/>
              </w:pPrChange>
            </w:pPr>
            <w:del w:author="KARLOVCEC, Barbara" w:date="2025-02-26T14:32:00Z" w16du:dateUtc="2025-02-26T13:32:00Z" w:id="567">
              <w:r w:rsidRPr="005D5556" w:rsidDel="00B409B7">
                <w:rPr>
                  <w:rFonts w:ascii="Calibri" w:hAnsi="Calibri" w:cs="Calibri"/>
                  <w:color w:val="000000"/>
                  <w:sz w:val="22"/>
                  <w:szCs w:val="22"/>
                </w:rPr>
                <w:delText>ICE  MAKING MACHINE</w:delText>
              </w:r>
            </w:del>
          </w:p>
        </w:tc>
      </w:tr>
      <w:tr w:rsidRPr="005D5556" w:rsidR="00AD600F" w:rsidDel="00B409B7" w:rsidTr="00AD600F" w14:paraId="7490E2AB" w14:textId="0673EF1E">
        <w:trPr>
          <w:trHeight w:val="675"/>
          <w:del w:author="KARLOVCEC, Barbara" w:date="2025-02-26T14:32:00Z" w:id="568"/>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565FCD3E" w14:textId="42402CD0">
            <w:pPr>
              <w:pStyle w:val="BodyText"/>
              <w:tabs>
                <w:tab w:val="left" w:pos="720"/>
                <w:tab w:val="num" w:pos="1440"/>
              </w:tabs>
              <w:rPr>
                <w:del w:author="KARLOVCEC, Barbara" w:date="2025-02-26T14:32:00Z" w16du:dateUtc="2025-02-26T13:32:00Z" w:id="569"/>
                <w:rFonts w:ascii="Calibri" w:hAnsi="Calibri" w:cs="Calibri"/>
                <w:color w:val="000000"/>
                <w:sz w:val="22"/>
                <w:szCs w:val="22"/>
              </w:rPr>
              <w:pPrChange w:author="KARLOVCEC, Barbara" w:date="2025-02-26T14:32:00Z" w16du:dateUtc="2025-02-26T13:32:00Z" w:id="570">
                <w:pPr/>
              </w:pPrChange>
            </w:pPr>
            <w:del w:author="KARLOVCEC, Barbara" w:date="2025-02-26T14:32:00Z" w16du:dateUtc="2025-02-26T13:32:00Z" w:id="571">
              <w:r w:rsidRPr="005D5556" w:rsidDel="00B409B7">
                <w:rPr>
                  <w:rFonts w:ascii="Calibri" w:hAnsi="Calibri" w:cs="Calibri"/>
                  <w:color w:val="000000"/>
                  <w:sz w:val="22"/>
                  <w:szCs w:val="22"/>
                </w:rPr>
                <w:delText>4</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451B51E" w14:textId="398EB6EC">
            <w:pPr>
              <w:pStyle w:val="BodyText"/>
              <w:tabs>
                <w:tab w:val="left" w:pos="720"/>
                <w:tab w:val="num" w:pos="1440"/>
              </w:tabs>
              <w:rPr>
                <w:del w:author="KARLOVCEC, Barbara" w:date="2025-02-26T14:32:00Z" w16du:dateUtc="2025-02-26T13:32:00Z" w:id="572"/>
                <w:rFonts w:ascii="Calibri" w:hAnsi="Calibri" w:cs="Calibri"/>
                <w:color w:val="000000"/>
                <w:sz w:val="22"/>
                <w:szCs w:val="22"/>
              </w:rPr>
              <w:pPrChange w:author="KARLOVCEC, Barbara" w:date="2025-02-26T14:32:00Z" w16du:dateUtc="2025-02-26T13:32:00Z" w:id="573">
                <w:pPr/>
              </w:pPrChange>
            </w:pPr>
            <w:del w:author="KARLOVCEC, Barbara" w:date="2025-02-26T14:32:00Z" w16du:dateUtc="2025-02-26T13:32:00Z" w:id="574">
              <w:r w:rsidRPr="005D5556" w:rsidDel="00B409B7">
                <w:rPr>
                  <w:rFonts w:ascii="Calibri" w:hAnsi="Calibri" w:cs="Calibri"/>
                  <w:color w:val="000000"/>
                  <w:sz w:val="22"/>
                  <w:szCs w:val="22"/>
                </w:rPr>
                <w:delText>Johnson Kay Services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D9E0176" w14:textId="790293AD">
            <w:pPr>
              <w:pStyle w:val="BodyText"/>
              <w:tabs>
                <w:tab w:val="left" w:pos="720"/>
                <w:tab w:val="num" w:pos="1440"/>
              </w:tabs>
              <w:rPr>
                <w:del w:author="KARLOVCEC, Barbara" w:date="2025-02-26T14:32:00Z" w16du:dateUtc="2025-02-26T13:32:00Z" w:id="575"/>
                <w:rFonts w:ascii="Calibri" w:hAnsi="Calibri" w:cs="Calibri"/>
                <w:color w:val="000000"/>
                <w:sz w:val="22"/>
                <w:szCs w:val="22"/>
              </w:rPr>
              <w:pPrChange w:author="KARLOVCEC, Barbara" w:date="2025-02-26T14:32:00Z" w16du:dateUtc="2025-02-26T13:32:00Z" w:id="576">
                <w:pPr/>
              </w:pPrChange>
            </w:pPr>
            <w:del w:author="KARLOVCEC, Barbara" w:date="2025-02-26T14:32:00Z" w16du:dateUtc="2025-02-26T13:32:00Z" w:id="577">
              <w:r w:rsidRPr="005D5556" w:rsidDel="00B409B7">
                <w:rPr>
                  <w:rFonts w:ascii="Calibri" w:hAnsi="Calibri" w:cs="Calibri"/>
                  <w:color w:val="000000"/>
                  <w:sz w:val="22"/>
                  <w:szCs w:val="22"/>
                </w:rPr>
                <w:delText>Kwara/Ilorin</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71AAE33B" w14:textId="5768B766">
            <w:pPr>
              <w:pStyle w:val="BodyText"/>
              <w:tabs>
                <w:tab w:val="left" w:pos="720"/>
                <w:tab w:val="num" w:pos="1440"/>
              </w:tabs>
              <w:rPr>
                <w:del w:author="KARLOVCEC, Barbara" w:date="2025-02-26T14:32:00Z" w16du:dateUtc="2025-02-26T13:32:00Z" w:id="578"/>
                <w:rFonts w:ascii="Calibri" w:hAnsi="Calibri" w:cs="Calibri"/>
                <w:color w:val="000000"/>
                <w:sz w:val="22"/>
                <w:szCs w:val="22"/>
              </w:rPr>
              <w:pPrChange w:author="KARLOVCEC, Barbara" w:date="2025-02-26T14:32:00Z" w16du:dateUtc="2025-02-26T13:32:00Z" w:id="579">
                <w:pPr/>
              </w:pPrChange>
            </w:pPr>
            <w:del w:author="KARLOVCEC, Barbara" w:date="2025-02-26T14:32:00Z" w16du:dateUtc="2025-02-26T13:32:00Z" w:id="580">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3DC46B2" w14:textId="1ABAAC62">
            <w:pPr>
              <w:pStyle w:val="BodyText"/>
              <w:tabs>
                <w:tab w:val="left" w:pos="720"/>
                <w:tab w:val="num" w:pos="1440"/>
              </w:tabs>
              <w:rPr>
                <w:del w:author="KARLOVCEC, Barbara" w:date="2025-02-26T14:32:00Z" w16du:dateUtc="2025-02-26T13:32:00Z" w:id="581"/>
                <w:rFonts w:ascii="Calibri" w:hAnsi="Calibri" w:cs="Calibri"/>
                <w:color w:val="000000"/>
                <w:sz w:val="22"/>
                <w:szCs w:val="22"/>
              </w:rPr>
              <w:pPrChange w:author="KARLOVCEC, Barbara" w:date="2025-02-26T14:32:00Z" w16du:dateUtc="2025-02-26T13:32:00Z" w:id="582">
                <w:pPr/>
              </w:pPrChange>
            </w:pPr>
            <w:del w:author="KARLOVCEC, Barbara" w:date="2025-02-26T14:32:00Z" w16du:dateUtc="2025-02-26T13:32:00Z" w:id="583">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w:delText>
              </w:r>
            </w:del>
          </w:p>
        </w:tc>
      </w:tr>
      <w:tr w:rsidRPr="005D5556" w:rsidR="00AD600F" w:rsidDel="00B409B7" w:rsidTr="00AD600F" w14:paraId="3DAA6449" w14:textId="151620FC">
        <w:trPr>
          <w:trHeight w:val="675"/>
          <w:del w:author="KARLOVCEC, Barbara" w:date="2025-02-26T14:32:00Z" w:id="584"/>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7554A950" w14:textId="7548FC2D">
            <w:pPr>
              <w:pStyle w:val="BodyText"/>
              <w:tabs>
                <w:tab w:val="left" w:pos="720"/>
                <w:tab w:val="num" w:pos="1440"/>
              </w:tabs>
              <w:rPr>
                <w:del w:author="KARLOVCEC, Barbara" w:date="2025-02-26T14:32:00Z" w16du:dateUtc="2025-02-26T13:32:00Z" w:id="585"/>
                <w:rFonts w:ascii="Calibri" w:hAnsi="Calibri" w:cs="Calibri"/>
                <w:color w:val="000000"/>
                <w:sz w:val="22"/>
                <w:szCs w:val="22"/>
              </w:rPr>
              <w:pPrChange w:author="KARLOVCEC, Barbara" w:date="2025-02-26T14:32:00Z" w16du:dateUtc="2025-02-26T13:32:00Z" w:id="586">
                <w:pPr/>
              </w:pPrChange>
            </w:pPr>
            <w:del w:author="KARLOVCEC, Barbara" w:date="2025-02-26T14:32:00Z" w16du:dateUtc="2025-02-26T13:32:00Z" w:id="587">
              <w:r w:rsidRPr="005D5556" w:rsidDel="00B409B7">
                <w:rPr>
                  <w:rFonts w:ascii="Calibri" w:hAnsi="Calibri" w:cs="Calibri"/>
                  <w:color w:val="000000"/>
                  <w:sz w:val="22"/>
                  <w:szCs w:val="22"/>
                </w:rPr>
                <w:delText>5</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BF0512E" w14:textId="5AA28324">
            <w:pPr>
              <w:pStyle w:val="BodyText"/>
              <w:tabs>
                <w:tab w:val="left" w:pos="720"/>
                <w:tab w:val="num" w:pos="1440"/>
              </w:tabs>
              <w:rPr>
                <w:del w:author="KARLOVCEC, Barbara" w:date="2025-02-26T14:32:00Z" w16du:dateUtc="2025-02-26T13:32:00Z" w:id="588"/>
                <w:rFonts w:ascii="Calibri" w:hAnsi="Calibri" w:cs="Calibri"/>
                <w:color w:val="000000"/>
                <w:sz w:val="22"/>
                <w:szCs w:val="22"/>
              </w:rPr>
              <w:pPrChange w:author="KARLOVCEC, Barbara" w:date="2025-02-26T14:32:00Z" w16du:dateUtc="2025-02-26T13:32:00Z" w:id="589">
                <w:pPr/>
              </w:pPrChange>
            </w:pPr>
            <w:del w:author="KARLOVCEC, Barbara" w:date="2025-02-26T14:32:00Z" w16du:dateUtc="2025-02-26T13:32:00Z" w:id="590">
              <w:r w:rsidRPr="005D5556" w:rsidDel="00B409B7">
                <w:rPr>
                  <w:rFonts w:ascii="Calibri" w:hAnsi="Calibri" w:cs="Calibri"/>
                  <w:color w:val="000000"/>
                  <w:sz w:val="22"/>
                  <w:szCs w:val="22"/>
                </w:rPr>
                <w:delText>Koseru Technical Services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D6739EF" w14:textId="07AD860A">
            <w:pPr>
              <w:pStyle w:val="BodyText"/>
              <w:tabs>
                <w:tab w:val="left" w:pos="720"/>
                <w:tab w:val="num" w:pos="1440"/>
              </w:tabs>
              <w:rPr>
                <w:del w:author="KARLOVCEC, Barbara" w:date="2025-02-26T14:32:00Z" w16du:dateUtc="2025-02-26T13:32:00Z" w:id="591"/>
                <w:rFonts w:ascii="Calibri" w:hAnsi="Calibri" w:cs="Calibri"/>
                <w:color w:val="000000"/>
                <w:sz w:val="22"/>
                <w:szCs w:val="22"/>
              </w:rPr>
              <w:pPrChange w:author="KARLOVCEC, Barbara" w:date="2025-02-26T14:32:00Z" w16du:dateUtc="2025-02-26T13:32:00Z" w:id="592">
                <w:pPr/>
              </w:pPrChange>
            </w:pPr>
            <w:del w:author="KARLOVCEC, Barbara" w:date="2025-02-26T14:32:00Z" w16du:dateUtc="2025-02-26T13:32:00Z" w:id="593">
              <w:r w:rsidRPr="005D5556" w:rsidDel="00B409B7">
                <w:rPr>
                  <w:rFonts w:ascii="Calibri" w:hAnsi="Calibri" w:cs="Calibri"/>
                  <w:color w:val="000000"/>
                  <w:sz w:val="22"/>
                  <w:szCs w:val="22"/>
                </w:rPr>
                <w:delText>Kwara/Ilorin</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C267910" w14:textId="2600B77A">
            <w:pPr>
              <w:pStyle w:val="BodyText"/>
              <w:tabs>
                <w:tab w:val="left" w:pos="720"/>
                <w:tab w:val="num" w:pos="1440"/>
              </w:tabs>
              <w:rPr>
                <w:del w:author="KARLOVCEC, Barbara" w:date="2025-02-26T14:32:00Z" w16du:dateUtc="2025-02-26T13:32:00Z" w:id="594"/>
                <w:rFonts w:ascii="Calibri" w:hAnsi="Calibri" w:cs="Calibri"/>
                <w:color w:val="000000"/>
                <w:sz w:val="22"/>
                <w:szCs w:val="22"/>
              </w:rPr>
              <w:pPrChange w:author="KARLOVCEC, Barbara" w:date="2025-02-26T14:32:00Z" w16du:dateUtc="2025-02-26T13:32:00Z" w:id="595">
                <w:pPr/>
              </w:pPrChange>
            </w:pPr>
            <w:del w:author="KARLOVCEC, Barbara" w:date="2025-02-26T14:32:00Z" w16du:dateUtc="2025-02-26T13:32:00Z" w:id="596">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AFF4296" w14:textId="79DFADA9">
            <w:pPr>
              <w:pStyle w:val="BodyText"/>
              <w:tabs>
                <w:tab w:val="left" w:pos="720"/>
                <w:tab w:val="num" w:pos="1440"/>
              </w:tabs>
              <w:rPr>
                <w:del w:author="KARLOVCEC, Barbara" w:date="2025-02-26T14:32:00Z" w16du:dateUtc="2025-02-26T13:32:00Z" w:id="597"/>
                <w:rFonts w:ascii="Calibri" w:hAnsi="Calibri" w:cs="Calibri"/>
                <w:color w:val="000000"/>
                <w:sz w:val="22"/>
                <w:szCs w:val="22"/>
              </w:rPr>
              <w:pPrChange w:author="KARLOVCEC, Barbara" w:date="2025-02-26T14:32:00Z" w16du:dateUtc="2025-02-26T13:32:00Z" w:id="598">
                <w:pPr/>
              </w:pPrChange>
            </w:pPr>
            <w:del w:author="KARLOVCEC, Barbara" w:date="2025-02-26T14:32:00Z" w16du:dateUtc="2025-02-26T13:32:00Z" w:id="599">
              <w:r w:rsidRPr="005D5556" w:rsidDel="00B409B7">
                <w:rPr>
                  <w:rFonts w:ascii="Calibri" w:hAnsi="Calibri" w:cs="Calibri"/>
                  <w:color w:val="000000"/>
                  <w:sz w:val="22"/>
                  <w:szCs w:val="22"/>
                </w:rPr>
                <w:delText>ICE  MAKING MACHINE/</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 xml:space="preserve"> COLD ROOM</w:delText>
              </w:r>
            </w:del>
          </w:p>
        </w:tc>
      </w:tr>
      <w:tr w:rsidRPr="005D5556" w:rsidR="00AD600F" w:rsidDel="00B409B7" w:rsidTr="00AD600F" w14:paraId="5E02ABCD" w14:textId="7F0428BF">
        <w:trPr>
          <w:trHeight w:val="675"/>
          <w:del w:author="KARLOVCEC, Barbara" w:date="2025-02-26T14:32:00Z" w:id="600"/>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4CD61EA8" w14:textId="41AF68F3">
            <w:pPr>
              <w:pStyle w:val="BodyText"/>
              <w:tabs>
                <w:tab w:val="left" w:pos="720"/>
                <w:tab w:val="num" w:pos="1440"/>
              </w:tabs>
              <w:rPr>
                <w:del w:author="KARLOVCEC, Barbara" w:date="2025-02-26T14:32:00Z" w16du:dateUtc="2025-02-26T13:32:00Z" w:id="601"/>
                <w:rFonts w:ascii="Calibri" w:hAnsi="Calibri" w:cs="Calibri"/>
                <w:color w:val="000000"/>
                <w:sz w:val="22"/>
                <w:szCs w:val="22"/>
              </w:rPr>
              <w:pPrChange w:author="KARLOVCEC, Barbara" w:date="2025-02-26T14:32:00Z" w16du:dateUtc="2025-02-26T13:32:00Z" w:id="602">
                <w:pPr/>
              </w:pPrChange>
            </w:pPr>
            <w:del w:author="KARLOVCEC, Barbara" w:date="2025-02-26T14:32:00Z" w16du:dateUtc="2025-02-26T13:32:00Z" w:id="603">
              <w:r w:rsidRPr="005D5556" w:rsidDel="00B409B7">
                <w:rPr>
                  <w:rFonts w:ascii="Calibri" w:hAnsi="Calibri" w:cs="Calibri"/>
                  <w:color w:val="000000"/>
                  <w:sz w:val="22"/>
                  <w:szCs w:val="22"/>
                </w:rPr>
                <w:delText>6</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D630093" w14:textId="779DE069">
            <w:pPr>
              <w:pStyle w:val="BodyText"/>
              <w:tabs>
                <w:tab w:val="left" w:pos="720"/>
                <w:tab w:val="num" w:pos="1440"/>
              </w:tabs>
              <w:rPr>
                <w:del w:author="KARLOVCEC, Barbara" w:date="2025-02-26T14:32:00Z" w16du:dateUtc="2025-02-26T13:32:00Z" w:id="604"/>
                <w:rFonts w:ascii="Calibri" w:hAnsi="Calibri" w:cs="Calibri"/>
                <w:color w:val="000000"/>
                <w:sz w:val="22"/>
                <w:szCs w:val="22"/>
              </w:rPr>
              <w:pPrChange w:author="KARLOVCEC, Barbara" w:date="2025-02-26T14:32:00Z" w16du:dateUtc="2025-02-26T13:32:00Z" w:id="605">
                <w:pPr/>
              </w:pPrChange>
            </w:pPr>
            <w:del w:author="KARLOVCEC, Barbara" w:date="2025-02-26T14:32:00Z" w16du:dateUtc="2025-02-26T13:32:00Z" w:id="606">
              <w:r w:rsidRPr="005D5556" w:rsidDel="00B409B7">
                <w:rPr>
                  <w:rFonts w:ascii="Calibri" w:hAnsi="Calibri" w:cs="Calibri"/>
                  <w:color w:val="000000"/>
                  <w:sz w:val="22"/>
                  <w:szCs w:val="22"/>
                </w:rPr>
                <w:delText>Oyetech Nig</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6A19F6AB" w14:textId="512666DC">
            <w:pPr>
              <w:pStyle w:val="BodyText"/>
              <w:tabs>
                <w:tab w:val="left" w:pos="720"/>
                <w:tab w:val="num" w:pos="1440"/>
              </w:tabs>
              <w:rPr>
                <w:del w:author="KARLOVCEC, Barbara" w:date="2025-02-26T14:32:00Z" w16du:dateUtc="2025-02-26T13:32:00Z" w:id="607"/>
                <w:rFonts w:ascii="Calibri" w:hAnsi="Calibri" w:cs="Calibri"/>
                <w:color w:val="000000"/>
                <w:sz w:val="22"/>
                <w:szCs w:val="22"/>
              </w:rPr>
              <w:pPrChange w:author="KARLOVCEC, Barbara" w:date="2025-02-26T14:32:00Z" w16du:dateUtc="2025-02-26T13:32:00Z" w:id="608">
                <w:pPr/>
              </w:pPrChange>
            </w:pPr>
            <w:del w:author="KARLOVCEC, Barbara" w:date="2025-02-26T14:32:00Z" w16du:dateUtc="2025-02-26T13:32:00Z" w:id="609">
              <w:r w:rsidRPr="005D5556" w:rsidDel="00B409B7">
                <w:rPr>
                  <w:rFonts w:ascii="Calibri" w:hAnsi="Calibri" w:cs="Calibri"/>
                  <w:color w:val="000000"/>
                  <w:sz w:val="22"/>
                  <w:szCs w:val="22"/>
                </w:rPr>
                <w:delText>Kwara/Ilorin</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0118F436" w14:textId="7334C2E7">
            <w:pPr>
              <w:pStyle w:val="BodyText"/>
              <w:tabs>
                <w:tab w:val="left" w:pos="720"/>
                <w:tab w:val="num" w:pos="1440"/>
              </w:tabs>
              <w:rPr>
                <w:del w:author="KARLOVCEC, Barbara" w:date="2025-02-26T14:32:00Z" w16du:dateUtc="2025-02-26T13:32:00Z" w:id="610"/>
                <w:rFonts w:ascii="Calibri" w:hAnsi="Calibri" w:cs="Calibri"/>
                <w:color w:val="000000"/>
                <w:sz w:val="22"/>
                <w:szCs w:val="22"/>
              </w:rPr>
              <w:pPrChange w:author="KARLOVCEC, Barbara" w:date="2025-02-26T14:32:00Z" w16du:dateUtc="2025-02-26T13:32:00Z" w:id="611">
                <w:pPr/>
              </w:pPrChange>
            </w:pPr>
            <w:del w:author="KARLOVCEC, Barbara" w:date="2025-02-26T14:32:00Z" w16du:dateUtc="2025-02-26T13:32:00Z" w:id="612">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55D7949" w14:textId="68FE4E06">
            <w:pPr>
              <w:pStyle w:val="BodyText"/>
              <w:tabs>
                <w:tab w:val="left" w:pos="720"/>
                <w:tab w:val="num" w:pos="1440"/>
              </w:tabs>
              <w:rPr>
                <w:del w:author="KARLOVCEC, Barbara" w:date="2025-02-26T14:32:00Z" w16du:dateUtc="2025-02-26T13:32:00Z" w:id="613"/>
                <w:rFonts w:ascii="Calibri" w:hAnsi="Calibri" w:cs="Calibri"/>
                <w:color w:val="000000"/>
                <w:sz w:val="22"/>
                <w:szCs w:val="22"/>
              </w:rPr>
              <w:pPrChange w:author="KARLOVCEC, Barbara" w:date="2025-02-26T14:32:00Z" w16du:dateUtc="2025-02-26T13:32:00Z" w:id="614">
                <w:pPr/>
              </w:pPrChange>
            </w:pPr>
            <w:del w:author="KARLOVCEC, Barbara" w:date="2025-02-26T14:32:00Z" w16du:dateUtc="2025-02-26T13:32:00Z" w:id="615">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w:delText>
              </w:r>
            </w:del>
          </w:p>
        </w:tc>
      </w:tr>
      <w:tr w:rsidRPr="005D5556" w:rsidR="00AD600F" w:rsidDel="00B409B7" w:rsidTr="00AD600F" w14:paraId="40D819BD" w14:textId="652DFA63">
        <w:trPr>
          <w:trHeight w:val="675"/>
          <w:del w:author="KARLOVCEC, Barbara" w:date="2025-02-26T14:32:00Z" w:id="616"/>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2785CB5A" w14:textId="4BC9F077">
            <w:pPr>
              <w:pStyle w:val="BodyText"/>
              <w:tabs>
                <w:tab w:val="left" w:pos="720"/>
                <w:tab w:val="num" w:pos="1440"/>
              </w:tabs>
              <w:rPr>
                <w:del w:author="KARLOVCEC, Barbara" w:date="2025-02-26T14:32:00Z" w16du:dateUtc="2025-02-26T13:32:00Z" w:id="617"/>
                <w:rFonts w:ascii="Calibri" w:hAnsi="Calibri" w:cs="Calibri"/>
                <w:color w:val="000000"/>
                <w:sz w:val="22"/>
                <w:szCs w:val="22"/>
              </w:rPr>
              <w:pPrChange w:author="KARLOVCEC, Barbara" w:date="2025-02-26T14:32:00Z" w16du:dateUtc="2025-02-26T13:32:00Z" w:id="618">
                <w:pPr/>
              </w:pPrChange>
            </w:pPr>
            <w:del w:author="KARLOVCEC, Barbara" w:date="2025-02-26T14:32:00Z" w16du:dateUtc="2025-02-26T13:32:00Z" w:id="619">
              <w:r w:rsidRPr="005D5556" w:rsidDel="00B409B7">
                <w:rPr>
                  <w:rFonts w:ascii="Calibri" w:hAnsi="Calibri" w:cs="Calibri"/>
                  <w:color w:val="000000"/>
                  <w:sz w:val="22"/>
                  <w:szCs w:val="22"/>
                </w:rPr>
                <w:delText>7</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2D6FED5" w14:textId="2BB89E08">
            <w:pPr>
              <w:pStyle w:val="BodyText"/>
              <w:tabs>
                <w:tab w:val="left" w:pos="720"/>
                <w:tab w:val="num" w:pos="1440"/>
              </w:tabs>
              <w:rPr>
                <w:del w:author="KARLOVCEC, Barbara" w:date="2025-02-26T14:32:00Z" w16du:dateUtc="2025-02-26T13:32:00Z" w:id="620"/>
                <w:rFonts w:ascii="Calibri" w:hAnsi="Calibri" w:cs="Calibri"/>
                <w:color w:val="000000"/>
                <w:sz w:val="22"/>
                <w:szCs w:val="22"/>
              </w:rPr>
              <w:pPrChange w:author="KARLOVCEC, Barbara" w:date="2025-02-26T14:32:00Z" w16du:dateUtc="2025-02-26T13:32:00Z" w:id="621">
                <w:pPr/>
              </w:pPrChange>
            </w:pPr>
            <w:del w:author="KARLOVCEC, Barbara" w:date="2025-02-26T14:32:00Z" w16du:dateUtc="2025-02-26T13:32:00Z" w:id="622">
              <w:r w:rsidRPr="005D5556" w:rsidDel="00B409B7">
                <w:rPr>
                  <w:rFonts w:ascii="Calibri" w:hAnsi="Calibri" w:cs="Calibri"/>
                  <w:color w:val="000000"/>
                  <w:sz w:val="22"/>
                  <w:szCs w:val="22"/>
                </w:rPr>
                <w:delText>R &amp; A Place</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CFB01A1" w14:textId="03F9E55A">
            <w:pPr>
              <w:pStyle w:val="BodyText"/>
              <w:tabs>
                <w:tab w:val="left" w:pos="720"/>
                <w:tab w:val="num" w:pos="1440"/>
              </w:tabs>
              <w:rPr>
                <w:del w:author="KARLOVCEC, Barbara" w:date="2025-02-26T14:32:00Z" w16du:dateUtc="2025-02-26T13:32:00Z" w:id="623"/>
                <w:rFonts w:ascii="Calibri" w:hAnsi="Calibri" w:cs="Calibri"/>
                <w:color w:val="000000"/>
                <w:sz w:val="22"/>
                <w:szCs w:val="22"/>
              </w:rPr>
              <w:pPrChange w:author="KARLOVCEC, Barbara" w:date="2025-02-26T14:32:00Z" w16du:dateUtc="2025-02-26T13:32:00Z" w:id="624">
                <w:pPr/>
              </w:pPrChange>
            </w:pPr>
            <w:del w:author="KARLOVCEC, Barbara" w:date="2025-02-26T14:32:00Z" w16du:dateUtc="2025-02-26T13:32:00Z" w:id="625">
              <w:r w:rsidRPr="005D5556" w:rsidDel="00B409B7">
                <w:rPr>
                  <w:rFonts w:ascii="Calibri" w:hAnsi="Calibri" w:cs="Calibri"/>
                  <w:color w:val="000000"/>
                  <w:sz w:val="22"/>
                  <w:szCs w:val="22"/>
                </w:rPr>
                <w:delText>Kwara/Ilorin</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647A4591" w14:textId="4FA63F06">
            <w:pPr>
              <w:pStyle w:val="BodyText"/>
              <w:tabs>
                <w:tab w:val="left" w:pos="720"/>
                <w:tab w:val="num" w:pos="1440"/>
              </w:tabs>
              <w:rPr>
                <w:del w:author="KARLOVCEC, Barbara" w:date="2025-02-26T14:32:00Z" w16du:dateUtc="2025-02-26T13:32:00Z" w:id="626"/>
                <w:rFonts w:ascii="Calibri" w:hAnsi="Calibri" w:cs="Calibri"/>
                <w:color w:val="000000"/>
                <w:sz w:val="22"/>
                <w:szCs w:val="22"/>
              </w:rPr>
              <w:pPrChange w:author="KARLOVCEC, Barbara" w:date="2025-02-26T14:32:00Z" w16du:dateUtc="2025-02-26T13:32:00Z" w:id="627">
                <w:pPr/>
              </w:pPrChange>
            </w:pPr>
            <w:del w:author="KARLOVCEC, Barbara" w:date="2025-02-26T14:32:00Z" w16du:dateUtc="2025-02-26T13:32:00Z" w:id="628">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1CBC1D7" w14:textId="4453FD6C">
            <w:pPr>
              <w:pStyle w:val="BodyText"/>
              <w:tabs>
                <w:tab w:val="left" w:pos="720"/>
                <w:tab w:val="num" w:pos="1440"/>
              </w:tabs>
              <w:rPr>
                <w:del w:author="KARLOVCEC, Barbara" w:date="2025-02-26T14:32:00Z" w16du:dateUtc="2025-02-26T13:32:00Z" w:id="629"/>
                <w:rFonts w:ascii="Calibri" w:hAnsi="Calibri" w:cs="Calibri"/>
                <w:color w:val="000000"/>
                <w:sz w:val="22"/>
                <w:szCs w:val="22"/>
              </w:rPr>
              <w:pPrChange w:author="KARLOVCEC, Barbara" w:date="2025-02-26T14:32:00Z" w16du:dateUtc="2025-02-26T13:32:00Z" w:id="630">
                <w:pPr/>
              </w:pPrChange>
            </w:pPr>
            <w:del w:author="KARLOVCEC, Barbara" w:date="2025-02-26T14:32:00Z" w16du:dateUtc="2025-02-26T13:32:00Z" w:id="631">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w:delText>
              </w:r>
            </w:del>
          </w:p>
        </w:tc>
      </w:tr>
      <w:tr w:rsidRPr="005D5556" w:rsidR="00AD600F" w:rsidDel="00B409B7" w:rsidTr="00AD600F" w14:paraId="52DDD22B" w14:textId="09932222">
        <w:trPr>
          <w:trHeight w:val="900"/>
          <w:del w:author="KARLOVCEC, Barbara" w:date="2025-02-26T14:32:00Z" w:id="632"/>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3D605030" w14:textId="7E548EA7">
            <w:pPr>
              <w:pStyle w:val="BodyText"/>
              <w:tabs>
                <w:tab w:val="left" w:pos="720"/>
                <w:tab w:val="num" w:pos="1440"/>
              </w:tabs>
              <w:rPr>
                <w:del w:author="KARLOVCEC, Barbara" w:date="2025-02-26T14:32:00Z" w16du:dateUtc="2025-02-26T13:32:00Z" w:id="633"/>
                <w:rFonts w:ascii="Calibri" w:hAnsi="Calibri" w:cs="Calibri"/>
                <w:color w:val="000000"/>
                <w:sz w:val="22"/>
                <w:szCs w:val="22"/>
              </w:rPr>
              <w:pPrChange w:author="KARLOVCEC, Barbara" w:date="2025-02-26T14:32:00Z" w16du:dateUtc="2025-02-26T13:32:00Z" w:id="634">
                <w:pPr/>
              </w:pPrChange>
            </w:pPr>
            <w:del w:author="KARLOVCEC, Barbara" w:date="2025-02-26T14:32:00Z" w16du:dateUtc="2025-02-26T13:32:00Z" w:id="635">
              <w:r w:rsidRPr="005D5556" w:rsidDel="00B409B7">
                <w:rPr>
                  <w:rFonts w:ascii="Calibri" w:hAnsi="Calibri" w:cs="Calibri"/>
                  <w:color w:val="000000"/>
                  <w:sz w:val="22"/>
                  <w:szCs w:val="22"/>
                </w:rPr>
                <w:delText>8</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2F103D3" w14:textId="2AD9F73F">
            <w:pPr>
              <w:pStyle w:val="BodyText"/>
              <w:tabs>
                <w:tab w:val="left" w:pos="720"/>
                <w:tab w:val="num" w:pos="1440"/>
              </w:tabs>
              <w:rPr>
                <w:del w:author="KARLOVCEC, Barbara" w:date="2025-02-26T14:32:00Z" w16du:dateUtc="2025-02-26T13:32:00Z" w:id="636"/>
                <w:rFonts w:ascii="Calibri" w:hAnsi="Calibri" w:cs="Calibri"/>
                <w:color w:val="000000"/>
                <w:sz w:val="22"/>
                <w:szCs w:val="22"/>
              </w:rPr>
              <w:pPrChange w:author="KARLOVCEC, Barbara" w:date="2025-02-26T14:32:00Z" w16du:dateUtc="2025-02-26T13:32:00Z" w:id="637">
                <w:pPr/>
              </w:pPrChange>
            </w:pPr>
            <w:del w:author="KARLOVCEC, Barbara" w:date="2025-02-26T14:32:00Z" w16du:dateUtc="2025-02-26T13:32:00Z" w:id="638">
              <w:r w:rsidRPr="005D5556" w:rsidDel="00B409B7">
                <w:rPr>
                  <w:rFonts w:ascii="Calibri" w:hAnsi="Calibri" w:cs="Calibri"/>
                  <w:color w:val="000000"/>
                  <w:sz w:val="22"/>
                  <w:szCs w:val="22"/>
                </w:rPr>
                <w:delText>HOLY WATER TECHNICAL ENTERPRISE</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632C8CF1" w14:textId="1623D724">
            <w:pPr>
              <w:pStyle w:val="BodyText"/>
              <w:tabs>
                <w:tab w:val="left" w:pos="720"/>
                <w:tab w:val="num" w:pos="1440"/>
              </w:tabs>
              <w:rPr>
                <w:del w:author="KARLOVCEC, Barbara" w:date="2025-02-26T14:32:00Z" w16du:dateUtc="2025-02-26T13:32:00Z" w:id="639"/>
                <w:rFonts w:ascii="Calibri" w:hAnsi="Calibri" w:cs="Calibri"/>
                <w:color w:val="000000"/>
                <w:sz w:val="22"/>
                <w:szCs w:val="22"/>
              </w:rPr>
              <w:pPrChange w:author="KARLOVCEC, Barbara" w:date="2025-02-26T14:32:00Z" w16du:dateUtc="2025-02-26T13:32:00Z" w:id="640">
                <w:pPr/>
              </w:pPrChange>
            </w:pPr>
            <w:del w:author="KARLOVCEC, Barbara" w:date="2025-02-26T14:32:00Z" w16du:dateUtc="2025-02-26T13:32:00Z" w:id="641">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3F27EAD8" w14:textId="60B3854D">
            <w:pPr>
              <w:pStyle w:val="BodyText"/>
              <w:tabs>
                <w:tab w:val="left" w:pos="720"/>
                <w:tab w:val="num" w:pos="1440"/>
              </w:tabs>
              <w:rPr>
                <w:del w:author="KARLOVCEC, Barbara" w:date="2025-02-26T14:32:00Z" w16du:dateUtc="2025-02-26T13:32:00Z" w:id="642"/>
                <w:rFonts w:ascii="Calibri" w:hAnsi="Calibri" w:cs="Calibri"/>
                <w:color w:val="000000"/>
                <w:sz w:val="22"/>
                <w:szCs w:val="22"/>
              </w:rPr>
              <w:pPrChange w:author="KARLOVCEC, Barbara" w:date="2025-02-26T14:32:00Z" w16du:dateUtc="2025-02-26T13:32:00Z" w:id="643">
                <w:pPr/>
              </w:pPrChange>
            </w:pPr>
            <w:del w:author="KARLOVCEC, Barbara" w:date="2025-02-26T14:32:00Z" w16du:dateUtc="2025-02-26T13:32:00Z" w:id="644">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9692C85" w14:textId="43E6D556">
            <w:pPr>
              <w:pStyle w:val="BodyText"/>
              <w:tabs>
                <w:tab w:val="left" w:pos="720"/>
                <w:tab w:val="num" w:pos="1440"/>
              </w:tabs>
              <w:rPr>
                <w:del w:author="KARLOVCEC, Barbara" w:date="2025-02-26T14:32:00Z" w16du:dateUtc="2025-02-26T13:32:00Z" w:id="645"/>
                <w:rFonts w:ascii="Calibri" w:hAnsi="Calibri" w:cs="Calibri"/>
                <w:color w:val="000000"/>
                <w:sz w:val="22"/>
                <w:szCs w:val="22"/>
              </w:rPr>
              <w:pPrChange w:author="KARLOVCEC, Barbara" w:date="2025-02-26T14:32:00Z" w16du:dateUtc="2025-02-26T13:32:00Z" w:id="646">
                <w:pPr/>
              </w:pPrChange>
            </w:pPr>
            <w:del w:author="KARLOVCEC, Barbara" w:date="2025-02-26T14:32:00Z" w16du:dateUtc="2025-02-26T13:32:00Z" w:id="647">
              <w:r w:rsidRPr="005D5556" w:rsidDel="00B409B7">
                <w:rPr>
                  <w:rFonts w:ascii="Calibri" w:hAnsi="Calibri" w:cs="Calibri"/>
                  <w:color w:val="000000"/>
                  <w:sz w:val="22"/>
                  <w:szCs w:val="22"/>
                </w:rPr>
                <w:delText>ICE  MAKING MACHINE/</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WATER COOLING MACHINE</w:delText>
              </w:r>
            </w:del>
          </w:p>
        </w:tc>
      </w:tr>
      <w:tr w:rsidRPr="005D5556" w:rsidR="00AD600F" w:rsidDel="00B409B7" w:rsidTr="00AD600F" w14:paraId="349892D9" w14:textId="52C24402">
        <w:trPr>
          <w:trHeight w:val="450"/>
          <w:del w:author="KARLOVCEC, Barbara" w:date="2025-02-26T14:32:00Z" w:id="648"/>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22D48C2C" w14:textId="15120276">
            <w:pPr>
              <w:pStyle w:val="BodyText"/>
              <w:tabs>
                <w:tab w:val="left" w:pos="720"/>
                <w:tab w:val="num" w:pos="1440"/>
              </w:tabs>
              <w:rPr>
                <w:del w:author="KARLOVCEC, Barbara" w:date="2025-02-26T14:32:00Z" w16du:dateUtc="2025-02-26T13:32:00Z" w:id="649"/>
                <w:rFonts w:ascii="Calibri" w:hAnsi="Calibri" w:cs="Calibri"/>
                <w:color w:val="000000"/>
                <w:sz w:val="22"/>
                <w:szCs w:val="22"/>
              </w:rPr>
              <w:pPrChange w:author="KARLOVCEC, Barbara" w:date="2025-02-26T14:32:00Z" w16du:dateUtc="2025-02-26T13:32:00Z" w:id="650">
                <w:pPr/>
              </w:pPrChange>
            </w:pPr>
            <w:del w:author="KARLOVCEC, Barbara" w:date="2025-02-26T14:32:00Z" w16du:dateUtc="2025-02-26T13:32:00Z" w:id="651">
              <w:r w:rsidRPr="005D5556" w:rsidDel="00B409B7">
                <w:rPr>
                  <w:rFonts w:ascii="Calibri" w:hAnsi="Calibri" w:cs="Calibri"/>
                  <w:color w:val="000000"/>
                  <w:sz w:val="22"/>
                  <w:szCs w:val="22"/>
                </w:rPr>
                <w:delText>9</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F123193" w14:textId="4D9A9EA3">
            <w:pPr>
              <w:pStyle w:val="BodyText"/>
              <w:tabs>
                <w:tab w:val="left" w:pos="720"/>
                <w:tab w:val="num" w:pos="1440"/>
              </w:tabs>
              <w:rPr>
                <w:del w:author="KARLOVCEC, Barbara" w:date="2025-02-26T14:32:00Z" w16du:dateUtc="2025-02-26T13:32:00Z" w:id="652"/>
                <w:rFonts w:ascii="Calibri" w:hAnsi="Calibri" w:cs="Calibri"/>
                <w:color w:val="000000"/>
                <w:sz w:val="22"/>
                <w:szCs w:val="22"/>
              </w:rPr>
              <w:pPrChange w:author="KARLOVCEC, Barbara" w:date="2025-02-26T14:32:00Z" w16du:dateUtc="2025-02-26T13:32:00Z" w:id="653">
                <w:pPr/>
              </w:pPrChange>
            </w:pPr>
            <w:del w:author="KARLOVCEC, Barbara" w:date="2025-02-26T14:32:00Z" w16du:dateUtc="2025-02-26T13:32:00Z" w:id="654">
              <w:r w:rsidRPr="005D5556" w:rsidDel="00B409B7">
                <w:rPr>
                  <w:rFonts w:ascii="Calibri" w:hAnsi="Calibri" w:cs="Calibri"/>
                  <w:color w:val="000000"/>
                  <w:sz w:val="22"/>
                  <w:szCs w:val="22"/>
                </w:rPr>
                <w:delText>OKOTI TECHNICAL COMPANY LTD</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804BA15" w14:textId="7A3DA094">
            <w:pPr>
              <w:pStyle w:val="BodyText"/>
              <w:tabs>
                <w:tab w:val="left" w:pos="720"/>
                <w:tab w:val="num" w:pos="1440"/>
              </w:tabs>
              <w:rPr>
                <w:del w:author="KARLOVCEC, Barbara" w:date="2025-02-26T14:32:00Z" w16du:dateUtc="2025-02-26T13:32:00Z" w:id="655"/>
                <w:rFonts w:ascii="Calibri" w:hAnsi="Calibri" w:cs="Calibri"/>
                <w:color w:val="000000"/>
                <w:sz w:val="22"/>
                <w:szCs w:val="22"/>
              </w:rPr>
              <w:pPrChange w:author="KARLOVCEC, Barbara" w:date="2025-02-26T14:32:00Z" w16du:dateUtc="2025-02-26T13:32:00Z" w:id="656">
                <w:pPr/>
              </w:pPrChange>
            </w:pPr>
            <w:del w:author="KARLOVCEC, Barbara" w:date="2025-02-26T14:32:00Z" w16du:dateUtc="2025-02-26T13:32:00Z" w:id="657">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38637DC3" w14:textId="07D6C41B">
            <w:pPr>
              <w:pStyle w:val="BodyText"/>
              <w:tabs>
                <w:tab w:val="left" w:pos="720"/>
                <w:tab w:val="num" w:pos="1440"/>
              </w:tabs>
              <w:rPr>
                <w:del w:author="KARLOVCEC, Barbara" w:date="2025-02-26T14:32:00Z" w16du:dateUtc="2025-02-26T13:32:00Z" w:id="658"/>
                <w:rFonts w:ascii="Calibri" w:hAnsi="Calibri" w:cs="Calibri"/>
                <w:color w:val="000000"/>
                <w:sz w:val="22"/>
                <w:szCs w:val="22"/>
              </w:rPr>
              <w:pPrChange w:author="KARLOVCEC, Barbara" w:date="2025-02-26T14:32:00Z" w16du:dateUtc="2025-02-26T13:32:00Z" w:id="659">
                <w:pPr/>
              </w:pPrChange>
            </w:pPr>
            <w:del w:author="KARLOVCEC, Barbara" w:date="2025-02-26T14:32:00Z" w16du:dateUtc="2025-02-26T13:32:00Z" w:id="660">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BDC7C47" w14:textId="0C41C8D5">
            <w:pPr>
              <w:pStyle w:val="BodyText"/>
              <w:tabs>
                <w:tab w:val="left" w:pos="720"/>
                <w:tab w:val="num" w:pos="1440"/>
              </w:tabs>
              <w:rPr>
                <w:del w:author="KARLOVCEC, Barbara" w:date="2025-02-26T14:32:00Z" w16du:dateUtc="2025-02-26T13:32:00Z" w:id="661"/>
                <w:rFonts w:ascii="Calibri" w:hAnsi="Calibri" w:cs="Calibri"/>
                <w:color w:val="000000"/>
                <w:sz w:val="22"/>
                <w:szCs w:val="22"/>
              </w:rPr>
              <w:pPrChange w:author="KARLOVCEC, Barbara" w:date="2025-02-26T14:32:00Z" w16du:dateUtc="2025-02-26T13:32:00Z" w:id="662">
                <w:pPr/>
              </w:pPrChange>
            </w:pPr>
            <w:del w:author="KARLOVCEC, Barbara" w:date="2025-02-26T14:32:00Z" w16du:dateUtc="2025-02-26T13:32:00Z" w:id="663">
              <w:r w:rsidRPr="005D5556" w:rsidDel="00B409B7">
                <w:rPr>
                  <w:rFonts w:ascii="Calibri" w:hAnsi="Calibri" w:cs="Calibri"/>
                  <w:color w:val="000000"/>
                  <w:sz w:val="22"/>
                  <w:szCs w:val="22"/>
                </w:rPr>
                <w:delText>ICE  MAKING MACHINE</w:delText>
              </w:r>
            </w:del>
          </w:p>
        </w:tc>
      </w:tr>
      <w:tr w:rsidRPr="005D5556" w:rsidR="00AD600F" w:rsidDel="00B409B7" w:rsidTr="00AD600F" w14:paraId="7AAE6C10" w14:textId="1608B1AB">
        <w:trPr>
          <w:trHeight w:val="450"/>
          <w:del w:author="KARLOVCEC, Barbara" w:date="2025-02-26T14:32:00Z" w:id="664"/>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5C466D9D" w14:textId="049F25FB">
            <w:pPr>
              <w:pStyle w:val="BodyText"/>
              <w:tabs>
                <w:tab w:val="left" w:pos="720"/>
                <w:tab w:val="num" w:pos="1440"/>
              </w:tabs>
              <w:rPr>
                <w:del w:author="KARLOVCEC, Barbara" w:date="2025-02-26T14:32:00Z" w16du:dateUtc="2025-02-26T13:32:00Z" w:id="665"/>
                <w:rFonts w:ascii="Calibri" w:hAnsi="Calibri" w:cs="Calibri"/>
                <w:color w:val="000000"/>
                <w:sz w:val="22"/>
                <w:szCs w:val="22"/>
              </w:rPr>
              <w:pPrChange w:author="KARLOVCEC, Barbara" w:date="2025-02-26T14:32:00Z" w16du:dateUtc="2025-02-26T13:32:00Z" w:id="666">
                <w:pPr/>
              </w:pPrChange>
            </w:pPr>
            <w:del w:author="KARLOVCEC, Barbara" w:date="2025-02-26T14:32:00Z" w16du:dateUtc="2025-02-26T13:32:00Z" w:id="667">
              <w:r w:rsidRPr="005D5556" w:rsidDel="00B409B7">
                <w:rPr>
                  <w:rFonts w:ascii="Calibri" w:hAnsi="Calibri" w:cs="Calibri"/>
                  <w:color w:val="000000"/>
                  <w:sz w:val="22"/>
                  <w:szCs w:val="22"/>
                </w:rPr>
                <w:delText>10</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4E817A0" w14:textId="30726377">
            <w:pPr>
              <w:pStyle w:val="BodyText"/>
              <w:tabs>
                <w:tab w:val="left" w:pos="720"/>
                <w:tab w:val="num" w:pos="1440"/>
              </w:tabs>
              <w:rPr>
                <w:del w:author="KARLOVCEC, Barbara" w:date="2025-02-26T14:32:00Z" w16du:dateUtc="2025-02-26T13:32:00Z" w:id="668"/>
                <w:rFonts w:ascii="Calibri" w:hAnsi="Calibri" w:cs="Calibri"/>
                <w:color w:val="000000"/>
                <w:sz w:val="22"/>
                <w:szCs w:val="22"/>
              </w:rPr>
              <w:pPrChange w:author="KARLOVCEC, Barbara" w:date="2025-02-26T14:32:00Z" w16du:dateUtc="2025-02-26T13:32:00Z" w:id="669">
                <w:pPr/>
              </w:pPrChange>
            </w:pPr>
            <w:del w:author="KARLOVCEC, Barbara" w:date="2025-02-26T14:32:00Z" w16du:dateUtc="2025-02-26T13:32:00Z" w:id="670">
              <w:r w:rsidRPr="005D5556" w:rsidDel="00B409B7">
                <w:rPr>
                  <w:rFonts w:ascii="Calibri" w:hAnsi="Calibri" w:cs="Calibri"/>
                  <w:color w:val="000000"/>
                  <w:sz w:val="22"/>
                  <w:szCs w:val="22"/>
                </w:rPr>
                <w:delText>Flamin go Cooling (NIG) enterprise</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6DF04B5" w14:textId="59B77902">
            <w:pPr>
              <w:pStyle w:val="BodyText"/>
              <w:tabs>
                <w:tab w:val="left" w:pos="720"/>
                <w:tab w:val="num" w:pos="1440"/>
              </w:tabs>
              <w:rPr>
                <w:del w:author="KARLOVCEC, Barbara" w:date="2025-02-26T14:32:00Z" w16du:dateUtc="2025-02-26T13:32:00Z" w:id="671"/>
                <w:rFonts w:ascii="Calibri" w:hAnsi="Calibri" w:cs="Calibri"/>
                <w:color w:val="000000"/>
                <w:sz w:val="22"/>
                <w:szCs w:val="22"/>
              </w:rPr>
              <w:pPrChange w:author="KARLOVCEC, Barbara" w:date="2025-02-26T14:32:00Z" w16du:dateUtc="2025-02-26T13:32:00Z" w:id="672">
                <w:pPr/>
              </w:pPrChange>
            </w:pPr>
            <w:del w:author="KARLOVCEC, Barbara" w:date="2025-02-26T14:32:00Z" w16du:dateUtc="2025-02-26T13:32:00Z" w:id="673">
              <w:r w:rsidRPr="005D5556" w:rsidDel="00B409B7">
                <w:rPr>
                  <w:rFonts w:ascii="Calibri" w:hAnsi="Calibri" w:cs="Calibri"/>
                  <w:color w:val="000000"/>
                  <w:sz w:val="22"/>
                  <w:szCs w:val="22"/>
                </w:rPr>
                <w:delText>Kogi/Ajaokuta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4C45457" w14:textId="102C8D20">
            <w:pPr>
              <w:pStyle w:val="BodyText"/>
              <w:tabs>
                <w:tab w:val="left" w:pos="720"/>
                <w:tab w:val="num" w:pos="1440"/>
              </w:tabs>
              <w:rPr>
                <w:del w:author="KARLOVCEC, Barbara" w:date="2025-02-26T14:32:00Z" w16du:dateUtc="2025-02-26T13:32:00Z" w:id="674"/>
                <w:rFonts w:ascii="Calibri" w:hAnsi="Calibri" w:cs="Calibri"/>
                <w:color w:val="000000"/>
                <w:sz w:val="22"/>
                <w:szCs w:val="22"/>
              </w:rPr>
              <w:pPrChange w:author="KARLOVCEC, Barbara" w:date="2025-02-26T14:32:00Z" w16du:dateUtc="2025-02-26T13:32:00Z" w:id="675">
                <w:pPr/>
              </w:pPrChange>
            </w:pPr>
            <w:del w:author="KARLOVCEC, Barbara" w:date="2025-02-26T14:32:00Z" w16du:dateUtc="2025-02-26T13:32:00Z" w:id="676">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0AE47D7A" w14:textId="545683BC">
            <w:pPr>
              <w:pStyle w:val="BodyText"/>
              <w:tabs>
                <w:tab w:val="left" w:pos="720"/>
                <w:tab w:val="num" w:pos="1440"/>
              </w:tabs>
              <w:rPr>
                <w:del w:author="KARLOVCEC, Barbara" w:date="2025-02-26T14:32:00Z" w16du:dateUtc="2025-02-26T13:32:00Z" w:id="677"/>
                <w:rFonts w:ascii="Calibri" w:hAnsi="Calibri" w:cs="Calibri"/>
                <w:color w:val="000000"/>
                <w:sz w:val="22"/>
                <w:szCs w:val="22"/>
              </w:rPr>
              <w:pPrChange w:author="KARLOVCEC, Barbara" w:date="2025-02-26T14:32:00Z" w16du:dateUtc="2025-02-26T13:32:00Z" w:id="678">
                <w:pPr/>
              </w:pPrChange>
            </w:pPr>
            <w:del w:author="KARLOVCEC, Barbara" w:date="2025-02-26T14:32:00Z" w16du:dateUtc="2025-02-26T13:32:00Z" w:id="679">
              <w:r w:rsidRPr="005D5556" w:rsidDel="00B409B7">
                <w:rPr>
                  <w:rFonts w:ascii="Calibri" w:hAnsi="Calibri" w:cs="Calibri"/>
                  <w:color w:val="000000"/>
                  <w:sz w:val="22"/>
                  <w:szCs w:val="22"/>
                </w:rPr>
                <w:delText>ICE  MAKING MACHINE</w:delText>
              </w:r>
            </w:del>
          </w:p>
        </w:tc>
      </w:tr>
      <w:tr w:rsidRPr="005D5556" w:rsidR="00AD600F" w:rsidDel="00B409B7" w:rsidTr="00AD600F" w14:paraId="703A4684" w14:textId="782BD52F">
        <w:trPr>
          <w:trHeight w:val="300"/>
          <w:del w:author="KARLOVCEC, Barbara" w:date="2025-02-26T14:32:00Z" w:id="680"/>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10748B3D" w14:textId="72151A65">
            <w:pPr>
              <w:pStyle w:val="BodyText"/>
              <w:tabs>
                <w:tab w:val="left" w:pos="720"/>
                <w:tab w:val="num" w:pos="1440"/>
              </w:tabs>
              <w:rPr>
                <w:del w:author="KARLOVCEC, Barbara" w:date="2025-02-26T14:32:00Z" w16du:dateUtc="2025-02-26T13:32:00Z" w:id="681"/>
                <w:rFonts w:ascii="Calibri" w:hAnsi="Calibri" w:cs="Calibri"/>
                <w:color w:val="000000"/>
                <w:sz w:val="22"/>
                <w:szCs w:val="22"/>
              </w:rPr>
              <w:pPrChange w:author="KARLOVCEC, Barbara" w:date="2025-02-26T14:32:00Z" w16du:dateUtc="2025-02-26T13:32:00Z" w:id="682">
                <w:pPr/>
              </w:pPrChange>
            </w:pPr>
            <w:del w:author="KARLOVCEC, Barbara" w:date="2025-02-26T14:32:00Z" w16du:dateUtc="2025-02-26T13:32:00Z" w:id="683">
              <w:r w:rsidRPr="005D5556" w:rsidDel="00B409B7">
                <w:rPr>
                  <w:rFonts w:ascii="Calibri" w:hAnsi="Calibri" w:cs="Calibri"/>
                  <w:color w:val="000000"/>
                  <w:sz w:val="22"/>
                  <w:szCs w:val="22"/>
                </w:rPr>
                <w:delText>11</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620E6C83" w14:textId="2A9C3087">
            <w:pPr>
              <w:pStyle w:val="BodyText"/>
              <w:tabs>
                <w:tab w:val="left" w:pos="720"/>
                <w:tab w:val="num" w:pos="1440"/>
              </w:tabs>
              <w:rPr>
                <w:del w:author="KARLOVCEC, Barbara" w:date="2025-02-26T14:32:00Z" w16du:dateUtc="2025-02-26T13:32:00Z" w:id="684"/>
                <w:rFonts w:ascii="Calibri" w:hAnsi="Calibri" w:cs="Calibri"/>
                <w:color w:val="000000"/>
                <w:sz w:val="22"/>
                <w:szCs w:val="22"/>
              </w:rPr>
              <w:pPrChange w:author="KARLOVCEC, Barbara" w:date="2025-02-26T14:32:00Z" w16du:dateUtc="2025-02-26T13:32:00Z" w:id="685">
                <w:pPr/>
              </w:pPrChange>
            </w:pPr>
            <w:del w:author="KARLOVCEC, Barbara" w:date="2025-02-26T14:32:00Z" w16du:dateUtc="2025-02-26T13:32:00Z" w:id="686">
              <w:r w:rsidRPr="005D5556" w:rsidDel="00B409B7">
                <w:rPr>
                  <w:rFonts w:ascii="Calibri" w:hAnsi="Calibri" w:cs="Calibri"/>
                  <w:color w:val="000000"/>
                  <w:sz w:val="22"/>
                  <w:szCs w:val="22"/>
                </w:rPr>
                <w:delText>MACHI TECH</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E65D71F" w14:textId="72484EC3">
            <w:pPr>
              <w:pStyle w:val="BodyText"/>
              <w:tabs>
                <w:tab w:val="left" w:pos="720"/>
                <w:tab w:val="num" w:pos="1440"/>
              </w:tabs>
              <w:rPr>
                <w:del w:author="KARLOVCEC, Barbara" w:date="2025-02-26T14:32:00Z" w16du:dateUtc="2025-02-26T13:32:00Z" w:id="687"/>
                <w:rFonts w:ascii="Calibri" w:hAnsi="Calibri" w:cs="Calibri"/>
                <w:color w:val="000000"/>
                <w:sz w:val="22"/>
                <w:szCs w:val="22"/>
              </w:rPr>
              <w:pPrChange w:author="KARLOVCEC, Barbara" w:date="2025-02-26T14:32:00Z" w16du:dateUtc="2025-02-26T13:32:00Z" w:id="688">
                <w:pPr/>
              </w:pPrChange>
            </w:pPr>
            <w:del w:author="KARLOVCEC, Barbara" w:date="2025-02-26T14:32:00Z" w16du:dateUtc="2025-02-26T13:32:00Z" w:id="689">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03FAB1EF" w14:textId="0CE5C2C8">
            <w:pPr>
              <w:pStyle w:val="BodyText"/>
              <w:tabs>
                <w:tab w:val="left" w:pos="720"/>
                <w:tab w:val="num" w:pos="1440"/>
              </w:tabs>
              <w:rPr>
                <w:del w:author="KARLOVCEC, Barbara" w:date="2025-02-26T14:32:00Z" w16du:dateUtc="2025-02-26T13:32:00Z" w:id="690"/>
                <w:rFonts w:ascii="Calibri" w:hAnsi="Calibri" w:cs="Calibri"/>
                <w:color w:val="000000"/>
                <w:sz w:val="22"/>
                <w:szCs w:val="22"/>
              </w:rPr>
              <w:pPrChange w:author="KARLOVCEC, Barbara" w:date="2025-02-26T14:32:00Z" w16du:dateUtc="2025-02-26T13:32:00Z" w:id="691">
                <w:pPr/>
              </w:pPrChange>
            </w:pPr>
            <w:del w:author="KARLOVCEC, Barbara" w:date="2025-02-26T14:32:00Z" w16du:dateUtc="2025-02-26T13:32:00Z" w:id="692">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4388BFFE" w14:textId="503ABB2F">
            <w:pPr>
              <w:pStyle w:val="BodyText"/>
              <w:tabs>
                <w:tab w:val="left" w:pos="720"/>
                <w:tab w:val="num" w:pos="1440"/>
              </w:tabs>
              <w:rPr>
                <w:del w:author="KARLOVCEC, Barbara" w:date="2025-02-26T14:32:00Z" w16du:dateUtc="2025-02-26T13:32:00Z" w:id="693"/>
                <w:rFonts w:ascii="Calibri" w:hAnsi="Calibri" w:cs="Calibri"/>
                <w:color w:val="000000"/>
                <w:sz w:val="22"/>
                <w:szCs w:val="22"/>
              </w:rPr>
              <w:pPrChange w:author="KARLOVCEC, Barbara" w:date="2025-02-26T14:32:00Z" w16du:dateUtc="2025-02-26T13:32:00Z" w:id="694">
                <w:pPr/>
              </w:pPrChange>
            </w:pPr>
            <w:del w:author="KARLOVCEC, Barbara" w:date="2025-02-26T14:32:00Z" w16du:dateUtc="2025-02-26T13:32:00Z" w:id="695">
              <w:r w:rsidRPr="005D5556" w:rsidDel="00B409B7">
                <w:rPr>
                  <w:rFonts w:ascii="Calibri" w:hAnsi="Calibri" w:cs="Calibri"/>
                  <w:color w:val="000000"/>
                  <w:sz w:val="22"/>
                  <w:szCs w:val="22"/>
                </w:rPr>
                <w:delText>ICE  MAKING MACHINE</w:delText>
              </w:r>
            </w:del>
          </w:p>
        </w:tc>
      </w:tr>
      <w:tr w:rsidRPr="005D5556" w:rsidR="00AD600F" w:rsidDel="00B409B7" w:rsidTr="00AD600F" w14:paraId="6A5CC139" w14:textId="32D90EEF">
        <w:trPr>
          <w:trHeight w:val="300"/>
          <w:del w:author="KARLOVCEC, Barbara" w:date="2025-02-26T14:32:00Z" w:id="696"/>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06B02E97" w14:textId="0BF4B9D2">
            <w:pPr>
              <w:pStyle w:val="BodyText"/>
              <w:tabs>
                <w:tab w:val="left" w:pos="720"/>
                <w:tab w:val="num" w:pos="1440"/>
              </w:tabs>
              <w:rPr>
                <w:del w:author="KARLOVCEC, Barbara" w:date="2025-02-26T14:32:00Z" w16du:dateUtc="2025-02-26T13:32:00Z" w:id="697"/>
                <w:rFonts w:ascii="Calibri" w:hAnsi="Calibri" w:cs="Calibri"/>
                <w:color w:val="000000"/>
                <w:sz w:val="22"/>
                <w:szCs w:val="22"/>
              </w:rPr>
              <w:pPrChange w:author="KARLOVCEC, Barbara" w:date="2025-02-26T14:32:00Z" w16du:dateUtc="2025-02-26T13:32:00Z" w:id="698">
                <w:pPr/>
              </w:pPrChange>
            </w:pPr>
            <w:del w:author="KARLOVCEC, Barbara" w:date="2025-02-26T14:32:00Z" w16du:dateUtc="2025-02-26T13:32:00Z" w:id="699">
              <w:r w:rsidRPr="005D5556" w:rsidDel="00B409B7">
                <w:rPr>
                  <w:rFonts w:ascii="Calibri" w:hAnsi="Calibri" w:cs="Calibri"/>
                  <w:color w:val="000000"/>
                  <w:sz w:val="22"/>
                  <w:szCs w:val="22"/>
                </w:rPr>
                <w:delText>12</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FF81B6B" w14:textId="1F942DE7">
            <w:pPr>
              <w:pStyle w:val="BodyText"/>
              <w:tabs>
                <w:tab w:val="left" w:pos="720"/>
                <w:tab w:val="num" w:pos="1440"/>
              </w:tabs>
              <w:rPr>
                <w:del w:author="KARLOVCEC, Barbara" w:date="2025-02-26T14:32:00Z" w16du:dateUtc="2025-02-26T13:32:00Z" w:id="700"/>
                <w:rFonts w:ascii="Calibri" w:hAnsi="Calibri" w:cs="Calibri"/>
                <w:color w:val="000000"/>
                <w:sz w:val="22"/>
                <w:szCs w:val="22"/>
              </w:rPr>
              <w:pPrChange w:author="KARLOVCEC, Barbara" w:date="2025-02-26T14:32:00Z" w16du:dateUtc="2025-02-26T13:32:00Z" w:id="701">
                <w:pPr/>
              </w:pPrChange>
            </w:pPr>
            <w:del w:author="KARLOVCEC, Barbara" w:date="2025-02-26T14:32:00Z" w16du:dateUtc="2025-02-26T13:32:00Z" w:id="702">
              <w:r w:rsidRPr="005D5556" w:rsidDel="00B409B7">
                <w:rPr>
                  <w:rFonts w:ascii="Calibri" w:hAnsi="Calibri" w:cs="Calibri"/>
                  <w:color w:val="000000"/>
                  <w:sz w:val="22"/>
                  <w:szCs w:val="22"/>
                </w:rPr>
                <w:delText xml:space="preserve">JASMOD NIG ENTERPRISES </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C409310" w14:textId="47DC7417">
            <w:pPr>
              <w:pStyle w:val="BodyText"/>
              <w:tabs>
                <w:tab w:val="left" w:pos="720"/>
                <w:tab w:val="num" w:pos="1440"/>
              </w:tabs>
              <w:rPr>
                <w:del w:author="KARLOVCEC, Barbara" w:date="2025-02-26T14:32:00Z" w16du:dateUtc="2025-02-26T13:32:00Z" w:id="703"/>
                <w:rFonts w:ascii="Calibri" w:hAnsi="Calibri" w:cs="Calibri"/>
                <w:color w:val="000000"/>
                <w:sz w:val="22"/>
                <w:szCs w:val="22"/>
              </w:rPr>
              <w:pPrChange w:author="KARLOVCEC, Barbara" w:date="2025-02-26T14:32:00Z" w16du:dateUtc="2025-02-26T13:32:00Z" w:id="704">
                <w:pPr/>
              </w:pPrChange>
            </w:pPr>
            <w:del w:author="KARLOVCEC, Barbara" w:date="2025-02-26T14:32:00Z" w16du:dateUtc="2025-02-26T13:32:00Z" w:id="705">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3456B9AF" w14:textId="18027D4F">
            <w:pPr>
              <w:pStyle w:val="BodyText"/>
              <w:tabs>
                <w:tab w:val="left" w:pos="720"/>
                <w:tab w:val="num" w:pos="1440"/>
              </w:tabs>
              <w:rPr>
                <w:del w:author="KARLOVCEC, Barbara" w:date="2025-02-26T14:32:00Z" w16du:dateUtc="2025-02-26T13:32:00Z" w:id="706"/>
                <w:rFonts w:ascii="Calibri" w:hAnsi="Calibri" w:cs="Calibri"/>
                <w:color w:val="000000"/>
                <w:sz w:val="22"/>
                <w:szCs w:val="22"/>
              </w:rPr>
              <w:pPrChange w:author="KARLOVCEC, Barbara" w:date="2025-02-26T14:32:00Z" w16du:dateUtc="2025-02-26T13:32:00Z" w:id="707">
                <w:pPr/>
              </w:pPrChange>
            </w:pPr>
            <w:del w:author="KARLOVCEC, Barbara" w:date="2025-02-26T14:32:00Z" w16du:dateUtc="2025-02-26T13:32:00Z" w:id="708">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7E1E457D" w14:textId="0C7D0297">
            <w:pPr>
              <w:pStyle w:val="BodyText"/>
              <w:tabs>
                <w:tab w:val="left" w:pos="720"/>
                <w:tab w:val="num" w:pos="1440"/>
              </w:tabs>
              <w:rPr>
                <w:del w:author="KARLOVCEC, Barbara" w:date="2025-02-26T14:32:00Z" w16du:dateUtc="2025-02-26T13:32:00Z" w:id="709"/>
                <w:rFonts w:ascii="Calibri" w:hAnsi="Calibri" w:cs="Calibri"/>
                <w:color w:val="000000"/>
                <w:sz w:val="22"/>
                <w:szCs w:val="22"/>
              </w:rPr>
              <w:pPrChange w:author="KARLOVCEC, Barbara" w:date="2025-02-26T14:32:00Z" w16du:dateUtc="2025-02-26T13:32:00Z" w:id="710">
                <w:pPr/>
              </w:pPrChange>
            </w:pPr>
            <w:del w:author="KARLOVCEC, Barbara" w:date="2025-02-26T14:32:00Z" w16du:dateUtc="2025-02-26T13:32:00Z" w:id="711">
              <w:r w:rsidRPr="005D5556" w:rsidDel="00B409B7">
                <w:rPr>
                  <w:rFonts w:ascii="Calibri" w:hAnsi="Calibri" w:cs="Calibri"/>
                  <w:color w:val="000000"/>
                  <w:sz w:val="22"/>
                  <w:szCs w:val="22"/>
                </w:rPr>
                <w:delText>ICE  MAKING MACHINE</w:delText>
              </w:r>
            </w:del>
          </w:p>
        </w:tc>
      </w:tr>
      <w:tr w:rsidRPr="005D5556" w:rsidR="00AD600F" w:rsidDel="00B409B7" w:rsidTr="00AD600F" w14:paraId="12C7BF16" w14:textId="3A1B1C69">
        <w:trPr>
          <w:trHeight w:val="675"/>
          <w:del w:author="KARLOVCEC, Barbara" w:date="2025-02-26T14:32:00Z" w:id="712"/>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036D8872" w14:textId="4E73DDBD">
            <w:pPr>
              <w:pStyle w:val="BodyText"/>
              <w:tabs>
                <w:tab w:val="left" w:pos="720"/>
                <w:tab w:val="num" w:pos="1440"/>
              </w:tabs>
              <w:rPr>
                <w:del w:author="KARLOVCEC, Barbara" w:date="2025-02-26T14:32:00Z" w16du:dateUtc="2025-02-26T13:32:00Z" w:id="713"/>
                <w:rFonts w:ascii="Calibri" w:hAnsi="Calibri" w:cs="Calibri"/>
                <w:color w:val="000000"/>
                <w:sz w:val="22"/>
                <w:szCs w:val="22"/>
              </w:rPr>
              <w:pPrChange w:author="KARLOVCEC, Barbara" w:date="2025-02-26T14:32:00Z" w16du:dateUtc="2025-02-26T13:32:00Z" w:id="714">
                <w:pPr/>
              </w:pPrChange>
            </w:pPr>
            <w:del w:author="KARLOVCEC, Barbara" w:date="2025-02-26T14:32:00Z" w16du:dateUtc="2025-02-26T13:32:00Z" w:id="715">
              <w:r w:rsidRPr="005D5556" w:rsidDel="00B409B7">
                <w:rPr>
                  <w:rFonts w:ascii="Calibri" w:hAnsi="Calibri" w:cs="Calibri"/>
                  <w:color w:val="000000"/>
                  <w:sz w:val="22"/>
                  <w:szCs w:val="22"/>
                </w:rPr>
                <w:delText>13</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C181DA3" w14:textId="6CCCBCF2">
            <w:pPr>
              <w:pStyle w:val="BodyText"/>
              <w:tabs>
                <w:tab w:val="left" w:pos="720"/>
                <w:tab w:val="num" w:pos="1440"/>
              </w:tabs>
              <w:rPr>
                <w:del w:author="KARLOVCEC, Barbara" w:date="2025-02-26T14:32:00Z" w16du:dateUtc="2025-02-26T13:32:00Z" w:id="716"/>
                <w:rFonts w:ascii="Calibri" w:hAnsi="Calibri" w:cs="Calibri"/>
                <w:color w:val="000000"/>
                <w:sz w:val="22"/>
                <w:szCs w:val="22"/>
              </w:rPr>
              <w:pPrChange w:author="KARLOVCEC, Barbara" w:date="2025-02-26T14:32:00Z" w16du:dateUtc="2025-02-26T13:32:00Z" w:id="717">
                <w:pPr/>
              </w:pPrChange>
            </w:pPr>
            <w:del w:author="KARLOVCEC, Barbara" w:date="2025-02-26T14:32:00Z" w16du:dateUtc="2025-02-26T13:32:00Z" w:id="718">
              <w:r w:rsidRPr="005D5556" w:rsidDel="00B409B7">
                <w:rPr>
                  <w:rFonts w:ascii="Calibri" w:hAnsi="Calibri" w:cs="Calibri"/>
                  <w:color w:val="000000"/>
                  <w:sz w:val="22"/>
                  <w:szCs w:val="22"/>
                </w:rPr>
                <w:delText>J. J. Johnson Engineering Enterprises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6435ADBC" w14:textId="2127FCD7">
            <w:pPr>
              <w:pStyle w:val="BodyText"/>
              <w:tabs>
                <w:tab w:val="left" w:pos="720"/>
                <w:tab w:val="num" w:pos="1440"/>
              </w:tabs>
              <w:rPr>
                <w:del w:author="KARLOVCEC, Barbara" w:date="2025-02-26T14:32:00Z" w16du:dateUtc="2025-02-26T13:32:00Z" w:id="719"/>
                <w:rFonts w:ascii="Calibri" w:hAnsi="Calibri" w:cs="Calibri"/>
                <w:color w:val="000000"/>
                <w:sz w:val="22"/>
                <w:szCs w:val="22"/>
              </w:rPr>
              <w:pPrChange w:author="KARLOVCEC, Barbara" w:date="2025-02-26T14:32:00Z" w16du:dateUtc="2025-02-26T13:32:00Z" w:id="720">
                <w:pPr/>
              </w:pPrChange>
            </w:pPr>
            <w:del w:author="KARLOVCEC, Barbara" w:date="2025-02-26T14:32:00Z" w16du:dateUtc="2025-02-26T13:32:00Z" w:id="721">
              <w:r w:rsidRPr="005D5556" w:rsidDel="00B409B7">
                <w:rPr>
                  <w:rFonts w:ascii="Calibri" w:hAnsi="Calibri" w:cs="Calibri"/>
                  <w:color w:val="000000"/>
                  <w:sz w:val="22"/>
                  <w:szCs w:val="22"/>
                </w:rPr>
                <w:delText>Kogi/Lokoja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7A56F5FC" w14:textId="3A2899E0">
            <w:pPr>
              <w:pStyle w:val="BodyText"/>
              <w:tabs>
                <w:tab w:val="left" w:pos="720"/>
                <w:tab w:val="num" w:pos="1440"/>
              </w:tabs>
              <w:rPr>
                <w:del w:author="KARLOVCEC, Barbara" w:date="2025-02-26T14:32:00Z" w16du:dateUtc="2025-02-26T13:32:00Z" w:id="722"/>
                <w:rFonts w:ascii="Calibri" w:hAnsi="Calibri" w:cs="Calibri"/>
                <w:color w:val="000000"/>
                <w:sz w:val="22"/>
                <w:szCs w:val="22"/>
              </w:rPr>
              <w:pPrChange w:author="KARLOVCEC, Barbara" w:date="2025-02-26T14:32:00Z" w16du:dateUtc="2025-02-26T13:32:00Z" w:id="723">
                <w:pPr/>
              </w:pPrChange>
            </w:pPr>
            <w:del w:author="KARLOVCEC, Barbara" w:date="2025-02-26T14:32:00Z" w16du:dateUtc="2025-02-26T13:32:00Z" w:id="724">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527CBF0" w14:textId="26AC468B">
            <w:pPr>
              <w:pStyle w:val="BodyText"/>
              <w:tabs>
                <w:tab w:val="left" w:pos="720"/>
                <w:tab w:val="num" w:pos="1440"/>
              </w:tabs>
              <w:rPr>
                <w:del w:author="KARLOVCEC, Barbara" w:date="2025-02-26T14:32:00Z" w16du:dateUtc="2025-02-26T13:32:00Z" w:id="725"/>
                <w:rFonts w:ascii="Calibri" w:hAnsi="Calibri" w:cs="Calibri"/>
                <w:color w:val="000000"/>
                <w:sz w:val="22"/>
                <w:szCs w:val="22"/>
              </w:rPr>
              <w:pPrChange w:author="KARLOVCEC, Barbara" w:date="2025-02-26T14:32:00Z" w16du:dateUtc="2025-02-26T13:32:00Z" w:id="726">
                <w:pPr/>
              </w:pPrChange>
            </w:pPr>
            <w:del w:author="KARLOVCEC, Barbara" w:date="2025-02-26T14:32:00Z" w16du:dateUtc="2025-02-26T13:32:00Z" w:id="727">
              <w:r w:rsidRPr="005D5556" w:rsidDel="00B409B7">
                <w:rPr>
                  <w:rFonts w:ascii="Calibri" w:hAnsi="Calibri" w:cs="Calibri"/>
                  <w:color w:val="000000"/>
                  <w:sz w:val="22"/>
                  <w:szCs w:val="22"/>
                </w:rPr>
                <w:delText>ICE  MAKING MACHINE/</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 xml:space="preserve"> COLD ROOM</w:delText>
              </w:r>
            </w:del>
          </w:p>
        </w:tc>
      </w:tr>
      <w:tr w:rsidRPr="005D5556" w:rsidR="00AD600F" w:rsidDel="00B409B7" w:rsidTr="00AD600F" w14:paraId="45466CD6" w14:textId="18A62DD7">
        <w:trPr>
          <w:trHeight w:val="675"/>
          <w:del w:author="KARLOVCEC, Barbara" w:date="2025-02-26T14:32:00Z" w:id="728"/>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13FA5D13" w14:textId="3979B44A">
            <w:pPr>
              <w:pStyle w:val="BodyText"/>
              <w:tabs>
                <w:tab w:val="left" w:pos="720"/>
                <w:tab w:val="num" w:pos="1440"/>
              </w:tabs>
              <w:rPr>
                <w:del w:author="KARLOVCEC, Barbara" w:date="2025-02-26T14:32:00Z" w16du:dateUtc="2025-02-26T13:32:00Z" w:id="729"/>
                <w:rFonts w:ascii="Calibri" w:hAnsi="Calibri" w:cs="Calibri"/>
                <w:color w:val="000000"/>
                <w:sz w:val="22"/>
                <w:szCs w:val="22"/>
              </w:rPr>
              <w:pPrChange w:author="KARLOVCEC, Barbara" w:date="2025-02-26T14:32:00Z" w16du:dateUtc="2025-02-26T13:32:00Z" w:id="730">
                <w:pPr/>
              </w:pPrChange>
            </w:pPr>
            <w:del w:author="KARLOVCEC, Barbara" w:date="2025-02-26T14:32:00Z" w16du:dateUtc="2025-02-26T13:32:00Z" w:id="731">
              <w:r w:rsidRPr="005D5556" w:rsidDel="00B409B7">
                <w:rPr>
                  <w:rFonts w:ascii="Calibri" w:hAnsi="Calibri" w:cs="Calibri"/>
                  <w:color w:val="000000"/>
                  <w:sz w:val="22"/>
                  <w:szCs w:val="22"/>
                </w:rPr>
                <w:delText>14</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6D17095" w14:textId="453DE247">
            <w:pPr>
              <w:pStyle w:val="BodyText"/>
              <w:tabs>
                <w:tab w:val="left" w:pos="720"/>
                <w:tab w:val="num" w:pos="1440"/>
              </w:tabs>
              <w:rPr>
                <w:del w:author="KARLOVCEC, Barbara" w:date="2025-02-26T14:32:00Z" w16du:dateUtc="2025-02-26T13:32:00Z" w:id="732"/>
                <w:rFonts w:ascii="Calibri" w:hAnsi="Calibri" w:cs="Calibri"/>
                <w:color w:val="000000"/>
                <w:sz w:val="22"/>
                <w:szCs w:val="22"/>
              </w:rPr>
              <w:pPrChange w:author="KARLOVCEC, Barbara" w:date="2025-02-26T14:32:00Z" w16du:dateUtc="2025-02-26T13:32:00Z" w:id="733">
                <w:pPr/>
              </w:pPrChange>
            </w:pPr>
            <w:del w:author="KARLOVCEC, Barbara" w:date="2025-02-26T14:32:00Z" w16du:dateUtc="2025-02-26T13:32:00Z" w:id="734">
              <w:r w:rsidRPr="005D5556" w:rsidDel="00B409B7">
                <w:rPr>
                  <w:rFonts w:ascii="Calibri" w:hAnsi="Calibri" w:cs="Calibri"/>
                  <w:color w:val="000000"/>
                  <w:sz w:val="22"/>
                  <w:szCs w:val="22"/>
                </w:rPr>
                <w:delText xml:space="preserve">FEMOO COOL NIGERIA LTD </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BD8ACF7" w14:textId="1B416CCD">
            <w:pPr>
              <w:pStyle w:val="BodyText"/>
              <w:tabs>
                <w:tab w:val="left" w:pos="720"/>
                <w:tab w:val="num" w:pos="1440"/>
              </w:tabs>
              <w:rPr>
                <w:del w:author="KARLOVCEC, Barbara" w:date="2025-02-26T14:32:00Z" w16du:dateUtc="2025-02-26T13:32:00Z" w:id="735"/>
                <w:rFonts w:ascii="Calibri" w:hAnsi="Calibri" w:cs="Calibri"/>
                <w:color w:val="000000"/>
                <w:sz w:val="22"/>
                <w:szCs w:val="22"/>
              </w:rPr>
              <w:pPrChange w:author="KARLOVCEC, Barbara" w:date="2025-02-26T14:32:00Z" w16du:dateUtc="2025-02-26T13:32:00Z" w:id="736">
                <w:pPr/>
              </w:pPrChange>
            </w:pPr>
            <w:del w:author="KARLOVCEC, Barbara" w:date="2025-02-26T14:32:00Z" w16du:dateUtc="2025-02-26T13:32:00Z" w:id="737">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32705959" w14:textId="3548CC0D">
            <w:pPr>
              <w:pStyle w:val="BodyText"/>
              <w:tabs>
                <w:tab w:val="left" w:pos="720"/>
                <w:tab w:val="num" w:pos="1440"/>
              </w:tabs>
              <w:rPr>
                <w:del w:author="KARLOVCEC, Barbara" w:date="2025-02-26T14:32:00Z" w16du:dateUtc="2025-02-26T13:32:00Z" w:id="738"/>
                <w:rFonts w:ascii="Calibri" w:hAnsi="Calibri" w:cs="Calibri"/>
                <w:color w:val="000000"/>
                <w:sz w:val="22"/>
                <w:szCs w:val="22"/>
              </w:rPr>
              <w:pPrChange w:author="KARLOVCEC, Barbara" w:date="2025-02-26T14:32:00Z" w16du:dateUtc="2025-02-26T13:32:00Z" w:id="739">
                <w:pPr/>
              </w:pPrChange>
            </w:pPr>
            <w:del w:author="KARLOVCEC, Barbara" w:date="2025-02-26T14:32:00Z" w16du:dateUtc="2025-02-26T13:32:00Z" w:id="740">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B20681A" w14:textId="68838585">
            <w:pPr>
              <w:pStyle w:val="BodyText"/>
              <w:tabs>
                <w:tab w:val="left" w:pos="720"/>
                <w:tab w:val="num" w:pos="1440"/>
              </w:tabs>
              <w:rPr>
                <w:del w:author="KARLOVCEC, Barbara" w:date="2025-02-26T14:32:00Z" w16du:dateUtc="2025-02-26T13:32:00Z" w:id="741"/>
                <w:rFonts w:ascii="Calibri" w:hAnsi="Calibri" w:cs="Calibri"/>
                <w:color w:val="000000"/>
                <w:sz w:val="22"/>
                <w:szCs w:val="22"/>
              </w:rPr>
              <w:pPrChange w:author="KARLOVCEC, Barbara" w:date="2025-02-26T14:32:00Z" w16du:dateUtc="2025-02-26T13:32:00Z" w:id="742">
                <w:pPr/>
              </w:pPrChange>
            </w:pPr>
            <w:del w:author="KARLOVCEC, Barbara" w:date="2025-02-26T14:32:00Z" w16du:dateUtc="2025-02-26T13:32:00Z" w:id="743">
              <w:r w:rsidRPr="005D5556" w:rsidDel="00B409B7">
                <w:rPr>
                  <w:rFonts w:ascii="Calibri" w:hAnsi="Calibri" w:cs="Calibri"/>
                  <w:color w:val="000000"/>
                  <w:sz w:val="22"/>
                  <w:szCs w:val="22"/>
                </w:rPr>
                <w:delText>ICE  MAKING MACHINE/</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COOLER BOX</w:delText>
              </w:r>
            </w:del>
          </w:p>
        </w:tc>
      </w:tr>
      <w:tr w:rsidRPr="005D5556" w:rsidR="00AD600F" w:rsidDel="00B409B7" w:rsidTr="00AD600F" w14:paraId="7AF197D9" w14:textId="151C50F1">
        <w:trPr>
          <w:trHeight w:val="300"/>
          <w:del w:author="KARLOVCEC, Barbara" w:date="2025-02-26T14:32:00Z" w:id="744"/>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39CA1AD8" w14:textId="4192FF1A">
            <w:pPr>
              <w:pStyle w:val="BodyText"/>
              <w:tabs>
                <w:tab w:val="left" w:pos="720"/>
                <w:tab w:val="num" w:pos="1440"/>
              </w:tabs>
              <w:rPr>
                <w:del w:author="KARLOVCEC, Barbara" w:date="2025-02-26T14:32:00Z" w16du:dateUtc="2025-02-26T13:32:00Z" w:id="745"/>
                <w:rFonts w:ascii="Calibri" w:hAnsi="Calibri" w:cs="Calibri"/>
                <w:color w:val="000000"/>
                <w:sz w:val="22"/>
                <w:szCs w:val="22"/>
              </w:rPr>
              <w:pPrChange w:author="KARLOVCEC, Barbara" w:date="2025-02-26T14:32:00Z" w16du:dateUtc="2025-02-26T13:32:00Z" w:id="746">
                <w:pPr/>
              </w:pPrChange>
            </w:pPr>
            <w:del w:author="KARLOVCEC, Barbara" w:date="2025-02-26T14:32:00Z" w16du:dateUtc="2025-02-26T13:32:00Z" w:id="747">
              <w:r w:rsidRPr="005D5556" w:rsidDel="00B409B7">
                <w:rPr>
                  <w:rFonts w:ascii="Calibri" w:hAnsi="Calibri" w:cs="Calibri"/>
                  <w:color w:val="000000"/>
                  <w:sz w:val="22"/>
                  <w:szCs w:val="22"/>
                </w:rPr>
                <w:delText>15</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974A6CA" w14:textId="32762233">
            <w:pPr>
              <w:pStyle w:val="BodyText"/>
              <w:tabs>
                <w:tab w:val="left" w:pos="720"/>
                <w:tab w:val="num" w:pos="1440"/>
              </w:tabs>
              <w:rPr>
                <w:del w:author="KARLOVCEC, Barbara" w:date="2025-02-26T14:32:00Z" w16du:dateUtc="2025-02-26T13:32:00Z" w:id="748"/>
                <w:rFonts w:ascii="Calibri" w:hAnsi="Calibri" w:cs="Calibri"/>
                <w:color w:val="000000"/>
                <w:sz w:val="22"/>
                <w:szCs w:val="22"/>
              </w:rPr>
              <w:pPrChange w:author="KARLOVCEC, Barbara" w:date="2025-02-26T14:32:00Z" w16du:dateUtc="2025-02-26T13:32:00Z" w:id="749">
                <w:pPr/>
              </w:pPrChange>
            </w:pPr>
            <w:del w:author="KARLOVCEC, Barbara" w:date="2025-02-26T14:32:00Z" w16du:dateUtc="2025-02-26T13:32:00Z" w:id="750">
              <w:r w:rsidRPr="005D5556" w:rsidDel="00B409B7">
                <w:rPr>
                  <w:rFonts w:ascii="Calibri" w:hAnsi="Calibri" w:cs="Calibri"/>
                  <w:color w:val="000000"/>
                  <w:sz w:val="22"/>
                  <w:szCs w:val="22"/>
                </w:rPr>
                <w:delText xml:space="preserve">FRANCO ELECTRICAL WORK </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B2F5073" w14:textId="2CA327C9">
            <w:pPr>
              <w:pStyle w:val="BodyText"/>
              <w:tabs>
                <w:tab w:val="left" w:pos="720"/>
                <w:tab w:val="num" w:pos="1440"/>
              </w:tabs>
              <w:rPr>
                <w:del w:author="KARLOVCEC, Barbara" w:date="2025-02-26T14:32:00Z" w16du:dateUtc="2025-02-26T13:32:00Z" w:id="751"/>
                <w:rFonts w:ascii="Calibri" w:hAnsi="Calibri" w:cs="Calibri"/>
                <w:color w:val="000000"/>
                <w:sz w:val="22"/>
                <w:szCs w:val="22"/>
              </w:rPr>
              <w:pPrChange w:author="KARLOVCEC, Barbara" w:date="2025-02-26T14:32:00Z" w16du:dateUtc="2025-02-26T13:32:00Z" w:id="752">
                <w:pPr/>
              </w:pPrChange>
            </w:pPr>
            <w:del w:author="KARLOVCEC, Barbara" w:date="2025-02-26T14:32:00Z" w16du:dateUtc="2025-02-26T13:32:00Z" w:id="753">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12E270A" w14:textId="6ECCF6A6">
            <w:pPr>
              <w:pStyle w:val="BodyText"/>
              <w:tabs>
                <w:tab w:val="left" w:pos="720"/>
                <w:tab w:val="num" w:pos="1440"/>
              </w:tabs>
              <w:rPr>
                <w:del w:author="KARLOVCEC, Barbara" w:date="2025-02-26T14:32:00Z" w16du:dateUtc="2025-02-26T13:32:00Z" w:id="754"/>
                <w:rFonts w:ascii="Calibri" w:hAnsi="Calibri" w:cs="Calibri"/>
                <w:color w:val="000000"/>
                <w:sz w:val="22"/>
                <w:szCs w:val="22"/>
              </w:rPr>
              <w:pPrChange w:author="KARLOVCEC, Barbara" w:date="2025-02-26T14:32:00Z" w16du:dateUtc="2025-02-26T13:32:00Z" w:id="755">
                <w:pPr/>
              </w:pPrChange>
            </w:pPr>
            <w:del w:author="KARLOVCEC, Barbara" w:date="2025-02-26T14:32:00Z" w16du:dateUtc="2025-02-26T13:32:00Z" w:id="756">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729C8D9C" w14:textId="710CDA37">
            <w:pPr>
              <w:pStyle w:val="BodyText"/>
              <w:tabs>
                <w:tab w:val="left" w:pos="720"/>
                <w:tab w:val="num" w:pos="1440"/>
              </w:tabs>
              <w:rPr>
                <w:del w:author="KARLOVCEC, Barbara" w:date="2025-02-26T14:32:00Z" w16du:dateUtc="2025-02-26T13:32:00Z" w:id="757"/>
                <w:rFonts w:ascii="Calibri" w:hAnsi="Calibri" w:cs="Calibri"/>
                <w:color w:val="000000"/>
                <w:sz w:val="22"/>
                <w:szCs w:val="22"/>
              </w:rPr>
              <w:pPrChange w:author="KARLOVCEC, Barbara" w:date="2025-02-26T14:32:00Z" w16du:dateUtc="2025-02-26T13:32:00Z" w:id="758">
                <w:pPr/>
              </w:pPrChange>
            </w:pPr>
            <w:del w:author="KARLOVCEC, Barbara" w:date="2025-02-26T14:32:00Z" w16du:dateUtc="2025-02-26T13:32:00Z" w:id="759">
              <w:r w:rsidRPr="005D5556" w:rsidDel="00B409B7">
                <w:rPr>
                  <w:rFonts w:ascii="Calibri" w:hAnsi="Calibri" w:cs="Calibri"/>
                  <w:color w:val="000000"/>
                  <w:sz w:val="22"/>
                  <w:szCs w:val="22"/>
                </w:rPr>
                <w:delText>ICE  MAKING MACHINE</w:delText>
              </w:r>
            </w:del>
          </w:p>
        </w:tc>
      </w:tr>
      <w:tr w:rsidRPr="005D5556" w:rsidR="00AD600F" w:rsidDel="00B409B7" w:rsidTr="00AD600F" w14:paraId="77448230" w14:textId="7976A6ED">
        <w:trPr>
          <w:trHeight w:val="450"/>
          <w:del w:author="KARLOVCEC, Barbara" w:date="2025-02-26T14:32:00Z" w:id="760"/>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215B5B8A" w14:textId="655F981C">
            <w:pPr>
              <w:pStyle w:val="BodyText"/>
              <w:tabs>
                <w:tab w:val="left" w:pos="720"/>
                <w:tab w:val="num" w:pos="1440"/>
              </w:tabs>
              <w:rPr>
                <w:del w:author="KARLOVCEC, Barbara" w:date="2025-02-26T14:32:00Z" w16du:dateUtc="2025-02-26T13:32:00Z" w:id="761"/>
                <w:rFonts w:ascii="Calibri" w:hAnsi="Calibri" w:cs="Calibri"/>
                <w:color w:val="000000"/>
                <w:sz w:val="22"/>
                <w:szCs w:val="22"/>
              </w:rPr>
              <w:pPrChange w:author="KARLOVCEC, Barbara" w:date="2025-02-26T14:32:00Z" w16du:dateUtc="2025-02-26T13:32:00Z" w:id="762">
                <w:pPr/>
              </w:pPrChange>
            </w:pPr>
            <w:del w:author="KARLOVCEC, Barbara" w:date="2025-02-26T14:32:00Z" w16du:dateUtc="2025-02-26T13:32:00Z" w:id="763">
              <w:r w:rsidRPr="005D5556" w:rsidDel="00B409B7">
                <w:rPr>
                  <w:rFonts w:ascii="Calibri" w:hAnsi="Calibri" w:cs="Calibri"/>
                  <w:color w:val="000000"/>
                  <w:sz w:val="22"/>
                  <w:szCs w:val="22"/>
                </w:rPr>
                <w:delText>16</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8D392C7" w14:textId="753FDB0C">
            <w:pPr>
              <w:pStyle w:val="BodyText"/>
              <w:tabs>
                <w:tab w:val="left" w:pos="720"/>
                <w:tab w:val="num" w:pos="1440"/>
              </w:tabs>
              <w:rPr>
                <w:del w:author="KARLOVCEC, Barbara" w:date="2025-02-26T14:32:00Z" w16du:dateUtc="2025-02-26T13:32:00Z" w:id="764"/>
                <w:rFonts w:ascii="Calibri" w:hAnsi="Calibri" w:cs="Calibri"/>
                <w:color w:val="000000"/>
                <w:sz w:val="22"/>
                <w:szCs w:val="22"/>
              </w:rPr>
              <w:pPrChange w:author="KARLOVCEC, Barbara" w:date="2025-02-26T14:32:00Z" w16du:dateUtc="2025-02-26T13:32:00Z" w:id="765">
                <w:pPr/>
              </w:pPrChange>
            </w:pPr>
            <w:del w:author="KARLOVCEC, Barbara" w:date="2025-02-26T14:32:00Z" w16du:dateUtc="2025-02-26T13:32:00Z" w:id="766">
              <w:r w:rsidRPr="005D5556" w:rsidDel="00B409B7">
                <w:rPr>
                  <w:rFonts w:ascii="Calibri" w:hAnsi="Calibri" w:cs="Calibri"/>
                  <w:color w:val="000000"/>
                  <w:sz w:val="22"/>
                  <w:szCs w:val="22"/>
                </w:rPr>
                <w:delText>BAABAGIDA IBRAHIM ELECTRICAL</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7B2A75E" w14:textId="39466460">
            <w:pPr>
              <w:pStyle w:val="BodyText"/>
              <w:tabs>
                <w:tab w:val="left" w:pos="720"/>
                <w:tab w:val="num" w:pos="1440"/>
              </w:tabs>
              <w:rPr>
                <w:del w:author="KARLOVCEC, Barbara" w:date="2025-02-26T14:32:00Z" w16du:dateUtc="2025-02-26T13:32:00Z" w:id="767"/>
                <w:rFonts w:ascii="Calibri" w:hAnsi="Calibri" w:cs="Calibri"/>
                <w:color w:val="000000"/>
                <w:sz w:val="22"/>
                <w:szCs w:val="22"/>
              </w:rPr>
              <w:pPrChange w:author="KARLOVCEC, Barbara" w:date="2025-02-26T14:32:00Z" w16du:dateUtc="2025-02-26T13:32:00Z" w:id="768">
                <w:pPr/>
              </w:pPrChange>
            </w:pPr>
            <w:del w:author="KARLOVCEC, Barbara" w:date="2025-02-26T14:32:00Z" w16du:dateUtc="2025-02-26T13:32:00Z" w:id="769">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1BCBC181" w14:textId="09BD3D49">
            <w:pPr>
              <w:pStyle w:val="BodyText"/>
              <w:tabs>
                <w:tab w:val="left" w:pos="720"/>
                <w:tab w:val="num" w:pos="1440"/>
              </w:tabs>
              <w:rPr>
                <w:del w:author="KARLOVCEC, Barbara" w:date="2025-02-26T14:32:00Z" w16du:dateUtc="2025-02-26T13:32:00Z" w:id="770"/>
                <w:rFonts w:ascii="Calibri" w:hAnsi="Calibri" w:cs="Calibri"/>
                <w:color w:val="000000"/>
                <w:sz w:val="22"/>
                <w:szCs w:val="22"/>
              </w:rPr>
              <w:pPrChange w:author="KARLOVCEC, Barbara" w:date="2025-02-26T14:32:00Z" w16du:dateUtc="2025-02-26T13:32:00Z" w:id="771">
                <w:pPr/>
              </w:pPrChange>
            </w:pPr>
            <w:del w:author="KARLOVCEC, Barbara" w:date="2025-02-26T14:32:00Z" w16du:dateUtc="2025-02-26T13:32:00Z" w:id="772">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72CB2B2E" w14:textId="56CC5F73">
            <w:pPr>
              <w:pStyle w:val="BodyText"/>
              <w:tabs>
                <w:tab w:val="left" w:pos="720"/>
                <w:tab w:val="num" w:pos="1440"/>
              </w:tabs>
              <w:rPr>
                <w:del w:author="KARLOVCEC, Barbara" w:date="2025-02-26T14:32:00Z" w16du:dateUtc="2025-02-26T13:32:00Z" w:id="773"/>
                <w:rFonts w:ascii="Calibri" w:hAnsi="Calibri" w:cs="Calibri"/>
                <w:color w:val="000000"/>
                <w:sz w:val="22"/>
                <w:szCs w:val="22"/>
              </w:rPr>
              <w:pPrChange w:author="KARLOVCEC, Barbara" w:date="2025-02-26T14:32:00Z" w16du:dateUtc="2025-02-26T13:32:00Z" w:id="774">
                <w:pPr/>
              </w:pPrChange>
            </w:pPr>
            <w:del w:author="KARLOVCEC, Barbara" w:date="2025-02-26T14:32:00Z" w16du:dateUtc="2025-02-26T13:32:00Z" w:id="775">
              <w:r w:rsidRPr="005D5556" w:rsidDel="00B409B7">
                <w:rPr>
                  <w:rFonts w:ascii="Calibri" w:hAnsi="Calibri" w:cs="Calibri"/>
                  <w:color w:val="000000"/>
                  <w:sz w:val="22"/>
                  <w:szCs w:val="22"/>
                </w:rPr>
                <w:delText>ICE  MAKING MACHINE</w:delText>
              </w:r>
            </w:del>
          </w:p>
        </w:tc>
      </w:tr>
      <w:tr w:rsidRPr="005D5556" w:rsidR="00AD600F" w:rsidDel="00B409B7" w:rsidTr="00AD600F" w14:paraId="75079DE9" w14:textId="706FF442">
        <w:trPr>
          <w:trHeight w:val="450"/>
          <w:del w:author="KARLOVCEC, Barbara" w:date="2025-02-26T14:32:00Z" w:id="776"/>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1A435CA8" w14:textId="7D0A081E">
            <w:pPr>
              <w:pStyle w:val="BodyText"/>
              <w:tabs>
                <w:tab w:val="left" w:pos="720"/>
                <w:tab w:val="num" w:pos="1440"/>
              </w:tabs>
              <w:rPr>
                <w:del w:author="KARLOVCEC, Barbara" w:date="2025-02-26T14:32:00Z" w16du:dateUtc="2025-02-26T13:32:00Z" w:id="777"/>
                <w:rFonts w:ascii="Calibri" w:hAnsi="Calibri" w:cs="Calibri"/>
                <w:color w:val="000000"/>
                <w:sz w:val="22"/>
                <w:szCs w:val="22"/>
              </w:rPr>
              <w:pPrChange w:author="KARLOVCEC, Barbara" w:date="2025-02-26T14:32:00Z" w16du:dateUtc="2025-02-26T13:32:00Z" w:id="778">
                <w:pPr/>
              </w:pPrChange>
            </w:pPr>
            <w:del w:author="KARLOVCEC, Barbara" w:date="2025-02-26T14:32:00Z" w16du:dateUtc="2025-02-26T13:32:00Z" w:id="779">
              <w:r w:rsidRPr="005D5556" w:rsidDel="00B409B7">
                <w:rPr>
                  <w:rFonts w:ascii="Calibri" w:hAnsi="Calibri" w:cs="Calibri"/>
                  <w:color w:val="000000"/>
                  <w:sz w:val="22"/>
                  <w:szCs w:val="22"/>
                </w:rPr>
                <w:delText>17</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5465E31" w14:textId="14959310">
            <w:pPr>
              <w:pStyle w:val="BodyText"/>
              <w:tabs>
                <w:tab w:val="left" w:pos="720"/>
                <w:tab w:val="num" w:pos="1440"/>
              </w:tabs>
              <w:rPr>
                <w:del w:author="KARLOVCEC, Barbara" w:date="2025-02-26T14:32:00Z" w16du:dateUtc="2025-02-26T13:32:00Z" w:id="780"/>
                <w:rFonts w:ascii="Calibri" w:hAnsi="Calibri" w:cs="Calibri"/>
                <w:color w:val="000000"/>
                <w:sz w:val="22"/>
                <w:szCs w:val="22"/>
              </w:rPr>
              <w:pPrChange w:author="KARLOVCEC, Barbara" w:date="2025-02-26T14:32:00Z" w16du:dateUtc="2025-02-26T13:32:00Z" w:id="781">
                <w:pPr/>
              </w:pPrChange>
            </w:pPr>
            <w:del w:author="KARLOVCEC, Barbara" w:date="2025-02-26T14:32:00Z" w16du:dateUtc="2025-02-26T13:32:00Z" w:id="782">
              <w:r w:rsidRPr="005D5556" w:rsidDel="00B409B7">
                <w:rPr>
                  <w:rFonts w:ascii="Calibri" w:hAnsi="Calibri" w:cs="Calibri"/>
                  <w:color w:val="000000"/>
                  <w:sz w:val="22"/>
                  <w:szCs w:val="22"/>
                </w:rPr>
                <w:delText>THEERMOCOOL COOL WORLD ENTERPRISES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7984A61" w14:textId="719A848B">
            <w:pPr>
              <w:pStyle w:val="BodyText"/>
              <w:tabs>
                <w:tab w:val="left" w:pos="720"/>
                <w:tab w:val="num" w:pos="1440"/>
              </w:tabs>
              <w:rPr>
                <w:del w:author="KARLOVCEC, Barbara" w:date="2025-02-26T14:32:00Z" w16du:dateUtc="2025-02-26T13:32:00Z" w:id="783"/>
                <w:rFonts w:ascii="Calibri" w:hAnsi="Calibri" w:cs="Calibri"/>
                <w:color w:val="000000"/>
                <w:sz w:val="22"/>
                <w:szCs w:val="22"/>
              </w:rPr>
              <w:pPrChange w:author="KARLOVCEC, Barbara" w:date="2025-02-26T14:32:00Z" w16du:dateUtc="2025-02-26T13:32:00Z" w:id="784">
                <w:pPr/>
              </w:pPrChange>
            </w:pPr>
            <w:del w:author="KARLOVCEC, Barbara" w:date="2025-02-26T14:32:00Z" w16du:dateUtc="2025-02-26T13:32:00Z" w:id="785">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486A3724" w14:textId="3BB84355">
            <w:pPr>
              <w:pStyle w:val="BodyText"/>
              <w:tabs>
                <w:tab w:val="left" w:pos="720"/>
                <w:tab w:val="num" w:pos="1440"/>
              </w:tabs>
              <w:rPr>
                <w:del w:author="KARLOVCEC, Barbara" w:date="2025-02-26T14:32:00Z" w16du:dateUtc="2025-02-26T13:32:00Z" w:id="786"/>
                <w:rFonts w:ascii="Calibri" w:hAnsi="Calibri" w:cs="Calibri"/>
                <w:color w:val="000000"/>
                <w:sz w:val="22"/>
                <w:szCs w:val="22"/>
              </w:rPr>
              <w:pPrChange w:author="KARLOVCEC, Barbara" w:date="2025-02-26T14:32:00Z" w16du:dateUtc="2025-02-26T13:32:00Z" w:id="787">
                <w:pPr/>
              </w:pPrChange>
            </w:pPr>
            <w:del w:author="KARLOVCEC, Barbara" w:date="2025-02-26T14:32:00Z" w16du:dateUtc="2025-02-26T13:32:00Z" w:id="788">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2DD239FE" w14:textId="28A22B9D">
            <w:pPr>
              <w:pStyle w:val="BodyText"/>
              <w:tabs>
                <w:tab w:val="left" w:pos="720"/>
                <w:tab w:val="num" w:pos="1440"/>
              </w:tabs>
              <w:rPr>
                <w:del w:author="KARLOVCEC, Barbara" w:date="2025-02-26T14:32:00Z" w16du:dateUtc="2025-02-26T13:32:00Z" w:id="789"/>
                <w:rFonts w:ascii="Calibri" w:hAnsi="Calibri" w:cs="Calibri"/>
                <w:color w:val="000000"/>
                <w:sz w:val="22"/>
                <w:szCs w:val="22"/>
              </w:rPr>
              <w:pPrChange w:author="KARLOVCEC, Barbara" w:date="2025-02-26T14:32:00Z" w16du:dateUtc="2025-02-26T13:32:00Z" w:id="790">
                <w:pPr/>
              </w:pPrChange>
            </w:pPr>
            <w:del w:author="KARLOVCEC, Barbara" w:date="2025-02-26T14:32:00Z" w16du:dateUtc="2025-02-26T13:32:00Z" w:id="791">
              <w:r w:rsidRPr="005D5556" w:rsidDel="00B409B7">
                <w:rPr>
                  <w:rFonts w:ascii="Calibri" w:hAnsi="Calibri" w:cs="Calibri"/>
                  <w:color w:val="000000"/>
                  <w:sz w:val="22"/>
                  <w:szCs w:val="22"/>
                </w:rPr>
                <w:delText>ICE  MAKING MACHINE</w:delText>
              </w:r>
            </w:del>
          </w:p>
        </w:tc>
      </w:tr>
      <w:tr w:rsidRPr="005D5556" w:rsidR="00AD600F" w:rsidDel="00B409B7" w:rsidTr="00AD600F" w14:paraId="6CDFCE58" w14:textId="1E36DF21">
        <w:trPr>
          <w:trHeight w:val="300"/>
          <w:del w:author="KARLOVCEC, Barbara" w:date="2025-02-26T14:32:00Z" w:id="792"/>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4041EF47" w14:textId="512AB6C5">
            <w:pPr>
              <w:pStyle w:val="BodyText"/>
              <w:tabs>
                <w:tab w:val="left" w:pos="720"/>
                <w:tab w:val="num" w:pos="1440"/>
              </w:tabs>
              <w:rPr>
                <w:del w:author="KARLOVCEC, Barbara" w:date="2025-02-26T14:32:00Z" w16du:dateUtc="2025-02-26T13:32:00Z" w:id="793"/>
                <w:rFonts w:ascii="Calibri" w:hAnsi="Calibri" w:cs="Calibri"/>
                <w:color w:val="000000"/>
                <w:sz w:val="22"/>
                <w:szCs w:val="22"/>
              </w:rPr>
              <w:pPrChange w:author="KARLOVCEC, Barbara" w:date="2025-02-26T14:32:00Z" w16du:dateUtc="2025-02-26T13:32:00Z" w:id="794">
                <w:pPr/>
              </w:pPrChange>
            </w:pPr>
            <w:del w:author="KARLOVCEC, Barbara" w:date="2025-02-26T14:32:00Z" w16du:dateUtc="2025-02-26T13:32:00Z" w:id="795">
              <w:r w:rsidRPr="005D5556" w:rsidDel="00B409B7">
                <w:rPr>
                  <w:rFonts w:ascii="Calibri" w:hAnsi="Calibri" w:cs="Calibri"/>
                  <w:color w:val="000000"/>
                  <w:sz w:val="22"/>
                  <w:szCs w:val="22"/>
                </w:rPr>
                <w:delText>18</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C85458B" w14:textId="529B5845">
            <w:pPr>
              <w:pStyle w:val="BodyText"/>
              <w:tabs>
                <w:tab w:val="left" w:pos="720"/>
                <w:tab w:val="num" w:pos="1440"/>
              </w:tabs>
              <w:rPr>
                <w:del w:author="KARLOVCEC, Barbara" w:date="2025-02-26T14:32:00Z" w16du:dateUtc="2025-02-26T13:32:00Z" w:id="796"/>
                <w:rFonts w:ascii="Calibri" w:hAnsi="Calibri" w:cs="Calibri"/>
                <w:color w:val="000000"/>
                <w:sz w:val="22"/>
                <w:szCs w:val="22"/>
              </w:rPr>
              <w:pPrChange w:author="KARLOVCEC, Barbara" w:date="2025-02-26T14:32:00Z" w16du:dateUtc="2025-02-26T13:32:00Z" w:id="797">
                <w:pPr/>
              </w:pPrChange>
            </w:pPr>
            <w:del w:author="KARLOVCEC, Barbara" w:date="2025-02-26T14:32:00Z" w16du:dateUtc="2025-02-26T13:32:00Z" w:id="798">
              <w:r w:rsidRPr="005D5556" w:rsidDel="00B409B7">
                <w:rPr>
                  <w:rFonts w:ascii="Calibri" w:hAnsi="Calibri" w:cs="Calibri"/>
                  <w:color w:val="000000"/>
                  <w:sz w:val="22"/>
                  <w:szCs w:val="22"/>
                </w:rPr>
                <w:delText>JOHNYCOOL TECH. VENTURE</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FC9BBA9" w14:textId="171C646C">
            <w:pPr>
              <w:pStyle w:val="BodyText"/>
              <w:tabs>
                <w:tab w:val="left" w:pos="720"/>
                <w:tab w:val="num" w:pos="1440"/>
              </w:tabs>
              <w:rPr>
                <w:del w:author="KARLOVCEC, Barbara" w:date="2025-02-26T14:32:00Z" w16du:dateUtc="2025-02-26T13:32:00Z" w:id="799"/>
                <w:rFonts w:ascii="Calibri" w:hAnsi="Calibri" w:cs="Calibri"/>
                <w:color w:val="000000"/>
                <w:sz w:val="22"/>
                <w:szCs w:val="22"/>
              </w:rPr>
              <w:pPrChange w:author="KARLOVCEC, Barbara" w:date="2025-02-26T14:32:00Z" w16du:dateUtc="2025-02-26T13:32:00Z" w:id="800">
                <w:pPr/>
              </w:pPrChange>
            </w:pPr>
            <w:del w:author="KARLOVCEC, Barbara" w:date="2025-02-26T14:32:00Z" w16du:dateUtc="2025-02-26T13:32:00Z" w:id="801">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9313E40" w14:textId="77619DFD">
            <w:pPr>
              <w:pStyle w:val="BodyText"/>
              <w:tabs>
                <w:tab w:val="left" w:pos="720"/>
                <w:tab w:val="num" w:pos="1440"/>
              </w:tabs>
              <w:rPr>
                <w:del w:author="KARLOVCEC, Barbara" w:date="2025-02-26T14:32:00Z" w16du:dateUtc="2025-02-26T13:32:00Z" w:id="802"/>
                <w:rFonts w:ascii="Calibri" w:hAnsi="Calibri" w:cs="Calibri"/>
                <w:color w:val="000000"/>
                <w:sz w:val="22"/>
                <w:szCs w:val="22"/>
              </w:rPr>
              <w:pPrChange w:author="KARLOVCEC, Barbara" w:date="2025-02-26T14:32:00Z" w16du:dateUtc="2025-02-26T13:32:00Z" w:id="803">
                <w:pPr/>
              </w:pPrChange>
            </w:pPr>
            <w:del w:author="KARLOVCEC, Barbara" w:date="2025-02-26T14:32:00Z" w16du:dateUtc="2025-02-26T13:32:00Z" w:id="804">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12E00C1" w14:textId="7C212289">
            <w:pPr>
              <w:pStyle w:val="BodyText"/>
              <w:tabs>
                <w:tab w:val="left" w:pos="720"/>
                <w:tab w:val="num" w:pos="1440"/>
              </w:tabs>
              <w:rPr>
                <w:del w:author="KARLOVCEC, Barbara" w:date="2025-02-26T14:32:00Z" w16du:dateUtc="2025-02-26T13:32:00Z" w:id="805"/>
                <w:rFonts w:ascii="Calibri" w:hAnsi="Calibri" w:cs="Calibri"/>
                <w:color w:val="000000"/>
                <w:sz w:val="22"/>
                <w:szCs w:val="22"/>
              </w:rPr>
              <w:pPrChange w:author="KARLOVCEC, Barbara" w:date="2025-02-26T14:32:00Z" w16du:dateUtc="2025-02-26T13:32:00Z" w:id="806">
                <w:pPr/>
              </w:pPrChange>
            </w:pPr>
            <w:del w:author="KARLOVCEC, Barbara" w:date="2025-02-26T14:32:00Z" w16du:dateUtc="2025-02-26T13:32:00Z" w:id="807">
              <w:r w:rsidRPr="005D5556" w:rsidDel="00B409B7">
                <w:rPr>
                  <w:rFonts w:ascii="Calibri" w:hAnsi="Calibri" w:cs="Calibri"/>
                  <w:color w:val="000000"/>
                  <w:sz w:val="22"/>
                  <w:szCs w:val="22"/>
                </w:rPr>
                <w:delText>ICE  MAKING MACHINE</w:delText>
              </w:r>
            </w:del>
          </w:p>
        </w:tc>
      </w:tr>
      <w:tr w:rsidRPr="005D5556" w:rsidR="00AD600F" w:rsidDel="00B409B7" w:rsidTr="00AD600F" w14:paraId="4C9D5D1C" w14:textId="3640753F">
        <w:trPr>
          <w:trHeight w:val="300"/>
          <w:del w:author="KARLOVCEC, Barbara" w:date="2025-02-26T14:32:00Z" w:id="808"/>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60FBE4D4" w14:textId="2B16F668">
            <w:pPr>
              <w:pStyle w:val="BodyText"/>
              <w:tabs>
                <w:tab w:val="left" w:pos="720"/>
                <w:tab w:val="num" w:pos="1440"/>
              </w:tabs>
              <w:rPr>
                <w:del w:author="KARLOVCEC, Barbara" w:date="2025-02-26T14:32:00Z" w16du:dateUtc="2025-02-26T13:32:00Z" w:id="809"/>
                <w:rFonts w:ascii="Calibri" w:hAnsi="Calibri" w:cs="Calibri"/>
                <w:color w:val="000000"/>
                <w:sz w:val="22"/>
                <w:szCs w:val="22"/>
              </w:rPr>
              <w:pPrChange w:author="KARLOVCEC, Barbara" w:date="2025-02-26T14:32:00Z" w16du:dateUtc="2025-02-26T13:32:00Z" w:id="810">
                <w:pPr/>
              </w:pPrChange>
            </w:pPr>
            <w:del w:author="KARLOVCEC, Barbara" w:date="2025-02-26T14:32:00Z" w16du:dateUtc="2025-02-26T13:32:00Z" w:id="811">
              <w:r w:rsidRPr="005D5556" w:rsidDel="00B409B7">
                <w:rPr>
                  <w:rFonts w:ascii="Calibri" w:hAnsi="Calibri" w:cs="Calibri"/>
                  <w:color w:val="000000"/>
                  <w:sz w:val="22"/>
                  <w:szCs w:val="22"/>
                </w:rPr>
                <w:delText>19</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A86715B" w14:textId="7B1A5229">
            <w:pPr>
              <w:pStyle w:val="BodyText"/>
              <w:tabs>
                <w:tab w:val="left" w:pos="720"/>
                <w:tab w:val="num" w:pos="1440"/>
              </w:tabs>
              <w:rPr>
                <w:del w:author="KARLOVCEC, Barbara" w:date="2025-02-26T14:32:00Z" w16du:dateUtc="2025-02-26T13:32:00Z" w:id="812"/>
                <w:rFonts w:ascii="Calibri" w:hAnsi="Calibri" w:cs="Calibri"/>
                <w:color w:val="000000"/>
                <w:sz w:val="22"/>
                <w:szCs w:val="22"/>
              </w:rPr>
              <w:pPrChange w:author="KARLOVCEC, Barbara" w:date="2025-02-26T14:32:00Z" w16du:dateUtc="2025-02-26T13:32:00Z" w:id="813">
                <w:pPr/>
              </w:pPrChange>
            </w:pPr>
            <w:del w:author="KARLOVCEC, Barbara" w:date="2025-02-26T14:32:00Z" w16du:dateUtc="2025-02-26T13:32:00Z" w:id="814">
              <w:r w:rsidRPr="005D5556" w:rsidDel="00B409B7">
                <w:rPr>
                  <w:rFonts w:ascii="Calibri" w:hAnsi="Calibri" w:cs="Calibri"/>
                  <w:color w:val="000000"/>
                  <w:sz w:val="22"/>
                  <w:szCs w:val="22"/>
                </w:rPr>
                <w:delText>JODAMAF TECH. NIG. LTD</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2B78FD1" w14:textId="0C7826AD">
            <w:pPr>
              <w:pStyle w:val="BodyText"/>
              <w:tabs>
                <w:tab w:val="left" w:pos="720"/>
                <w:tab w:val="num" w:pos="1440"/>
              </w:tabs>
              <w:rPr>
                <w:del w:author="KARLOVCEC, Barbara" w:date="2025-02-26T14:32:00Z" w16du:dateUtc="2025-02-26T13:32:00Z" w:id="815"/>
                <w:rFonts w:ascii="Calibri" w:hAnsi="Calibri" w:cs="Calibri"/>
                <w:color w:val="000000"/>
                <w:sz w:val="22"/>
                <w:szCs w:val="22"/>
              </w:rPr>
              <w:pPrChange w:author="KARLOVCEC, Barbara" w:date="2025-02-26T14:32:00Z" w16du:dateUtc="2025-02-26T13:32:00Z" w:id="816">
                <w:pPr/>
              </w:pPrChange>
            </w:pPr>
            <w:del w:author="KARLOVCEC, Barbara" w:date="2025-02-26T14:32:00Z" w16du:dateUtc="2025-02-26T13:32:00Z" w:id="817">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67152402" w14:textId="6F925F44">
            <w:pPr>
              <w:pStyle w:val="BodyText"/>
              <w:tabs>
                <w:tab w:val="left" w:pos="720"/>
                <w:tab w:val="num" w:pos="1440"/>
              </w:tabs>
              <w:rPr>
                <w:del w:author="KARLOVCEC, Barbara" w:date="2025-02-26T14:32:00Z" w16du:dateUtc="2025-02-26T13:32:00Z" w:id="818"/>
                <w:rFonts w:ascii="Calibri" w:hAnsi="Calibri" w:cs="Calibri"/>
                <w:color w:val="000000"/>
                <w:sz w:val="22"/>
                <w:szCs w:val="22"/>
              </w:rPr>
              <w:pPrChange w:author="KARLOVCEC, Barbara" w:date="2025-02-26T14:32:00Z" w16du:dateUtc="2025-02-26T13:32:00Z" w:id="819">
                <w:pPr/>
              </w:pPrChange>
            </w:pPr>
            <w:del w:author="KARLOVCEC, Barbara" w:date="2025-02-26T14:32:00Z" w16du:dateUtc="2025-02-26T13:32:00Z" w:id="820">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31134DD3" w14:textId="6C2DDB3C">
            <w:pPr>
              <w:pStyle w:val="BodyText"/>
              <w:tabs>
                <w:tab w:val="left" w:pos="720"/>
                <w:tab w:val="num" w:pos="1440"/>
              </w:tabs>
              <w:rPr>
                <w:del w:author="KARLOVCEC, Barbara" w:date="2025-02-26T14:32:00Z" w16du:dateUtc="2025-02-26T13:32:00Z" w:id="821"/>
                <w:rFonts w:ascii="Calibri" w:hAnsi="Calibri" w:cs="Calibri"/>
                <w:color w:val="000000"/>
                <w:sz w:val="22"/>
                <w:szCs w:val="22"/>
              </w:rPr>
              <w:pPrChange w:author="KARLOVCEC, Barbara" w:date="2025-02-26T14:32:00Z" w16du:dateUtc="2025-02-26T13:32:00Z" w:id="822">
                <w:pPr/>
              </w:pPrChange>
            </w:pPr>
            <w:del w:author="KARLOVCEC, Barbara" w:date="2025-02-26T14:32:00Z" w16du:dateUtc="2025-02-26T13:32:00Z" w:id="823">
              <w:r w:rsidRPr="005D5556" w:rsidDel="00B409B7">
                <w:rPr>
                  <w:rFonts w:ascii="Calibri" w:hAnsi="Calibri" w:cs="Calibri"/>
                  <w:color w:val="000000"/>
                  <w:sz w:val="22"/>
                  <w:szCs w:val="22"/>
                </w:rPr>
                <w:delText>ICE  MAKING MACHINE</w:delText>
              </w:r>
            </w:del>
          </w:p>
        </w:tc>
      </w:tr>
      <w:tr w:rsidRPr="005D5556" w:rsidR="00AD600F" w:rsidDel="00B409B7" w:rsidTr="00AD600F" w14:paraId="2BD3538A" w14:textId="7282D4A8">
        <w:trPr>
          <w:trHeight w:val="450"/>
          <w:del w:author="KARLOVCEC, Barbara" w:date="2025-02-26T14:32:00Z" w:id="824"/>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4C09E39F" w14:textId="3C70E247">
            <w:pPr>
              <w:pStyle w:val="BodyText"/>
              <w:tabs>
                <w:tab w:val="left" w:pos="720"/>
                <w:tab w:val="num" w:pos="1440"/>
              </w:tabs>
              <w:rPr>
                <w:del w:author="KARLOVCEC, Barbara" w:date="2025-02-26T14:32:00Z" w16du:dateUtc="2025-02-26T13:32:00Z" w:id="825"/>
                <w:rFonts w:ascii="Calibri" w:hAnsi="Calibri" w:cs="Calibri"/>
                <w:color w:val="000000"/>
                <w:sz w:val="22"/>
                <w:szCs w:val="22"/>
              </w:rPr>
              <w:pPrChange w:author="KARLOVCEC, Barbara" w:date="2025-02-26T14:32:00Z" w16du:dateUtc="2025-02-26T13:32:00Z" w:id="826">
                <w:pPr/>
              </w:pPrChange>
            </w:pPr>
            <w:del w:author="KARLOVCEC, Barbara" w:date="2025-02-26T14:32:00Z" w16du:dateUtc="2025-02-26T13:32:00Z" w:id="827">
              <w:r w:rsidRPr="005D5556" w:rsidDel="00B409B7">
                <w:rPr>
                  <w:rFonts w:ascii="Calibri" w:hAnsi="Calibri" w:cs="Calibri"/>
                  <w:color w:val="000000"/>
                  <w:sz w:val="22"/>
                  <w:szCs w:val="22"/>
                </w:rPr>
                <w:delText>20</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26E2C8B" w14:textId="55305C21">
            <w:pPr>
              <w:pStyle w:val="BodyText"/>
              <w:tabs>
                <w:tab w:val="left" w:pos="720"/>
                <w:tab w:val="num" w:pos="1440"/>
              </w:tabs>
              <w:rPr>
                <w:del w:author="KARLOVCEC, Barbara" w:date="2025-02-26T14:32:00Z" w16du:dateUtc="2025-02-26T13:32:00Z" w:id="828"/>
                <w:rFonts w:ascii="Calibri" w:hAnsi="Calibri" w:cs="Calibri"/>
                <w:color w:val="000000"/>
                <w:sz w:val="22"/>
                <w:szCs w:val="22"/>
              </w:rPr>
              <w:pPrChange w:author="KARLOVCEC, Barbara" w:date="2025-02-26T14:32:00Z" w16du:dateUtc="2025-02-26T13:32:00Z" w:id="829">
                <w:pPr/>
              </w:pPrChange>
            </w:pPr>
            <w:del w:author="KARLOVCEC, Barbara" w:date="2025-02-26T14:32:00Z" w16du:dateUtc="2025-02-26T13:32:00Z" w:id="830">
              <w:r w:rsidRPr="005D5556" w:rsidDel="00B409B7">
                <w:rPr>
                  <w:rFonts w:ascii="Calibri" w:hAnsi="Calibri" w:cs="Calibri"/>
                  <w:color w:val="000000"/>
                  <w:sz w:val="22"/>
                  <w:szCs w:val="22"/>
                </w:rPr>
                <w:delText>DANY BEST TECHNICAL VENTURE</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7AFABE9" w14:textId="53CB6218">
            <w:pPr>
              <w:pStyle w:val="BodyText"/>
              <w:tabs>
                <w:tab w:val="left" w:pos="720"/>
                <w:tab w:val="num" w:pos="1440"/>
              </w:tabs>
              <w:rPr>
                <w:del w:author="KARLOVCEC, Barbara" w:date="2025-02-26T14:32:00Z" w16du:dateUtc="2025-02-26T13:32:00Z" w:id="831"/>
                <w:rFonts w:ascii="Calibri" w:hAnsi="Calibri" w:cs="Calibri"/>
                <w:color w:val="000000"/>
                <w:sz w:val="22"/>
                <w:szCs w:val="22"/>
              </w:rPr>
              <w:pPrChange w:author="KARLOVCEC, Barbara" w:date="2025-02-26T14:32:00Z" w16du:dateUtc="2025-02-26T13:32:00Z" w:id="832">
                <w:pPr/>
              </w:pPrChange>
            </w:pPr>
            <w:del w:author="KARLOVCEC, Barbara" w:date="2025-02-26T14:32:00Z" w16du:dateUtc="2025-02-26T13:32:00Z" w:id="833">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3962D433" w14:textId="73B23D5B">
            <w:pPr>
              <w:pStyle w:val="BodyText"/>
              <w:tabs>
                <w:tab w:val="left" w:pos="720"/>
                <w:tab w:val="num" w:pos="1440"/>
              </w:tabs>
              <w:rPr>
                <w:del w:author="KARLOVCEC, Barbara" w:date="2025-02-26T14:32:00Z" w16du:dateUtc="2025-02-26T13:32:00Z" w:id="834"/>
                <w:rFonts w:ascii="Calibri" w:hAnsi="Calibri" w:cs="Calibri"/>
                <w:color w:val="000000"/>
                <w:sz w:val="22"/>
                <w:szCs w:val="22"/>
              </w:rPr>
              <w:pPrChange w:author="KARLOVCEC, Barbara" w:date="2025-02-26T14:32:00Z" w16du:dateUtc="2025-02-26T13:32:00Z" w:id="835">
                <w:pPr/>
              </w:pPrChange>
            </w:pPr>
            <w:del w:author="KARLOVCEC, Barbara" w:date="2025-02-26T14:32:00Z" w16du:dateUtc="2025-02-26T13:32:00Z" w:id="836">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1F73781A" w14:textId="581681EA">
            <w:pPr>
              <w:pStyle w:val="BodyText"/>
              <w:tabs>
                <w:tab w:val="left" w:pos="720"/>
                <w:tab w:val="num" w:pos="1440"/>
              </w:tabs>
              <w:rPr>
                <w:del w:author="KARLOVCEC, Barbara" w:date="2025-02-26T14:32:00Z" w16du:dateUtc="2025-02-26T13:32:00Z" w:id="837"/>
                <w:rFonts w:ascii="Calibri" w:hAnsi="Calibri" w:cs="Calibri"/>
                <w:color w:val="000000"/>
                <w:sz w:val="22"/>
                <w:szCs w:val="22"/>
              </w:rPr>
              <w:pPrChange w:author="KARLOVCEC, Barbara" w:date="2025-02-26T14:32:00Z" w16du:dateUtc="2025-02-26T13:32:00Z" w:id="838">
                <w:pPr/>
              </w:pPrChange>
            </w:pPr>
            <w:del w:author="KARLOVCEC, Barbara" w:date="2025-02-26T14:32:00Z" w16du:dateUtc="2025-02-26T13:32:00Z" w:id="839">
              <w:r w:rsidRPr="005D5556" w:rsidDel="00B409B7">
                <w:rPr>
                  <w:rFonts w:ascii="Calibri" w:hAnsi="Calibri" w:cs="Calibri"/>
                  <w:color w:val="000000"/>
                  <w:sz w:val="22"/>
                  <w:szCs w:val="22"/>
                </w:rPr>
                <w:delText>ICE  MAKING MACHINE</w:delText>
              </w:r>
            </w:del>
          </w:p>
        </w:tc>
      </w:tr>
      <w:tr w:rsidRPr="005D5556" w:rsidR="00AD600F" w:rsidDel="00B409B7" w:rsidTr="00AD600F" w14:paraId="254156A7" w14:textId="2B771E72">
        <w:trPr>
          <w:trHeight w:val="450"/>
          <w:del w:author="KARLOVCEC, Barbara" w:date="2025-02-26T14:32:00Z" w:id="840"/>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6538A3A8" w14:textId="4CFE66A1">
            <w:pPr>
              <w:pStyle w:val="BodyText"/>
              <w:tabs>
                <w:tab w:val="left" w:pos="720"/>
                <w:tab w:val="num" w:pos="1440"/>
              </w:tabs>
              <w:rPr>
                <w:del w:author="KARLOVCEC, Barbara" w:date="2025-02-26T14:32:00Z" w16du:dateUtc="2025-02-26T13:32:00Z" w:id="841"/>
                <w:rFonts w:ascii="Calibri" w:hAnsi="Calibri" w:cs="Calibri"/>
                <w:color w:val="000000"/>
                <w:sz w:val="22"/>
                <w:szCs w:val="22"/>
              </w:rPr>
              <w:pPrChange w:author="KARLOVCEC, Barbara" w:date="2025-02-26T14:32:00Z" w16du:dateUtc="2025-02-26T13:32:00Z" w:id="842">
                <w:pPr/>
              </w:pPrChange>
            </w:pPr>
            <w:del w:author="KARLOVCEC, Barbara" w:date="2025-02-26T14:32:00Z" w16du:dateUtc="2025-02-26T13:32:00Z" w:id="843">
              <w:r w:rsidRPr="005D5556" w:rsidDel="00B409B7">
                <w:rPr>
                  <w:rFonts w:ascii="Calibri" w:hAnsi="Calibri" w:cs="Calibri"/>
                  <w:color w:val="000000"/>
                  <w:sz w:val="22"/>
                  <w:szCs w:val="22"/>
                </w:rPr>
                <w:delText>21</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8EB4BA8" w14:textId="56D80BD9">
            <w:pPr>
              <w:pStyle w:val="BodyText"/>
              <w:tabs>
                <w:tab w:val="left" w:pos="720"/>
                <w:tab w:val="num" w:pos="1440"/>
              </w:tabs>
              <w:rPr>
                <w:del w:author="KARLOVCEC, Barbara" w:date="2025-02-26T14:32:00Z" w16du:dateUtc="2025-02-26T13:32:00Z" w:id="844"/>
                <w:rFonts w:ascii="Calibri" w:hAnsi="Calibri" w:cs="Calibri"/>
                <w:color w:val="000000"/>
                <w:sz w:val="22"/>
                <w:szCs w:val="22"/>
              </w:rPr>
              <w:pPrChange w:author="KARLOVCEC, Barbara" w:date="2025-02-26T14:32:00Z" w16du:dateUtc="2025-02-26T13:32:00Z" w:id="845">
                <w:pPr/>
              </w:pPrChange>
            </w:pPr>
            <w:del w:author="KARLOVCEC, Barbara" w:date="2025-02-26T14:32:00Z" w16du:dateUtc="2025-02-26T13:32:00Z" w:id="846">
              <w:r w:rsidRPr="005D5556" w:rsidDel="00B409B7">
                <w:rPr>
                  <w:rFonts w:ascii="Calibri" w:hAnsi="Calibri" w:cs="Calibri"/>
                  <w:color w:val="000000"/>
                  <w:sz w:val="22"/>
                  <w:szCs w:val="22"/>
                </w:rPr>
                <w:delText>JOF-TECH TECHNICAL COMPANY</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5C24DE4" w14:textId="1A330E39">
            <w:pPr>
              <w:pStyle w:val="BodyText"/>
              <w:tabs>
                <w:tab w:val="left" w:pos="720"/>
                <w:tab w:val="num" w:pos="1440"/>
              </w:tabs>
              <w:rPr>
                <w:del w:author="KARLOVCEC, Barbara" w:date="2025-02-26T14:32:00Z" w16du:dateUtc="2025-02-26T13:32:00Z" w:id="847"/>
                <w:rFonts w:ascii="Calibri" w:hAnsi="Calibri" w:cs="Calibri"/>
                <w:color w:val="000000"/>
                <w:sz w:val="22"/>
                <w:szCs w:val="22"/>
              </w:rPr>
              <w:pPrChange w:author="KARLOVCEC, Barbara" w:date="2025-02-26T14:32:00Z" w16du:dateUtc="2025-02-26T13:32:00Z" w:id="848">
                <w:pPr/>
              </w:pPrChange>
            </w:pPr>
            <w:del w:author="KARLOVCEC, Barbara" w:date="2025-02-26T14:32:00Z" w16du:dateUtc="2025-02-26T13:32:00Z" w:id="849">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0A32DFD9" w14:textId="4D7CCB7B">
            <w:pPr>
              <w:pStyle w:val="BodyText"/>
              <w:tabs>
                <w:tab w:val="left" w:pos="720"/>
                <w:tab w:val="num" w:pos="1440"/>
              </w:tabs>
              <w:rPr>
                <w:del w:author="KARLOVCEC, Barbara" w:date="2025-02-26T14:32:00Z" w16du:dateUtc="2025-02-26T13:32:00Z" w:id="850"/>
                <w:rFonts w:ascii="Calibri" w:hAnsi="Calibri" w:cs="Calibri"/>
                <w:color w:val="000000"/>
                <w:sz w:val="22"/>
                <w:szCs w:val="22"/>
              </w:rPr>
              <w:pPrChange w:author="KARLOVCEC, Barbara" w:date="2025-02-26T14:32:00Z" w16du:dateUtc="2025-02-26T13:32:00Z" w:id="851">
                <w:pPr/>
              </w:pPrChange>
            </w:pPr>
            <w:del w:author="KARLOVCEC, Barbara" w:date="2025-02-26T14:32:00Z" w16du:dateUtc="2025-02-26T13:32:00Z" w:id="852">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CC24E43" w14:textId="077B97B1">
            <w:pPr>
              <w:pStyle w:val="BodyText"/>
              <w:tabs>
                <w:tab w:val="left" w:pos="720"/>
                <w:tab w:val="num" w:pos="1440"/>
              </w:tabs>
              <w:rPr>
                <w:del w:author="KARLOVCEC, Barbara" w:date="2025-02-26T14:32:00Z" w16du:dateUtc="2025-02-26T13:32:00Z" w:id="853"/>
                <w:rFonts w:ascii="Calibri" w:hAnsi="Calibri" w:cs="Calibri"/>
                <w:color w:val="000000"/>
                <w:sz w:val="22"/>
                <w:szCs w:val="22"/>
              </w:rPr>
              <w:pPrChange w:author="KARLOVCEC, Barbara" w:date="2025-02-26T14:32:00Z" w16du:dateUtc="2025-02-26T13:32:00Z" w:id="854">
                <w:pPr/>
              </w:pPrChange>
            </w:pPr>
            <w:del w:author="KARLOVCEC, Barbara" w:date="2025-02-26T14:32:00Z" w16du:dateUtc="2025-02-26T13:32:00Z" w:id="855">
              <w:r w:rsidRPr="005D5556" w:rsidDel="00B409B7">
                <w:rPr>
                  <w:rFonts w:ascii="Calibri" w:hAnsi="Calibri" w:cs="Calibri"/>
                  <w:color w:val="000000"/>
                  <w:sz w:val="22"/>
                  <w:szCs w:val="22"/>
                </w:rPr>
                <w:delText>ICE  MAKING MACHINE</w:delText>
              </w:r>
            </w:del>
          </w:p>
        </w:tc>
      </w:tr>
      <w:tr w:rsidRPr="005D5556" w:rsidR="00AD600F" w:rsidDel="00B409B7" w:rsidTr="00AD600F" w14:paraId="632A516E" w14:textId="7741513C">
        <w:trPr>
          <w:trHeight w:val="450"/>
          <w:del w:author="KARLOVCEC, Barbara" w:date="2025-02-26T14:32:00Z" w:id="856"/>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56A6173D" w14:textId="559F2404">
            <w:pPr>
              <w:pStyle w:val="BodyText"/>
              <w:tabs>
                <w:tab w:val="left" w:pos="720"/>
                <w:tab w:val="num" w:pos="1440"/>
              </w:tabs>
              <w:rPr>
                <w:del w:author="KARLOVCEC, Barbara" w:date="2025-02-26T14:32:00Z" w16du:dateUtc="2025-02-26T13:32:00Z" w:id="857"/>
                <w:rFonts w:ascii="Calibri" w:hAnsi="Calibri" w:cs="Calibri"/>
                <w:color w:val="000000"/>
                <w:sz w:val="22"/>
                <w:szCs w:val="22"/>
              </w:rPr>
              <w:pPrChange w:author="KARLOVCEC, Barbara" w:date="2025-02-26T14:32:00Z" w16du:dateUtc="2025-02-26T13:32:00Z" w:id="858">
                <w:pPr/>
              </w:pPrChange>
            </w:pPr>
            <w:del w:author="KARLOVCEC, Barbara" w:date="2025-02-26T14:32:00Z" w16du:dateUtc="2025-02-26T13:32:00Z" w:id="859">
              <w:r w:rsidRPr="005D5556" w:rsidDel="00B409B7">
                <w:rPr>
                  <w:rFonts w:ascii="Calibri" w:hAnsi="Calibri" w:cs="Calibri"/>
                  <w:color w:val="000000"/>
                  <w:sz w:val="22"/>
                  <w:szCs w:val="22"/>
                </w:rPr>
                <w:delText>22</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CD65F72" w14:textId="0154DCC4">
            <w:pPr>
              <w:pStyle w:val="BodyText"/>
              <w:tabs>
                <w:tab w:val="left" w:pos="720"/>
                <w:tab w:val="num" w:pos="1440"/>
              </w:tabs>
              <w:rPr>
                <w:del w:author="KARLOVCEC, Barbara" w:date="2025-02-26T14:32:00Z" w16du:dateUtc="2025-02-26T13:32:00Z" w:id="860"/>
                <w:rFonts w:ascii="Calibri" w:hAnsi="Calibri" w:cs="Calibri"/>
                <w:color w:val="000000"/>
                <w:sz w:val="22"/>
                <w:szCs w:val="22"/>
              </w:rPr>
              <w:pPrChange w:author="KARLOVCEC, Barbara" w:date="2025-02-26T14:32:00Z" w16du:dateUtc="2025-02-26T13:32:00Z" w:id="861">
                <w:pPr/>
              </w:pPrChange>
            </w:pPr>
            <w:del w:author="KARLOVCEC, Barbara" w:date="2025-02-26T14:32:00Z" w16du:dateUtc="2025-02-26T13:32:00Z" w:id="862">
              <w:r w:rsidRPr="005D5556" w:rsidDel="00B409B7">
                <w:rPr>
                  <w:rFonts w:ascii="Calibri" w:hAnsi="Calibri" w:cs="Calibri"/>
                  <w:color w:val="000000"/>
                  <w:sz w:val="22"/>
                  <w:szCs w:val="22"/>
                </w:rPr>
                <w:delText xml:space="preserve">JOHN OSIKE FABRICATION WORK </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7185B8E" w14:textId="102D939C">
            <w:pPr>
              <w:pStyle w:val="BodyText"/>
              <w:tabs>
                <w:tab w:val="left" w:pos="720"/>
                <w:tab w:val="num" w:pos="1440"/>
              </w:tabs>
              <w:rPr>
                <w:del w:author="KARLOVCEC, Barbara" w:date="2025-02-26T14:32:00Z" w16du:dateUtc="2025-02-26T13:32:00Z" w:id="863"/>
                <w:rFonts w:ascii="Calibri" w:hAnsi="Calibri" w:cs="Calibri"/>
                <w:color w:val="000000"/>
                <w:sz w:val="22"/>
                <w:szCs w:val="22"/>
              </w:rPr>
              <w:pPrChange w:author="KARLOVCEC, Barbara" w:date="2025-02-26T14:32:00Z" w16du:dateUtc="2025-02-26T13:32:00Z" w:id="864">
                <w:pPr/>
              </w:pPrChange>
            </w:pPr>
            <w:del w:author="KARLOVCEC, Barbara" w:date="2025-02-26T14:32:00Z" w16du:dateUtc="2025-02-26T13:32:00Z" w:id="865">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4C7D0078" w14:textId="582EC5A5">
            <w:pPr>
              <w:pStyle w:val="BodyText"/>
              <w:tabs>
                <w:tab w:val="left" w:pos="720"/>
                <w:tab w:val="num" w:pos="1440"/>
              </w:tabs>
              <w:rPr>
                <w:del w:author="KARLOVCEC, Barbara" w:date="2025-02-26T14:32:00Z" w16du:dateUtc="2025-02-26T13:32:00Z" w:id="866"/>
                <w:rFonts w:ascii="Calibri" w:hAnsi="Calibri" w:cs="Calibri"/>
                <w:color w:val="000000"/>
                <w:sz w:val="22"/>
                <w:szCs w:val="22"/>
              </w:rPr>
              <w:pPrChange w:author="KARLOVCEC, Barbara" w:date="2025-02-26T14:32:00Z" w16du:dateUtc="2025-02-26T13:32:00Z" w:id="867">
                <w:pPr/>
              </w:pPrChange>
            </w:pPr>
            <w:del w:author="KARLOVCEC, Barbara" w:date="2025-02-26T14:32:00Z" w16du:dateUtc="2025-02-26T13:32:00Z" w:id="868">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7287EA09" w14:textId="4B7C3670">
            <w:pPr>
              <w:pStyle w:val="BodyText"/>
              <w:tabs>
                <w:tab w:val="left" w:pos="720"/>
                <w:tab w:val="num" w:pos="1440"/>
              </w:tabs>
              <w:rPr>
                <w:del w:author="KARLOVCEC, Barbara" w:date="2025-02-26T14:32:00Z" w16du:dateUtc="2025-02-26T13:32:00Z" w:id="869"/>
                <w:rFonts w:ascii="Calibri" w:hAnsi="Calibri" w:cs="Calibri"/>
                <w:color w:val="000000"/>
                <w:sz w:val="22"/>
                <w:szCs w:val="22"/>
              </w:rPr>
              <w:pPrChange w:author="KARLOVCEC, Barbara" w:date="2025-02-26T14:32:00Z" w16du:dateUtc="2025-02-26T13:32:00Z" w:id="870">
                <w:pPr/>
              </w:pPrChange>
            </w:pPr>
            <w:del w:author="KARLOVCEC, Barbara" w:date="2025-02-26T14:32:00Z" w16du:dateUtc="2025-02-26T13:32:00Z" w:id="871">
              <w:r w:rsidRPr="005D5556" w:rsidDel="00B409B7">
                <w:rPr>
                  <w:rFonts w:ascii="Calibri" w:hAnsi="Calibri" w:cs="Calibri"/>
                  <w:color w:val="000000"/>
                  <w:sz w:val="22"/>
                  <w:szCs w:val="22"/>
                </w:rPr>
                <w:delText>ICE  MAKING MACHINE</w:delText>
              </w:r>
            </w:del>
          </w:p>
        </w:tc>
      </w:tr>
      <w:tr w:rsidRPr="005D5556" w:rsidR="00AD600F" w:rsidDel="00B409B7" w:rsidTr="00AD600F" w14:paraId="12AEF546" w14:textId="4132A3FA">
        <w:trPr>
          <w:trHeight w:val="300"/>
          <w:del w:author="KARLOVCEC, Barbara" w:date="2025-02-26T14:32:00Z" w:id="872"/>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6982D408" w14:textId="7BC31F8F">
            <w:pPr>
              <w:pStyle w:val="BodyText"/>
              <w:tabs>
                <w:tab w:val="left" w:pos="720"/>
                <w:tab w:val="num" w:pos="1440"/>
              </w:tabs>
              <w:rPr>
                <w:del w:author="KARLOVCEC, Barbara" w:date="2025-02-26T14:32:00Z" w16du:dateUtc="2025-02-26T13:32:00Z" w:id="873"/>
                <w:rFonts w:ascii="Calibri" w:hAnsi="Calibri" w:cs="Calibri"/>
                <w:color w:val="000000"/>
                <w:sz w:val="22"/>
                <w:szCs w:val="22"/>
              </w:rPr>
              <w:pPrChange w:author="KARLOVCEC, Barbara" w:date="2025-02-26T14:32:00Z" w16du:dateUtc="2025-02-26T13:32:00Z" w:id="874">
                <w:pPr/>
              </w:pPrChange>
            </w:pPr>
            <w:del w:author="KARLOVCEC, Barbara" w:date="2025-02-26T14:32:00Z" w16du:dateUtc="2025-02-26T13:32:00Z" w:id="875">
              <w:r w:rsidRPr="005D5556" w:rsidDel="00B409B7">
                <w:rPr>
                  <w:rFonts w:ascii="Calibri" w:hAnsi="Calibri" w:cs="Calibri"/>
                  <w:color w:val="000000"/>
                  <w:sz w:val="22"/>
                  <w:szCs w:val="22"/>
                </w:rPr>
                <w:delText>23</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B0D2666" w14:textId="6E525316">
            <w:pPr>
              <w:pStyle w:val="BodyText"/>
              <w:tabs>
                <w:tab w:val="left" w:pos="720"/>
                <w:tab w:val="num" w:pos="1440"/>
              </w:tabs>
              <w:rPr>
                <w:del w:author="KARLOVCEC, Barbara" w:date="2025-02-26T14:32:00Z" w16du:dateUtc="2025-02-26T13:32:00Z" w:id="876"/>
                <w:rFonts w:ascii="Calibri" w:hAnsi="Calibri" w:cs="Calibri"/>
                <w:color w:val="000000"/>
                <w:sz w:val="22"/>
                <w:szCs w:val="22"/>
              </w:rPr>
              <w:pPrChange w:author="KARLOVCEC, Barbara" w:date="2025-02-26T14:32:00Z" w16du:dateUtc="2025-02-26T13:32:00Z" w:id="877">
                <w:pPr/>
              </w:pPrChange>
            </w:pPr>
            <w:del w:author="KARLOVCEC, Barbara" w:date="2025-02-26T14:32:00Z" w16du:dateUtc="2025-02-26T13:32:00Z" w:id="878">
              <w:r w:rsidRPr="005D5556" w:rsidDel="00B409B7">
                <w:rPr>
                  <w:rFonts w:ascii="Calibri" w:hAnsi="Calibri" w:cs="Calibri"/>
                  <w:color w:val="000000"/>
                  <w:sz w:val="22"/>
                  <w:szCs w:val="22"/>
                </w:rPr>
                <w:delText>DE-RAY AND CO TECH</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286FBAF" w14:textId="2D773F65">
            <w:pPr>
              <w:pStyle w:val="BodyText"/>
              <w:tabs>
                <w:tab w:val="left" w:pos="720"/>
                <w:tab w:val="num" w:pos="1440"/>
              </w:tabs>
              <w:rPr>
                <w:del w:author="KARLOVCEC, Barbara" w:date="2025-02-26T14:32:00Z" w16du:dateUtc="2025-02-26T13:32:00Z" w:id="879"/>
                <w:rFonts w:ascii="Calibri" w:hAnsi="Calibri" w:cs="Calibri"/>
                <w:color w:val="000000"/>
                <w:sz w:val="22"/>
                <w:szCs w:val="22"/>
              </w:rPr>
              <w:pPrChange w:author="KARLOVCEC, Barbara" w:date="2025-02-26T14:32:00Z" w16du:dateUtc="2025-02-26T13:32:00Z" w:id="880">
                <w:pPr/>
              </w:pPrChange>
            </w:pPr>
            <w:del w:author="KARLOVCEC, Barbara" w:date="2025-02-26T14:32:00Z" w16du:dateUtc="2025-02-26T13:32:00Z" w:id="881">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2F72403E" w14:textId="5503022D">
            <w:pPr>
              <w:pStyle w:val="BodyText"/>
              <w:tabs>
                <w:tab w:val="left" w:pos="720"/>
                <w:tab w:val="num" w:pos="1440"/>
              </w:tabs>
              <w:rPr>
                <w:del w:author="KARLOVCEC, Barbara" w:date="2025-02-26T14:32:00Z" w16du:dateUtc="2025-02-26T13:32:00Z" w:id="882"/>
                <w:rFonts w:ascii="Calibri" w:hAnsi="Calibri" w:cs="Calibri"/>
                <w:color w:val="000000"/>
                <w:sz w:val="22"/>
                <w:szCs w:val="22"/>
              </w:rPr>
              <w:pPrChange w:author="KARLOVCEC, Barbara" w:date="2025-02-26T14:32:00Z" w16du:dateUtc="2025-02-26T13:32:00Z" w:id="883">
                <w:pPr/>
              </w:pPrChange>
            </w:pPr>
            <w:del w:author="KARLOVCEC, Barbara" w:date="2025-02-26T14:32:00Z" w16du:dateUtc="2025-02-26T13:32:00Z" w:id="884">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4D1751EE" w14:textId="5328041D">
            <w:pPr>
              <w:pStyle w:val="BodyText"/>
              <w:tabs>
                <w:tab w:val="left" w:pos="720"/>
                <w:tab w:val="num" w:pos="1440"/>
              </w:tabs>
              <w:rPr>
                <w:del w:author="KARLOVCEC, Barbara" w:date="2025-02-26T14:32:00Z" w16du:dateUtc="2025-02-26T13:32:00Z" w:id="885"/>
                <w:rFonts w:ascii="Calibri" w:hAnsi="Calibri" w:cs="Calibri"/>
                <w:color w:val="000000"/>
                <w:sz w:val="22"/>
                <w:szCs w:val="22"/>
              </w:rPr>
              <w:pPrChange w:author="KARLOVCEC, Barbara" w:date="2025-02-26T14:32:00Z" w16du:dateUtc="2025-02-26T13:32:00Z" w:id="886">
                <w:pPr/>
              </w:pPrChange>
            </w:pPr>
            <w:del w:author="KARLOVCEC, Barbara" w:date="2025-02-26T14:32:00Z" w16du:dateUtc="2025-02-26T13:32:00Z" w:id="887">
              <w:r w:rsidRPr="005D5556" w:rsidDel="00B409B7">
                <w:rPr>
                  <w:rFonts w:ascii="Calibri" w:hAnsi="Calibri" w:cs="Calibri"/>
                  <w:color w:val="000000"/>
                  <w:sz w:val="22"/>
                  <w:szCs w:val="22"/>
                </w:rPr>
                <w:delText>ICE  MAKING MACHINE</w:delText>
              </w:r>
            </w:del>
          </w:p>
        </w:tc>
      </w:tr>
      <w:tr w:rsidRPr="005D5556" w:rsidR="00AD600F" w:rsidDel="00B409B7" w:rsidTr="00AD600F" w14:paraId="5743F0F3" w14:textId="5A404D5E">
        <w:trPr>
          <w:trHeight w:val="300"/>
          <w:del w:author="KARLOVCEC, Barbara" w:date="2025-02-26T14:32:00Z" w:id="888"/>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5D0441CA" w14:textId="2440D1C0">
            <w:pPr>
              <w:pStyle w:val="BodyText"/>
              <w:tabs>
                <w:tab w:val="left" w:pos="720"/>
                <w:tab w:val="num" w:pos="1440"/>
              </w:tabs>
              <w:rPr>
                <w:del w:author="KARLOVCEC, Barbara" w:date="2025-02-26T14:32:00Z" w16du:dateUtc="2025-02-26T13:32:00Z" w:id="889"/>
                <w:rFonts w:ascii="Calibri" w:hAnsi="Calibri" w:cs="Calibri"/>
                <w:color w:val="000000"/>
                <w:sz w:val="22"/>
                <w:szCs w:val="22"/>
              </w:rPr>
              <w:pPrChange w:author="KARLOVCEC, Barbara" w:date="2025-02-26T14:32:00Z" w16du:dateUtc="2025-02-26T13:32:00Z" w:id="890">
                <w:pPr/>
              </w:pPrChange>
            </w:pPr>
            <w:del w:author="KARLOVCEC, Barbara" w:date="2025-02-26T14:32:00Z" w16du:dateUtc="2025-02-26T13:32:00Z" w:id="891">
              <w:r w:rsidRPr="005D5556" w:rsidDel="00B409B7">
                <w:rPr>
                  <w:rFonts w:ascii="Calibri" w:hAnsi="Calibri" w:cs="Calibri"/>
                  <w:color w:val="000000"/>
                  <w:sz w:val="22"/>
                  <w:szCs w:val="22"/>
                </w:rPr>
                <w:delText>24</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75CC78A" w14:textId="6383D743">
            <w:pPr>
              <w:pStyle w:val="BodyText"/>
              <w:tabs>
                <w:tab w:val="left" w:pos="720"/>
                <w:tab w:val="num" w:pos="1440"/>
              </w:tabs>
              <w:rPr>
                <w:del w:author="KARLOVCEC, Barbara" w:date="2025-02-26T14:32:00Z" w16du:dateUtc="2025-02-26T13:32:00Z" w:id="892"/>
                <w:rFonts w:ascii="Calibri" w:hAnsi="Calibri" w:cs="Calibri"/>
                <w:color w:val="000000"/>
                <w:sz w:val="22"/>
                <w:szCs w:val="22"/>
              </w:rPr>
              <w:pPrChange w:author="KARLOVCEC, Barbara" w:date="2025-02-26T14:32:00Z" w16du:dateUtc="2025-02-26T13:32:00Z" w:id="893">
                <w:pPr/>
              </w:pPrChange>
            </w:pPr>
            <w:del w:author="KARLOVCEC, Barbara" w:date="2025-02-26T14:32:00Z" w16du:dateUtc="2025-02-26T13:32:00Z" w:id="894">
              <w:r w:rsidRPr="005D5556" w:rsidDel="00B409B7">
                <w:rPr>
                  <w:rFonts w:ascii="Calibri" w:hAnsi="Calibri" w:cs="Calibri"/>
                  <w:color w:val="000000"/>
                  <w:sz w:val="22"/>
                  <w:szCs w:val="22"/>
                </w:rPr>
                <w:delText>ALIU COOLS TECH. CO</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D5FB4DB" w14:textId="3E3B42AE">
            <w:pPr>
              <w:pStyle w:val="BodyText"/>
              <w:tabs>
                <w:tab w:val="left" w:pos="720"/>
                <w:tab w:val="num" w:pos="1440"/>
              </w:tabs>
              <w:rPr>
                <w:del w:author="KARLOVCEC, Barbara" w:date="2025-02-26T14:32:00Z" w16du:dateUtc="2025-02-26T13:32:00Z" w:id="895"/>
                <w:rFonts w:ascii="Calibri" w:hAnsi="Calibri" w:cs="Calibri"/>
                <w:color w:val="000000"/>
                <w:sz w:val="22"/>
                <w:szCs w:val="22"/>
              </w:rPr>
              <w:pPrChange w:author="KARLOVCEC, Barbara" w:date="2025-02-26T14:32:00Z" w16du:dateUtc="2025-02-26T13:32:00Z" w:id="896">
                <w:pPr/>
              </w:pPrChange>
            </w:pPr>
            <w:del w:author="KARLOVCEC, Barbara" w:date="2025-02-26T14:32:00Z" w16du:dateUtc="2025-02-26T13:32:00Z" w:id="897">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2BA9E01F" w14:textId="1709AD46">
            <w:pPr>
              <w:pStyle w:val="BodyText"/>
              <w:tabs>
                <w:tab w:val="left" w:pos="720"/>
                <w:tab w:val="num" w:pos="1440"/>
              </w:tabs>
              <w:rPr>
                <w:del w:author="KARLOVCEC, Barbara" w:date="2025-02-26T14:32:00Z" w16du:dateUtc="2025-02-26T13:32:00Z" w:id="898"/>
                <w:rFonts w:ascii="Calibri" w:hAnsi="Calibri" w:cs="Calibri"/>
                <w:color w:val="000000"/>
                <w:sz w:val="22"/>
                <w:szCs w:val="22"/>
              </w:rPr>
              <w:pPrChange w:author="KARLOVCEC, Barbara" w:date="2025-02-26T14:32:00Z" w16du:dateUtc="2025-02-26T13:32:00Z" w:id="899">
                <w:pPr/>
              </w:pPrChange>
            </w:pPr>
            <w:del w:author="KARLOVCEC, Barbara" w:date="2025-02-26T14:32:00Z" w16du:dateUtc="2025-02-26T13:32:00Z" w:id="900">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2F07BF55" w14:textId="30EB9F05">
            <w:pPr>
              <w:pStyle w:val="BodyText"/>
              <w:tabs>
                <w:tab w:val="left" w:pos="720"/>
                <w:tab w:val="num" w:pos="1440"/>
              </w:tabs>
              <w:rPr>
                <w:del w:author="KARLOVCEC, Barbara" w:date="2025-02-26T14:32:00Z" w16du:dateUtc="2025-02-26T13:32:00Z" w:id="901"/>
                <w:rFonts w:ascii="Calibri" w:hAnsi="Calibri" w:cs="Calibri"/>
                <w:color w:val="000000"/>
                <w:sz w:val="22"/>
                <w:szCs w:val="22"/>
              </w:rPr>
              <w:pPrChange w:author="KARLOVCEC, Barbara" w:date="2025-02-26T14:32:00Z" w16du:dateUtc="2025-02-26T13:32:00Z" w:id="902">
                <w:pPr/>
              </w:pPrChange>
            </w:pPr>
            <w:del w:author="KARLOVCEC, Barbara" w:date="2025-02-26T14:32:00Z" w16du:dateUtc="2025-02-26T13:32:00Z" w:id="903">
              <w:r w:rsidRPr="005D5556" w:rsidDel="00B409B7">
                <w:rPr>
                  <w:rFonts w:ascii="Calibri" w:hAnsi="Calibri" w:cs="Calibri"/>
                  <w:color w:val="000000"/>
                  <w:sz w:val="22"/>
                  <w:szCs w:val="22"/>
                </w:rPr>
                <w:delText>ICE  MAKING MACHINE</w:delText>
              </w:r>
            </w:del>
          </w:p>
        </w:tc>
      </w:tr>
      <w:tr w:rsidRPr="005D5556" w:rsidR="00AD600F" w:rsidDel="00B409B7" w:rsidTr="00AD600F" w14:paraId="08781926" w14:textId="407E2894">
        <w:trPr>
          <w:trHeight w:val="450"/>
          <w:del w:author="KARLOVCEC, Barbara" w:date="2025-02-26T14:32:00Z" w:id="904"/>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647F88A5" w14:textId="4000F316">
            <w:pPr>
              <w:pStyle w:val="BodyText"/>
              <w:tabs>
                <w:tab w:val="left" w:pos="720"/>
                <w:tab w:val="num" w:pos="1440"/>
              </w:tabs>
              <w:rPr>
                <w:del w:author="KARLOVCEC, Barbara" w:date="2025-02-26T14:32:00Z" w16du:dateUtc="2025-02-26T13:32:00Z" w:id="905"/>
                <w:rFonts w:ascii="Calibri" w:hAnsi="Calibri" w:cs="Calibri"/>
                <w:color w:val="000000"/>
                <w:sz w:val="22"/>
                <w:szCs w:val="22"/>
              </w:rPr>
              <w:pPrChange w:author="KARLOVCEC, Barbara" w:date="2025-02-26T14:32:00Z" w16du:dateUtc="2025-02-26T13:32:00Z" w:id="906">
                <w:pPr/>
              </w:pPrChange>
            </w:pPr>
            <w:del w:author="KARLOVCEC, Barbara" w:date="2025-02-26T14:32:00Z" w16du:dateUtc="2025-02-26T13:32:00Z" w:id="907">
              <w:r w:rsidRPr="005D5556" w:rsidDel="00B409B7">
                <w:rPr>
                  <w:rFonts w:ascii="Calibri" w:hAnsi="Calibri" w:cs="Calibri"/>
                  <w:color w:val="000000"/>
                  <w:sz w:val="22"/>
                  <w:szCs w:val="22"/>
                </w:rPr>
                <w:delText>25</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BAA1123" w14:textId="14FECC74">
            <w:pPr>
              <w:pStyle w:val="BodyText"/>
              <w:tabs>
                <w:tab w:val="left" w:pos="720"/>
                <w:tab w:val="num" w:pos="1440"/>
              </w:tabs>
              <w:rPr>
                <w:del w:author="KARLOVCEC, Barbara" w:date="2025-02-26T14:32:00Z" w16du:dateUtc="2025-02-26T13:32:00Z" w:id="908"/>
                <w:rFonts w:ascii="Calibri" w:hAnsi="Calibri" w:cs="Calibri"/>
                <w:color w:val="000000"/>
                <w:sz w:val="22"/>
                <w:szCs w:val="22"/>
              </w:rPr>
              <w:pPrChange w:author="KARLOVCEC, Barbara" w:date="2025-02-26T14:32:00Z" w16du:dateUtc="2025-02-26T13:32:00Z" w:id="909">
                <w:pPr/>
              </w:pPrChange>
            </w:pPr>
            <w:del w:author="KARLOVCEC, Barbara" w:date="2025-02-26T14:32:00Z" w16du:dateUtc="2025-02-26T13:32:00Z" w:id="910">
              <w:r w:rsidRPr="005D5556" w:rsidDel="00B409B7">
                <w:rPr>
                  <w:rFonts w:ascii="Calibri" w:hAnsi="Calibri" w:cs="Calibri"/>
                  <w:color w:val="000000"/>
                  <w:sz w:val="22"/>
                  <w:szCs w:val="22"/>
                </w:rPr>
                <w:delText>ELECTRO-DATERO NIGERIA LIMITED</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6603479" w14:textId="396FC559">
            <w:pPr>
              <w:pStyle w:val="BodyText"/>
              <w:tabs>
                <w:tab w:val="left" w:pos="720"/>
                <w:tab w:val="num" w:pos="1440"/>
              </w:tabs>
              <w:rPr>
                <w:del w:author="KARLOVCEC, Barbara" w:date="2025-02-26T14:32:00Z" w16du:dateUtc="2025-02-26T13:32:00Z" w:id="911"/>
                <w:rFonts w:ascii="Calibri" w:hAnsi="Calibri" w:cs="Calibri"/>
                <w:color w:val="000000"/>
                <w:sz w:val="22"/>
                <w:szCs w:val="22"/>
              </w:rPr>
              <w:pPrChange w:author="KARLOVCEC, Barbara" w:date="2025-02-26T14:32:00Z" w16du:dateUtc="2025-02-26T13:32:00Z" w:id="912">
                <w:pPr/>
              </w:pPrChange>
            </w:pPr>
            <w:del w:author="KARLOVCEC, Barbara" w:date="2025-02-26T14:32:00Z" w16du:dateUtc="2025-02-26T13:32:00Z" w:id="913">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03C9C7C0" w14:textId="6B79EE3A">
            <w:pPr>
              <w:pStyle w:val="BodyText"/>
              <w:tabs>
                <w:tab w:val="left" w:pos="720"/>
                <w:tab w:val="num" w:pos="1440"/>
              </w:tabs>
              <w:rPr>
                <w:del w:author="KARLOVCEC, Barbara" w:date="2025-02-26T14:32:00Z" w16du:dateUtc="2025-02-26T13:32:00Z" w:id="914"/>
                <w:rFonts w:ascii="Calibri" w:hAnsi="Calibri" w:cs="Calibri"/>
                <w:color w:val="000000"/>
                <w:sz w:val="22"/>
                <w:szCs w:val="22"/>
              </w:rPr>
              <w:pPrChange w:author="KARLOVCEC, Barbara" w:date="2025-02-26T14:32:00Z" w16du:dateUtc="2025-02-26T13:32:00Z" w:id="915">
                <w:pPr/>
              </w:pPrChange>
            </w:pPr>
            <w:del w:author="KARLOVCEC, Barbara" w:date="2025-02-26T14:32:00Z" w16du:dateUtc="2025-02-26T13:32:00Z" w:id="916">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6F00B04B" w14:textId="22E1837D">
            <w:pPr>
              <w:pStyle w:val="BodyText"/>
              <w:tabs>
                <w:tab w:val="left" w:pos="720"/>
                <w:tab w:val="num" w:pos="1440"/>
              </w:tabs>
              <w:rPr>
                <w:del w:author="KARLOVCEC, Barbara" w:date="2025-02-26T14:32:00Z" w16du:dateUtc="2025-02-26T13:32:00Z" w:id="917"/>
                <w:rFonts w:ascii="Calibri" w:hAnsi="Calibri" w:cs="Calibri"/>
                <w:color w:val="000000"/>
                <w:sz w:val="22"/>
                <w:szCs w:val="22"/>
              </w:rPr>
              <w:pPrChange w:author="KARLOVCEC, Barbara" w:date="2025-02-26T14:32:00Z" w16du:dateUtc="2025-02-26T13:32:00Z" w:id="918">
                <w:pPr/>
              </w:pPrChange>
            </w:pPr>
            <w:del w:author="KARLOVCEC, Barbara" w:date="2025-02-26T14:32:00Z" w16du:dateUtc="2025-02-26T13:32:00Z" w:id="919">
              <w:r w:rsidRPr="005D5556" w:rsidDel="00B409B7">
                <w:rPr>
                  <w:rFonts w:ascii="Calibri" w:hAnsi="Calibri" w:cs="Calibri"/>
                  <w:color w:val="000000"/>
                  <w:sz w:val="22"/>
                  <w:szCs w:val="22"/>
                </w:rPr>
                <w:delText>ICE  MAKING MACHINE</w:delText>
              </w:r>
            </w:del>
          </w:p>
        </w:tc>
      </w:tr>
      <w:tr w:rsidRPr="005D5556" w:rsidR="00AD600F" w:rsidDel="00B409B7" w:rsidTr="00AD600F" w14:paraId="58B57B0D" w14:textId="0D16E8C6">
        <w:trPr>
          <w:trHeight w:val="900"/>
          <w:del w:author="KARLOVCEC, Barbara" w:date="2025-02-26T14:32:00Z" w:id="920"/>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02696980" w14:textId="47D6467B">
            <w:pPr>
              <w:pStyle w:val="BodyText"/>
              <w:tabs>
                <w:tab w:val="left" w:pos="720"/>
                <w:tab w:val="num" w:pos="1440"/>
              </w:tabs>
              <w:rPr>
                <w:del w:author="KARLOVCEC, Barbara" w:date="2025-02-26T14:32:00Z" w16du:dateUtc="2025-02-26T13:32:00Z" w:id="921"/>
                <w:rFonts w:ascii="Calibri" w:hAnsi="Calibri" w:cs="Calibri"/>
                <w:color w:val="000000"/>
                <w:sz w:val="22"/>
                <w:szCs w:val="22"/>
              </w:rPr>
              <w:pPrChange w:author="KARLOVCEC, Barbara" w:date="2025-02-26T14:32:00Z" w16du:dateUtc="2025-02-26T13:32:00Z" w:id="922">
                <w:pPr/>
              </w:pPrChange>
            </w:pPr>
            <w:del w:author="KARLOVCEC, Barbara" w:date="2025-02-26T14:32:00Z" w16du:dateUtc="2025-02-26T13:32:00Z" w:id="923">
              <w:r w:rsidRPr="005D5556" w:rsidDel="00B409B7">
                <w:rPr>
                  <w:rFonts w:ascii="Calibri" w:hAnsi="Calibri" w:cs="Calibri"/>
                  <w:color w:val="000000"/>
                  <w:sz w:val="22"/>
                  <w:szCs w:val="22"/>
                </w:rPr>
                <w:delText>26</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1010ACD" w14:textId="6E5AF5DD">
            <w:pPr>
              <w:pStyle w:val="BodyText"/>
              <w:tabs>
                <w:tab w:val="left" w:pos="720"/>
                <w:tab w:val="num" w:pos="1440"/>
              </w:tabs>
              <w:rPr>
                <w:del w:author="KARLOVCEC, Barbara" w:date="2025-02-26T14:32:00Z" w16du:dateUtc="2025-02-26T13:32:00Z" w:id="924"/>
                <w:rFonts w:ascii="Calibri" w:hAnsi="Calibri" w:cs="Calibri"/>
                <w:color w:val="000000"/>
                <w:sz w:val="22"/>
                <w:szCs w:val="22"/>
              </w:rPr>
              <w:pPrChange w:author="KARLOVCEC, Barbara" w:date="2025-02-26T14:32:00Z" w16du:dateUtc="2025-02-26T13:32:00Z" w:id="925">
                <w:pPr/>
              </w:pPrChange>
            </w:pPr>
            <w:del w:author="KARLOVCEC, Barbara" w:date="2025-02-26T14:32:00Z" w16du:dateUtc="2025-02-26T13:32:00Z" w:id="926">
              <w:r w:rsidRPr="005D5556" w:rsidDel="00B409B7">
                <w:rPr>
                  <w:rFonts w:ascii="Calibri" w:hAnsi="Calibri" w:cs="Calibri"/>
                  <w:color w:val="000000"/>
                  <w:sz w:val="22"/>
                  <w:szCs w:val="22"/>
                </w:rPr>
                <w:delText>OLALEYE TECHNICAL LTD</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0080FE6" w14:textId="6A60A9EE">
            <w:pPr>
              <w:pStyle w:val="BodyText"/>
              <w:tabs>
                <w:tab w:val="left" w:pos="720"/>
                <w:tab w:val="num" w:pos="1440"/>
              </w:tabs>
              <w:rPr>
                <w:del w:author="KARLOVCEC, Barbara" w:date="2025-02-26T14:32:00Z" w16du:dateUtc="2025-02-26T13:32:00Z" w:id="927"/>
                <w:rFonts w:ascii="Calibri" w:hAnsi="Calibri" w:cs="Calibri"/>
                <w:color w:val="000000"/>
                <w:sz w:val="22"/>
                <w:szCs w:val="22"/>
              </w:rPr>
              <w:pPrChange w:author="KARLOVCEC, Barbara" w:date="2025-02-26T14:32:00Z" w16du:dateUtc="2025-02-26T13:32:00Z" w:id="928">
                <w:pPr/>
              </w:pPrChange>
            </w:pPr>
            <w:del w:author="KARLOVCEC, Barbara" w:date="2025-02-26T14:32:00Z" w16du:dateUtc="2025-02-26T13:32:00Z" w:id="929">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1056C898" w14:textId="29A39904">
            <w:pPr>
              <w:pStyle w:val="BodyText"/>
              <w:tabs>
                <w:tab w:val="left" w:pos="720"/>
                <w:tab w:val="num" w:pos="1440"/>
              </w:tabs>
              <w:rPr>
                <w:del w:author="KARLOVCEC, Barbara" w:date="2025-02-26T14:32:00Z" w16du:dateUtc="2025-02-26T13:32:00Z" w:id="930"/>
                <w:rFonts w:ascii="Calibri" w:hAnsi="Calibri" w:cs="Calibri"/>
                <w:color w:val="000000"/>
                <w:sz w:val="22"/>
                <w:szCs w:val="22"/>
              </w:rPr>
              <w:pPrChange w:author="KARLOVCEC, Barbara" w:date="2025-02-26T14:32:00Z" w16du:dateUtc="2025-02-26T13:32:00Z" w:id="931">
                <w:pPr/>
              </w:pPrChange>
            </w:pPr>
            <w:del w:author="KARLOVCEC, Barbara" w:date="2025-02-26T14:32:00Z" w16du:dateUtc="2025-02-26T13:32:00Z" w:id="932">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6C5A211E" w14:textId="1CF56456">
            <w:pPr>
              <w:pStyle w:val="BodyText"/>
              <w:tabs>
                <w:tab w:val="left" w:pos="720"/>
                <w:tab w:val="num" w:pos="1440"/>
              </w:tabs>
              <w:rPr>
                <w:del w:author="KARLOVCEC, Barbara" w:date="2025-02-26T14:32:00Z" w16du:dateUtc="2025-02-26T13:32:00Z" w:id="933"/>
                <w:rFonts w:ascii="Calibri" w:hAnsi="Calibri" w:cs="Calibri"/>
                <w:color w:val="000000"/>
                <w:sz w:val="22"/>
                <w:szCs w:val="22"/>
              </w:rPr>
              <w:pPrChange w:author="KARLOVCEC, Barbara" w:date="2025-02-26T14:32:00Z" w16du:dateUtc="2025-02-26T13:32:00Z" w:id="934">
                <w:pPr/>
              </w:pPrChange>
            </w:pPr>
            <w:del w:author="KARLOVCEC, Barbara" w:date="2025-02-26T14:32:00Z" w16du:dateUtc="2025-02-26T13:32:00Z" w:id="935">
              <w:r w:rsidRPr="005D5556" w:rsidDel="00B409B7">
                <w:rPr>
                  <w:rFonts w:ascii="Calibri" w:hAnsi="Calibri" w:cs="Calibri"/>
                  <w:color w:val="000000"/>
                  <w:sz w:val="22"/>
                  <w:szCs w:val="22"/>
                </w:rPr>
                <w:delText>ICE  MAKING MACHINE/</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ROOM/PURE WATER</w:delText>
              </w:r>
            </w:del>
          </w:p>
        </w:tc>
      </w:tr>
      <w:tr w:rsidRPr="005D5556" w:rsidR="00AD600F" w:rsidDel="00B409B7" w:rsidTr="00AD600F" w14:paraId="09270788" w14:textId="3DFA25B2">
        <w:trPr>
          <w:trHeight w:val="1125"/>
          <w:del w:author="KARLOVCEC, Barbara" w:date="2025-02-26T14:32:00Z" w:id="936"/>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453E8501" w14:textId="0C3DEE30">
            <w:pPr>
              <w:pStyle w:val="BodyText"/>
              <w:tabs>
                <w:tab w:val="left" w:pos="720"/>
                <w:tab w:val="num" w:pos="1440"/>
              </w:tabs>
              <w:rPr>
                <w:del w:author="KARLOVCEC, Barbara" w:date="2025-02-26T14:32:00Z" w16du:dateUtc="2025-02-26T13:32:00Z" w:id="937"/>
                <w:rFonts w:ascii="Calibri" w:hAnsi="Calibri" w:cs="Calibri"/>
                <w:color w:val="000000"/>
                <w:sz w:val="22"/>
                <w:szCs w:val="22"/>
              </w:rPr>
              <w:pPrChange w:author="KARLOVCEC, Barbara" w:date="2025-02-26T14:32:00Z" w16du:dateUtc="2025-02-26T13:32:00Z" w:id="938">
                <w:pPr/>
              </w:pPrChange>
            </w:pPr>
            <w:del w:author="KARLOVCEC, Barbara" w:date="2025-02-26T14:32:00Z" w16du:dateUtc="2025-02-26T13:32:00Z" w:id="939">
              <w:r w:rsidRPr="005D5556" w:rsidDel="00B409B7">
                <w:rPr>
                  <w:rFonts w:ascii="Calibri" w:hAnsi="Calibri" w:cs="Calibri"/>
                  <w:color w:val="000000"/>
                  <w:sz w:val="22"/>
                  <w:szCs w:val="22"/>
                </w:rPr>
                <w:delText>27</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A8144B1" w14:textId="4F241752">
            <w:pPr>
              <w:pStyle w:val="BodyText"/>
              <w:tabs>
                <w:tab w:val="left" w:pos="720"/>
                <w:tab w:val="num" w:pos="1440"/>
              </w:tabs>
              <w:rPr>
                <w:del w:author="KARLOVCEC, Barbara" w:date="2025-02-26T14:32:00Z" w16du:dateUtc="2025-02-26T13:32:00Z" w:id="940"/>
                <w:rFonts w:ascii="Calibri" w:hAnsi="Calibri" w:cs="Calibri"/>
                <w:color w:val="000000"/>
                <w:sz w:val="22"/>
                <w:szCs w:val="22"/>
              </w:rPr>
              <w:pPrChange w:author="KARLOVCEC, Barbara" w:date="2025-02-26T14:32:00Z" w16du:dateUtc="2025-02-26T13:32:00Z" w:id="941">
                <w:pPr/>
              </w:pPrChange>
            </w:pPr>
            <w:del w:author="KARLOVCEC, Barbara" w:date="2025-02-26T14:32:00Z" w16du:dateUtc="2025-02-26T13:32:00Z" w:id="942">
              <w:r w:rsidRPr="005D5556" w:rsidDel="00B409B7">
                <w:rPr>
                  <w:rFonts w:ascii="Calibri" w:hAnsi="Calibri" w:cs="Calibri"/>
                  <w:color w:val="000000"/>
                  <w:sz w:val="22"/>
                  <w:szCs w:val="22"/>
                </w:rPr>
                <w:delText>SHONCOOL REFRIGERATINO AIR COND. ENTERPRISES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C34FF2A" w14:textId="2341F033">
            <w:pPr>
              <w:pStyle w:val="BodyText"/>
              <w:tabs>
                <w:tab w:val="left" w:pos="720"/>
                <w:tab w:val="num" w:pos="1440"/>
              </w:tabs>
              <w:rPr>
                <w:del w:author="KARLOVCEC, Barbara" w:date="2025-02-26T14:32:00Z" w16du:dateUtc="2025-02-26T13:32:00Z" w:id="943"/>
                <w:rFonts w:ascii="Calibri" w:hAnsi="Calibri" w:cs="Calibri"/>
                <w:color w:val="000000"/>
                <w:sz w:val="22"/>
                <w:szCs w:val="22"/>
              </w:rPr>
              <w:pPrChange w:author="KARLOVCEC, Barbara" w:date="2025-02-26T14:32:00Z" w16du:dateUtc="2025-02-26T13:32:00Z" w:id="944">
                <w:pPr/>
              </w:pPrChange>
            </w:pPr>
            <w:del w:author="KARLOVCEC, Barbara" w:date="2025-02-26T14:32:00Z" w16du:dateUtc="2025-02-26T13:32:00Z" w:id="945">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382D9EF6" w14:textId="68084B66">
            <w:pPr>
              <w:pStyle w:val="BodyText"/>
              <w:tabs>
                <w:tab w:val="left" w:pos="720"/>
                <w:tab w:val="num" w:pos="1440"/>
              </w:tabs>
              <w:rPr>
                <w:del w:author="KARLOVCEC, Barbara" w:date="2025-02-26T14:32:00Z" w16du:dateUtc="2025-02-26T13:32:00Z" w:id="946"/>
                <w:rFonts w:ascii="Calibri" w:hAnsi="Calibri" w:cs="Calibri"/>
                <w:color w:val="000000"/>
                <w:sz w:val="22"/>
                <w:szCs w:val="22"/>
              </w:rPr>
              <w:pPrChange w:author="KARLOVCEC, Barbara" w:date="2025-02-26T14:32:00Z" w16du:dateUtc="2025-02-26T13:32:00Z" w:id="947">
                <w:pPr/>
              </w:pPrChange>
            </w:pPr>
            <w:del w:author="KARLOVCEC, Barbara" w:date="2025-02-26T14:32:00Z" w16du:dateUtc="2025-02-26T13:32:00Z" w:id="948">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9381FC1" w14:textId="65DF2E25">
            <w:pPr>
              <w:pStyle w:val="BodyText"/>
              <w:tabs>
                <w:tab w:val="left" w:pos="720"/>
                <w:tab w:val="num" w:pos="1440"/>
              </w:tabs>
              <w:rPr>
                <w:del w:author="KARLOVCEC, Barbara" w:date="2025-02-26T14:32:00Z" w16du:dateUtc="2025-02-26T13:32:00Z" w:id="949"/>
                <w:rFonts w:ascii="Calibri" w:hAnsi="Calibri" w:cs="Calibri"/>
                <w:color w:val="000000"/>
                <w:sz w:val="22"/>
                <w:szCs w:val="22"/>
              </w:rPr>
              <w:pPrChange w:author="KARLOVCEC, Barbara" w:date="2025-02-26T14:32:00Z" w16du:dateUtc="2025-02-26T13:32:00Z" w:id="950">
                <w:pPr/>
              </w:pPrChange>
            </w:pPr>
            <w:del w:author="KARLOVCEC, Barbara" w:date="2025-02-26T14:32:00Z" w16du:dateUtc="2025-02-26T13:32:00Z" w:id="951">
              <w:r w:rsidRPr="005D5556" w:rsidDel="00B409B7">
                <w:rPr>
                  <w:rFonts w:ascii="Calibri" w:hAnsi="Calibri" w:cs="Calibri"/>
                  <w:color w:val="000000"/>
                  <w:sz w:val="22"/>
                  <w:szCs w:val="22"/>
                </w:rPr>
                <w:delText>ICE  MAKING MACHINE</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ROOM/FRIDGE/ AIR CONDDITIONER</w:delText>
              </w:r>
            </w:del>
          </w:p>
        </w:tc>
      </w:tr>
      <w:tr w:rsidRPr="005D5556" w:rsidR="00AD600F" w:rsidDel="00B409B7" w:rsidTr="00AD600F" w14:paraId="3C22E524" w14:textId="66DF53B4">
        <w:trPr>
          <w:trHeight w:val="900"/>
          <w:del w:author="KARLOVCEC, Barbara" w:date="2025-02-26T14:32:00Z" w:id="952"/>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3958ACC5" w14:textId="484B9F35">
            <w:pPr>
              <w:pStyle w:val="BodyText"/>
              <w:tabs>
                <w:tab w:val="left" w:pos="720"/>
                <w:tab w:val="num" w:pos="1440"/>
              </w:tabs>
              <w:rPr>
                <w:del w:author="KARLOVCEC, Barbara" w:date="2025-02-26T14:32:00Z" w16du:dateUtc="2025-02-26T13:32:00Z" w:id="953"/>
                <w:rFonts w:ascii="Calibri" w:hAnsi="Calibri" w:cs="Calibri"/>
                <w:color w:val="000000"/>
                <w:sz w:val="22"/>
                <w:szCs w:val="22"/>
              </w:rPr>
              <w:pPrChange w:author="KARLOVCEC, Barbara" w:date="2025-02-26T14:32:00Z" w16du:dateUtc="2025-02-26T13:32:00Z" w:id="954">
                <w:pPr/>
              </w:pPrChange>
            </w:pPr>
            <w:del w:author="KARLOVCEC, Barbara" w:date="2025-02-26T14:32:00Z" w16du:dateUtc="2025-02-26T13:32:00Z" w:id="955">
              <w:r w:rsidRPr="005D5556" w:rsidDel="00B409B7">
                <w:rPr>
                  <w:rFonts w:ascii="Calibri" w:hAnsi="Calibri" w:cs="Calibri"/>
                  <w:color w:val="000000"/>
                  <w:sz w:val="22"/>
                  <w:szCs w:val="22"/>
                </w:rPr>
                <w:delText>28</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9E8DC88" w14:textId="40D37CC5">
            <w:pPr>
              <w:pStyle w:val="BodyText"/>
              <w:tabs>
                <w:tab w:val="left" w:pos="720"/>
                <w:tab w:val="num" w:pos="1440"/>
              </w:tabs>
              <w:rPr>
                <w:del w:author="KARLOVCEC, Barbara" w:date="2025-02-26T14:32:00Z" w16du:dateUtc="2025-02-26T13:32:00Z" w:id="956"/>
                <w:rFonts w:ascii="Calibri" w:hAnsi="Calibri" w:cs="Calibri"/>
                <w:color w:val="000000"/>
                <w:sz w:val="22"/>
                <w:szCs w:val="22"/>
              </w:rPr>
              <w:pPrChange w:author="KARLOVCEC, Barbara" w:date="2025-02-26T14:32:00Z" w16du:dateUtc="2025-02-26T13:32:00Z" w:id="957">
                <w:pPr/>
              </w:pPrChange>
            </w:pPr>
            <w:del w:author="KARLOVCEC, Barbara" w:date="2025-02-26T14:32:00Z" w16du:dateUtc="2025-02-26T13:32:00Z" w:id="958">
              <w:r w:rsidRPr="005D5556" w:rsidDel="00B409B7">
                <w:rPr>
                  <w:rFonts w:ascii="Calibri" w:hAnsi="Calibri" w:cs="Calibri"/>
                  <w:color w:val="000000"/>
                  <w:sz w:val="22"/>
                  <w:szCs w:val="22"/>
                </w:rPr>
                <w:delText xml:space="preserve">COOLCITY FRIDGE TECHNICAL COMPANY </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5611484" w14:textId="501687BF">
            <w:pPr>
              <w:pStyle w:val="BodyText"/>
              <w:tabs>
                <w:tab w:val="left" w:pos="720"/>
                <w:tab w:val="num" w:pos="1440"/>
              </w:tabs>
              <w:rPr>
                <w:del w:author="KARLOVCEC, Barbara" w:date="2025-02-26T14:32:00Z" w16du:dateUtc="2025-02-26T13:32:00Z" w:id="959"/>
                <w:rFonts w:ascii="Calibri" w:hAnsi="Calibri" w:cs="Calibri"/>
                <w:color w:val="000000"/>
                <w:sz w:val="22"/>
                <w:szCs w:val="22"/>
              </w:rPr>
              <w:pPrChange w:author="KARLOVCEC, Barbara" w:date="2025-02-26T14:32:00Z" w16du:dateUtc="2025-02-26T13:32:00Z" w:id="960">
                <w:pPr/>
              </w:pPrChange>
            </w:pPr>
            <w:del w:author="KARLOVCEC, Barbara" w:date="2025-02-26T14:32:00Z" w16du:dateUtc="2025-02-26T13:32:00Z" w:id="961">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485CCDE4" w14:textId="5DD3729A">
            <w:pPr>
              <w:pStyle w:val="BodyText"/>
              <w:tabs>
                <w:tab w:val="left" w:pos="720"/>
                <w:tab w:val="num" w:pos="1440"/>
              </w:tabs>
              <w:rPr>
                <w:del w:author="KARLOVCEC, Barbara" w:date="2025-02-26T14:32:00Z" w16du:dateUtc="2025-02-26T13:32:00Z" w:id="962"/>
                <w:rFonts w:ascii="Calibri" w:hAnsi="Calibri" w:cs="Calibri"/>
                <w:color w:val="000000"/>
                <w:sz w:val="22"/>
                <w:szCs w:val="22"/>
              </w:rPr>
              <w:pPrChange w:author="KARLOVCEC, Barbara" w:date="2025-02-26T14:32:00Z" w16du:dateUtc="2025-02-26T13:32:00Z" w:id="963">
                <w:pPr/>
              </w:pPrChange>
            </w:pPr>
            <w:del w:author="KARLOVCEC, Barbara" w:date="2025-02-26T14:32:00Z" w16du:dateUtc="2025-02-26T13:32:00Z" w:id="964">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B5377AD" w14:textId="775083DB">
            <w:pPr>
              <w:pStyle w:val="BodyText"/>
              <w:tabs>
                <w:tab w:val="left" w:pos="720"/>
                <w:tab w:val="num" w:pos="1440"/>
              </w:tabs>
              <w:rPr>
                <w:del w:author="KARLOVCEC, Barbara" w:date="2025-02-26T14:32:00Z" w16du:dateUtc="2025-02-26T13:32:00Z" w:id="965"/>
                <w:rFonts w:ascii="Calibri" w:hAnsi="Calibri" w:cs="Calibri"/>
                <w:color w:val="000000"/>
                <w:sz w:val="22"/>
                <w:szCs w:val="22"/>
              </w:rPr>
              <w:pPrChange w:author="KARLOVCEC, Barbara" w:date="2025-02-26T14:32:00Z" w16du:dateUtc="2025-02-26T13:32:00Z" w:id="966">
                <w:pPr/>
              </w:pPrChange>
            </w:pPr>
            <w:del w:author="KARLOVCEC, Barbara" w:date="2025-02-26T14:32:00Z" w16du:dateUtc="2025-02-26T13:32:00Z" w:id="967">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OVEN/ LOCAL BAKERY</w:delText>
              </w:r>
            </w:del>
          </w:p>
        </w:tc>
      </w:tr>
      <w:tr w:rsidRPr="005D5556" w:rsidR="00AD600F" w:rsidDel="00B409B7" w:rsidTr="00AD600F" w14:paraId="5D71A1A0" w14:textId="144C1DB2">
        <w:trPr>
          <w:trHeight w:val="300"/>
          <w:del w:author="KARLOVCEC, Barbara" w:date="2025-02-26T14:32:00Z" w:id="968"/>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21BD5FE2" w14:textId="78CE4971">
            <w:pPr>
              <w:pStyle w:val="BodyText"/>
              <w:tabs>
                <w:tab w:val="left" w:pos="720"/>
                <w:tab w:val="num" w:pos="1440"/>
              </w:tabs>
              <w:rPr>
                <w:del w:author="KARLOVCEC, Barbara" w:date="2025-02-26T14:32:00Z" w16du:dateUtc="2025-02-26T13:32:00Z" w:id="969"/>
                <w:rFonts w:ascii="Calibri" w:hAnsi="Calibri" w:cs="Calibri"/>
                <w:color w:val="000000"/>
                <w:sz w:val="22"/>
                <w:szCs w:val="22"/>
              </w:rPr>
              <w:pPrChange w:author="KARLOVCEC, Barbara" w:date="2025-02-26T14:32:00Z" w16du:dateUtc="2025-02-26T13:32:00Z" w:id="970">
                <w:pPr/>
              </w:pPrChange>
            </w:pPr>
            <w:del w:author="KARLOVCEC, Barbara" w:date="2025-02-26T14:32:00Z" w16du:dateUtc="2025-02-26T13:32:00Z" w:id="971">
              <w:r w:rsidRPr="005D5556" w:rsidDel="00B409B7">
                <w:rPr>
                  <w:rFonts w:ascii="Calibri" w:hAnsi="Calibri" w:cs="Calibri"/>
                  <w:color w:val="000000"/>
                  <w:sz w:val="22"/>
                  <w:szCs w:val="22"/>
                </w:rPr>
                <w:delText>29</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91437B7" w14:textId="01CB84B2">
            <w:pPr>
              <w:pStyle w:val="BodyText"/>
              <w:tabs>
                <w:tab w:val="left" w:pos="720"/>
                <w:tab w:val="num" w:pos="1440"/>
              </w:tabs>
              <w:rPr>
                <w:del w:author="KARLOVCEC, Barbara" w:date="2025-02-26T14:32:00Z" w16du:dateUtc="2025-02-26T13:32:00Z" w:id="972"/>
                <w:rFonts w:ascii="Calibri" w:hAnsi="Calibri" w:cs="Calibri"/>
                <w:color w:val="000000"/>
                <w:sz w:val="22"/>
                <w:szCs w:val="22"/>
              </w:rPr>
              <w:pPrChange w:author="KARLOVCEC, Barbara" w:date="2025-02-26T14:32:00Z" w16du:dateUtc="2025-02-26T13:32:00Z" w:id="973">
                <w:pPr/>
              </w:pPrChange>
            </w:pPr>
            <w:del w:author="KARLOVCEC, Barbara" w:date="2025-02-26T14:32:00Z" w16du:dateUtc="2025-02-26T13:32:00Z" w:id="974">
              <w:r w:rsidRPr="005D5556" w:rsidDel="00B409B7">
                <w:rPr>
                  <w:rFonts w:ascii="Calibri" w:hAnsi="Calibri" w:cs="Calibri"/>
                  <w:color w:val="000000"/>
                  <w:sz w:val="22"/>
                  <w:szCs w:val="22"/>
                </w:rPr>
                <w:delText>USARIK ENG. NIG LTD</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7AA66C9" w14:textId="735DB797">
            <w:pPr>
              <w:pStyle w:val="BodyText"/>
              <w:tabs>
                <w:tab w:val="left" w:pos="720"/>
                <w:tab w:val="num" w:pos="1440"/>
              </w:tabs>
              <w:rPr>
                <w:del w:author="KARLOVCEC, Barbara" w:date="2025-02-26T14:32:00Z" w16du:dateUtc="2025-02-26T13:32:00Z" w:id="975"/>
                <w:rFonts w:ascii="Calibri" w:hAnsi="Calibri" w:cs="Calibri"/>
                <w:color w:val="000000"/>
                <w:sz w:val="22"/>
                <w:szCs w:val="22"/>
              </w:rPr>
              <w:pPrChange w:author="KARLOVCEC, Barbara" w:date="2025-02-26T14:32:00Z" w16du:dateUtc="2025-02-26T13:32:00Z" w:id="976">
                <w:pPr/>
              </w:pPrChange>
            </w:pPr>
            <w:del w:author="KARLOVCEC, Barbara" w:date="2025-02-26T14:32:00Z" w16du:dateUtc="2025-02-26T13:32:00Z" w:id="977">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7F35F7DF" w14:textId="0BF59B76">
            <w:pPr>
              <w:pStyle w:val="BodyText"/>
              <w:tabs>
                <w:tab w:val="left" w:pos="720"/>
                <w:tab w:val="num" w:pos="1440"/>
              </w:tabs>
              <w:rPr>
                <w:del w:author="KARLOVCEC, Barbara" w:date="2025-02-26T14:32:00Z" w16du:dateUtc="2025-02-26T13:32:00Z" w:id="978"/>
                <w:rFonts w:ascii="Calibri" w:hAnsi="Calibri" w:cs="Calibri"/>
                <w:color w:val="000000"/>
                <w:sz w:val="22"/>
                <w:szCs w:val="22"/>
              </w:rPr>
              <w:pPrChange w:author="KARLOVCEC, Barbara" w:date="2025-02-26T14:32:00Z" w16du:dateUtc="2025-02-26T13:32:00Z" w:id="979">
                <w:pPr/>
              </w:pPrChange>
            </w:pPr>
            <w:del w:author="KARLOVCEC, Barbara" w:date="2025-02-26T14:32:00Z" w16du:dateUtc="2025-02-26T13:32:00Z" w:id="980">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4731175" w14:textId="55BB7A35">
            <w:pPr>
              <w:pStyle w:val="BodyText"/>
              <w:tabs>
                <w:tab w:val="left" w:pos="720"/>
                <w:tab w:val="num" w:pos="1440"/>
              </w:tabs>
              <w:rPr>
                <w:del w:author="KARLOVCEC, Barbara" w:date="2025-02-26T14:32:00Z" w16du:dateUtc="2025-02-26T13:32:00Z" w:id="981"/>
                <w:rFonts w:ascii="Calibri" w:hAnsi="Calibri" w:cs="Calibri"/>
                <w:color w:val="000000"/>
                <w:sz w:val="22"/>
                <w:szCs w:val="22"/>
              </w:rPr>
              <w:pPrChange w:author="KARLOVCEC, Barbara" w:date="2025-02-26T14:32:00Z" w16du:dateUtc="2025-02-26T13:32:00Z" w:id="982">
                <w:pPr/>
              </w:pPrChange>
            </w:pPr>
            <w:del w:author="KARLOVCEC, Barbara" w:date="2025-02-26T14:32:00Z" w16du:dateUtc="2025-02-26T13:32:00Z" w:id="983">
              <w:r w:rsidRPr="005D5556" w:rsidDel="00B409B7">
                <w:rPr>
                  <w:rFonts w:ascii="Calibri" w:hAnsi="Calibri" w:cs="Calibri"/>
                  <w:color w:val="000000"/>
                  <w:sz w:val="22"/>
                  <w:szCs w:val="22"/>
                </w:rPr>
                <w:delText>ICE  MAKING MACHINE</w:delText>
              </w:r>
            </w:del>
          </w:p>
        </w:tc>
      </w:tr>
      <w:tr w:rsidRPr="005D5556" w:rsidR="00AD600F" w:rsidDel="00B409B7" w:rsidTr="00AD600F" w14:paraId="7C2CFDBA" w14:textId="153B602C">
        <w:trPr>
          <w:trHeight w:val="450"/>
          <w:del w:author="KARLOVCEC, Barbara" w:date="2025-02-26T14:32:00Z" w:id="984"/>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6B525515" w14:textId="162D6BD9">
            <w:pPr>
              <w:pStyle w:val="BodyText"/>
              <w:tabs>
                <w:tab w:val="left" w:pos="720"/>
                <w:tab w:val="num" w:pos="1440"/>
              </w:tabs>
              <w:rPr>
                <w:del w:author="KARLOVCEC, Barbara" w:date="2025-02-26T14:32:00Z" w16du:dateUtc="2025-02-26T13:32:00Z" w:id="985"/>
                <w:rFonts w:ascii="Calibri" w:hAnsi="Calibri" w:cs="Calibri"/>
                <w:color w:val="000000"/>
                <w:sz w:val="22"/>
                <w:szCs w:val="22"/>
              </w:rPr>
              <w:pPrChange w:author="KARLOVCEC, Barbara" w:date="2025-02-26T14:32:00Z" w16du:dateUtc="2025-02-26T13:32:00Z" w:id="986">
                <w:pPr/>
              </w:pPrChange>
            </w:pPr>
            <w:del w:author="KARLOVCEC, Barbara" w:date="2025-02-26T14:32:00Z" w16du:dateUtc="2025-02-26T13:32:00Z" w:id="987">
              <w:r w:rsidRPr="005D5556" w:rsidDel="00B409B7">
                <w:rPr>
                  <w:rFonts w:ascii="Calibri" w:hAnsi="Calibri" w:cs="Calibri"/>
                  <w:color w:val="000000"/>
                  <w:sz w:val="22"/>
                  <w:szCs w:val="22"/>
                </w:rPr>
                <w:delText>30</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096FE4A" w14:textId="7633723E">
            <w:pPr>
              <w:pStyle w:val="BodyText"/>
              <w:tabs>
                <w:tab w:val="left" w:pos="720"/>
                <w:tab w:val="num" w:pos="1440"/>
              </w:tabs>
              <w:rPr>
                <w:del w:author="KARLOVCEC, Barbara" w:date="2025-02-26T14:32:00Z" w16du:dateUtc="2025-02-26T13:32:00Z" w:id="988"/>
                <w:rFonts w:ascii="Calibri" w:hAnsi="Calibri" w:cs="Calibri"/>
                <w:color w:val="000000"/>
                <w:sz w:val="22"/>
                <w:szCs w:val="22"/>
              </w:rPr>
              <w:pPrChange w:author="KARLOVCEC, Barbara" w:date="2025-02-26T14:32:00Z" w16du:dateUtc="2025-02-26T13:32:00Z" w:id="989">
                <w:pPr/>
              </w:pPrChange>
            </w:pPr>
            <w:del w:author="KARLOVCEC, Barbara" w:date="2025-02-26T14:32:00Z" w16du:dateUtc="2025-02-26T13:32:00Z" w:id="990">
              <w:r w:rsidRPr="005D5556" w:rsidDel="00B409B7">
                <w:rPr>
                  <w:rFonts w:ascii="Calibri" w:hAnsi="Calibri" w:cs="Calibri"/>
                  <w:color w:val="000000"/>
                  <w:sz w:val="22"/>
                  <w:szCs w:val="22"/>
                </w:rPr>
                <w:delText>AZEMOH &amp; AZEMOH TECH SERVICE</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BA639DE" w14:textId="150360FA">
            <w:pPr>
              <w:pStyle w:val="BodyText"/>
              <w:tabs>
                <w:tab w:val="left" w:pos="720"/>
                <w:tab w:val="num" w:pos="1440"/>
              </w:tabs>
              <w:rPr>
                <w:del w:author="KARLOVCEC, Barbara" w:date="2025-02-26T14:32:00Z" w16du:dateUtc="2025-02-26T13:32:00Z" w:id="991"/>
                <w:rFonts w:ascii="Calibri" w:hAnsi="Calibri" w:cs="Calibri"/>
                <w:color w:val="000000"/>
                <w:sz w:val="22"/>
                <w:szCs w:val="22"/>
              </w:rPr>
              <w:pPrChange w:author="KARLOVCEC, Barbara" w:date="2025-02-26T14:32:00Z" w16du:dateUtc="2025-02-26T13:32:00Z" w:id="992">
                <w:pPr/>
              </w:pPrChange>
            </w:pPr>
            <w:del w:author="KARLOVCEC, Barbara" w:date="2025-02-26T14:32:00Z" w16du:dateUtc="2025-02-26T13:32:00Z" w:id="993">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4306E373" w14:textId="0F4152AF">
            <w:pPr>
              <w:pStyle w:val="BodyText"/>
              <w:tabs>
                <w:tab w:val="left" w:pos="720"/>
                <w:tab w:val="num" w:pos="1440"/>
              </w:tabs>
              <w:rPr>
                <w:del w:author="KARLOVCEC, Barbara" w:date="2025-02-26T14:32:00Z" w16du:dateUtc="2025-02-26T13:32:00Z" w:id="994"/>
                <w:rFonts w:ascii="Calibri" w:hAnsi="Calibri" w:cs="Calibri"/>
                <w:color w:val="000000"/>
                <w:sz w:val="22"/>
                <w:szCs w:val="22"/>
              </w:rPr>
              <w:pPrChange w:author="KARLOVCEC, Barbara" w:date="2025-02-26T14:32:00Z" w16du:dateUtc="2025-02-26T13:32:00Z" w:id="995">
                <w:pPr/>
              </w:pPrChange>
            </w:pPr>
            <w:del w:author="KARLOVCEC, Barbara" w:date="2025-02-26T14:32:00Z" w16du:dateUtc="2025-02-26T13:32:00Z" w:id="996">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7A507888" w14:textId="24957878">
            <w:pPr>
              <w:pStyle w:val="BodyText"/>
              <w:tabs>
                <w:tab w:val="left" w:pos="720"/>
                <w:tab w:val="num" w:pos="1440"/>
              </w:tabs>
              <w:rPr>
                <w:del w:author="KARLOVCEC, Barbara" w:date="2025-02-26T14:32:00Z" w16du:dateUtc="2025-02-26T13:32:00Z" w:id="997"/>
                <w:rFonts w:ascii="Calibri" w:hAnsi="Calibri" w:cs="Calibri"/>
                <w:color w:val="000000"/>
                <w:sz w:val="22"/>
                <w:szCs w:val="22"/>
              </w:rPr>
              <w:pPrChange w:author="KARLOVCEC, Barbara" w:date="2025-02-26T14:32:00Z" w16du:dateUtc="2025-02-26T13:32:00Z" w:id="998">
                <w:pPr/>
              </w:pPrChange>
            </w:pPr>
            <w:del w:author="KARLOVCEC, Barbara" w:date="2025-02-26T14:32:00Z" w16du:dateUtc="2025-02-26T13:32:00Z" w:id="999">
              <w:r w:rsidRPr="005D5556" w:rsidDel="00B409B7">
                <w:rPr>
                  <w:rFonts w:ascii="Calibri" w:hAnsi="Calibri" w:cs="Calibri"/>
                  <w:color w:val="000000"/>
                  <w:sz w:val="22"/>
                  <w:szCs w:val="22"/>
                </w:rPr>
                <w:delText>ICE  MAKING MACHINE</w:delText>
              </w:r>
            </w:del>
          </w:p>
        </w:tc>
      </w:tr>
      <w:tr w:rsidRPr="005D5556" w:rsidR="00AD600F" w:rsidDel="00B409B7" w:rsidTr="00AD600F" w14:paraId="6166EA7A" w14:textId="2A662529">
        <w:trPr>
          <w:trHeight w:val="675"/>
          <w:del w:author="KARLOVCEC, Barbara" w:date="2025-02-26T14:32:00Z" w:id="1000"/>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650EC061" w14:textId="736A3560">
            <w:pPr>
              <w:pStyle w:val="BodyText"/>
              <w:tabs>
                <w:tab w:val="left" w:pos="720"/>
                <w:tab w:val="num" w:pos="1440"/>
              </w:tabs>
              <w:rPr>
                <w:del w:author="KARLOVCEC, Barbara" w:date="2025-02-26T14:32:00Z" w16du:dateUtc="2025-02-26T13:32:00Z" w:id="1001"/>
                <w:rFonts w:ascii="Calibri" w:hAnsi="Calibri" w:cs="Calibri"/>
                <w:color w:val="000000"/>
                <w:sz w:val="22"/>
                <w:szCs w:val="22"/>
              </w:rPr>
              <w:pPrChange w:author="KARLOVCEC, Barbara" w:date="2025-02-26T14:32:00Z" w16du:dateUtc="2025-02-26T13:32:00Z" w:id="1002">
                <w:pPr/>
              </w:pPrChange>
            </w:pPr>
            <w:del w:author="KARLOVCEC, Barbara" w:date="2025-02-26T14:32:00Z" w16du:dateUtc="2025-02-26T13:32:00Z" w:id="1003">
              <w:r w:rsidRPr="005D5556" w:rsidDel="00B409B7">
                <w:rPr>
                  <w:rFonts w:ascii="Calibri" w:hAnsi="Calibri" w:cs="Calibri"/>
                  <w:color w:val="000000"/>
                  <w:sz w:val="22"/>
                  <w:szCs w:val="22"/>
                </w:rPr>
                <w:delText>31</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1F7342A" w14:textId="170B6716">
            <w:pPr>
              <w:pStyle w:val="BodyText"/>
              <w:tabs>
                <w:tab w:val="left" w:pos="720"/>
                <w:tab w:val="num" w:pos="1440"/>
              </w:tabs>
              <w:rPr>
                <w:del w:author="KARLOVCEC, Barbara" w:date="2025-02-26T14:32:00Z" w16du:dateUtc="2025-02-26T13:32:00Z" w:id="1004"/>
                <w:rFonts w:ascii="Calibri" w:hAnsi="Calibri" w:cs="Calibri"/>
                <w:color w:val="000000"/>
                <w:sz w:val="22"/>
                <w:szCs w:val="22"/>
              </w:rPr>
              <w:pPrChange w:author="KARLOVCEC, Barbara" w:date="2025-02-26T14:32:00Z" w16du:dateUtc="2025-02-26T13:32:00Z" w:id="1005">
                <w:pPr/>
              </w:pPrChange>
            </w:pPr>
            <w:del w:author="KARLOVCEC, Barbara" w:date="2025-02-26T14:32:00Z" w16du:dateUtc="2025-02-26T13:32:00Z" w:id="1006">
              <w:r w:rsidRPr="005D5556" w:rsidDel="00B409B7">
                <w:rPr>
                  <w:rFonts w:ascii="Calibri" w:hAnsi="Calibri" w:cs="Calibri"/>
                  <w:color w:val="000000"/>
                  <w:sz w:val="22"/>
                  <w:szCs w:val="22"/>
                </w:rPr>
                <w:delText>ALBARKA WAVES CONCEPT LTD</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398EA75" w14:textId="2B2376A4">
            <w:pPr>
              <w:pStyle w:val="BodyText"/>
              <w:tabs>
                <w:tab w:val="left" w:pos="720"/>
                <w:tab w:val="num" w:pos="1440"/>
              </w:tabs>
              <w:rPr>
                <w:del w:author="KARLOVCEC, Barbara" w:date="2025-02-26T14:32:00Z" w16du:dateUtc="2025-02-26T13:32:00Z" w:id="1007"/>
                <w:rFonts w:ascii="Calibri" w:hAnsi="Calibri" w:cs="Calibri"/>
                <w:color w:val="000000"/>
                <w:sz w:val="22"/>
                <w:szCs w:val="22"/>
              </w:rPr>
              <w:pPrChange w:author="KARLOVCEC, Barbara" w:date="2025-02-26T14:32:00Z" w16du:dateUtc="2025-02-26T13:32:00Z" w:id="1008">
                <w:pPr/>
              </w:pPrChange>
            </w:pPr>
            <w:del w:author="KARLOVCEC, Barbara" w:date="2025-02-26T14:32:00Z" w16du:dateUtc="2025-02-26T13:32:00Z" w:id="1009">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1C672AA7" w14:textId="17BD3464">
            <w:pPr>
              <w:pStyle w:val="BodyText"/>
              <w:tabs>
                <w:tab w:val="left" w:pos="720"/>
                <w:tab w:val="num" w:pos="1440"/>
              </w:tabs>
              <w:rPr>
                <w:del w:author="KARLOVCEC, Barbara" w:date="2025-02-26T14:32:00Z" w16du:dateUtc="2025-02-26T13:32:00Z" w:id="1010"/>
                <w:rFonts w:ascii="Calibri" w:hAnsi="Calibri" w:cs="Calibri"/>
                <w:color w:val="000000"/>
                <w:sz w:val="22"/>
                <w:szCs w:val="22"/>
              </w:rPr>
              <w:pPrChange w:author="KARLOVCEC, Barbara" w:date="2025-02-26T14:32:00Z" w16du:dateUtc="2025-02-26T13:32:00Z" w:id="1011">
                <w:pPr/>
              </w:pPrChange>
            </w:pPr>
            <w:del w:author="KARLOVCEC, Barbara" w:date="2025-02-26T14:32:00Z" w16du:dateUtc="2025-02-26T13:32:00Z" w:id="1012">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CDC1037" w14:textId="2E5FC06F">
            <w:pPr>
              <w:pStyle w:val="BodyText"/>
              <w:tabs>
                <w:tab w:val="left" w:pos="720"/>
                <w:tab w:val="num" w:pos="1440"/>
              </w:tabs>
              <w:rPr>
                <w:del w:author="KARLOVCEC, Barbara" w:date="2025-02-26T14:32:00Z" w16du:dateUtc="2025-02-26T13:32:00Z" w:id="1013"/>
                <w:rFonts w:ascii="Calibri" w:hAnsi="Calibri" w:cs="Calibri"/>
                <w:color w:val="000000"/>
                <w:sz w:val="22"/>
                <w:szCs w:val="22"/>
              </w:rPr>
              <w:pPrChange w:author="KARLOVCEC, Barbara" w:date="2025-02-26T14:32:00Z" w16du:dateUtc="2025-02-26T13:32:00Z" w:id="1014">
                <w:pPr/>
              </w:pPrChange>
            </w:pPr>
            <w:del w:author="KARLOVCEC, Barbara" w:date="2025-02-26T14:32:00Z" w16du:dateUtc="2025-02-26T13:32:00Z" w:id="1015">
              <w:r w:rsidRPr="005D5556" w:rsidDel="00B409B7">
                <w:rPr>
                  <w:rFonts w:ascii="Calibri" w:hAnsi="Calibri" w:cs="Calibri"/>
                  <w:color w:val="000000"/>
                  <w:sz w:val="22"/>
                  <w:szCs w:val="22"/>
                </w:rPr>
                <w:delText>ICE  MAKING MACHINE/</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 xml:space="preserve"> COLD ROOM</w:delText>
              </w:r>
            </w:del>
          </w:p>
        </w:tc>
      </w:tr>
      <w:tr w:rsidRPr="005D5556" w:rsidR="00AD600F" w:rsidDel="00B409B7" w:rsidTr="00AD600F" w14:paraId="48EAF28F" w14:textId="74B45782">
        <w:trPr>
          <w:trHeight w:val="300"/>
          <w:del w:author="KARLOVCEC, Barbara" w:date="2025-02-26T14:32:00Z" w:id="1016"/>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443E4068" w14:textId="1169CF6C">
            <w:pPr>
              <w:pStyle w:val="BodyText"/>
              <w:tabs>
                <w:tab w:val="left" w:pos="720"/>
                <w:tab w:val="num" w:pos="1440"/>
              </w:tabs>
              <w:rPr>
                <w:del w:author="KARLOVCEC, Barbara" w:date="2025-02-26T14:32:00Z" w16du:dateUtc="2025-02-26T13:32:00Z" w:id="1017"/>
                <w:rFonts w:ascii="Calibri" w:hAnsi="Calibri" w:cs="Calibri"/>
                <w:color w:val="000000"/>
                <w:sz w:val="22"/>
                <w:szCs w:val="22"/>
              </w:rPr>
              <w:pPrChange w:author="KARLOVCEC, Barbara" w:date="2025-02-26T14:32:00Z" w16du:dateUtc="2025-02-26T13:32:00Z" w:id="1018">
                <w:pPr/>
              </w:pPrChange>
            </w:pPr>
            <w:del w:author="KARLOVCEC, Barbara" w:date="2025-02-26T14:32:00Z" w16du:dateUtc="2025-02-26T13:32:00Z" w:id="1019">
              <w:r w:rsidRPr="005D5556" w:rsidDel="00B409B7">
                <w:rPr>
                  <w:rFonts w:ascii="Calibri" w:hAnsi="Calibri" w:cs="Calibri"/>
                  <w:color w:val="000000"/>
                  <w:sz w:val="22"/>
                  <w:szCs w:val="22"/>
                </w:rPr>
                <w:delText>32</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339B9D0" w14:textId="775E0CB4">
            <w:pPr>
              <w:pStyle w:val="BodyText"/>
              <w:tabs>
                <w:tab w:val="left" w:pos="720"/>
                <w:tab w:val="num" w:pos="1440"/>
              </w:tabs>
              <w:rPr>
                <w:del w:author="KARLOVCEC, Barbara" w:date="2025-02-26T14:32:00Z" w16du:dateUtc="2025-02-26T13:32:00Z" w:id="1020"/>
                <w:rFonts w:ascii="Calibri" w:hAnsi="Calibri" w:cs="Calibri"/>
                <w:color w:val="000000"/>
                <w:sz w:val="22"/>
                <w:szCs w:val="22"/>
              </w:rPr>
              <w:pPrChange w:author="KARLOVCEC, Barbara" w:date="2025-02-26T14:32:00Z" w16du:dateUtc="2025-02-26T13:32:00Z" w:id="1021">
                <w:pPr/>
              </w:pPrChange>
            </w:pPr>
            <w:del w:author="KARLOVCEC, Barbara" w:date="2025-02-26T14:32:00Z" w16du:dateUtc="2025-02-26T13:32:00Z" w:id="1022">
              <w:r w:rsidRPr="005D5556" w:rsidDel="00B409B7">
                <w:rPr>
                  <w:rFonts w:ascii="Calibri" w:hAnsi="Calibri" w:cs="Calibri"/>
                  <w:color w:val="000000"/>
                  <w:sz w:val="22"/>
                  <w:szCs w:val="22"/>
                </w:rPr>
                <w:delText xml:space="preserve">EZETHEC TECHNICAL SERVICES </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89A26D8" w14:textId="00A09902">
            <w:pPr>
              <w:pStyle w:val="BodyText"/>
              <w:tabs>
                <w:tab w:val="left" w:pos="720"/>
                <w:tab w:val="num" w:pos="1440"/>
              </w:tabs>
              <w:rPr>
                <w:del w:author="KARLOVCEC, Barbara" w:date="2025-02-26T14:32:00Z" w16du:dateUtc="2025-02-26T13:32:00Z" w:id="1023"/>
                <w:rFonts w:ascii="Calibri" w:hAnsi="Calibri" w:cs="Calibri"/>
                <w:color w:val="000000"/>
                <w:sz w:val="22"/>
                <w:szCs w:val="22"/>
              </w:rPr>
              <w:pPrChange w:author="KARLOVCEC, Barbara" w:date="2025-02-26T14:32:00Z" w16du:dateUtc="2025-02-26T13:32:00Z" w:id="1024">
                <w:pPr/>
              </w:pPrChange>
            </w:pPr>
            <w:del w:author="KARLOVCEC, Barbara" w:date="2025-02-26T14:32:00Z" w16du:dateUtc="2025-02-26T13:32:00Z" w:id="1025">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4CD114D8" w14:textId="1295C0AC">
            <w:pPr>
              <w:pStyle w:val="BodyText"/>
              <w:tabs>
                <w:tab w:val="left" w:pos="720"/>
                <w:tab w:val="num" w:pos="1440"/>
              </w:tabs>
              <w:rPr>
                <w:del w:author="KARLOVCEC, Barbara" w:date="2025-02-26T14:32:00Z" w16du:dateUtc="2025-02-26T13:32:00Z" w:id="1026"/>
                <w:rFonts w:ascii="Calibri" w:hAnsi="Calibri" w:cs="Calibri"/>
                <w:color w:val="000000"/>
                <w:sz w:val="22"/>
                <w:szCs w:val="22"/>
              </w:rPr>
              <w:pPrChange w:author="KARLOVCEC, Barbara" w:date="2025-02-26T14:32:00Z" w16du:dateUtc="2025-02-26T13:32:00Z" w:id="1027">
                <w:pPr/>
              </w:pPrChange>
            </w:pPr>
            <w:del w:author="KARLOVCEC, Barbara" w:date="2025-02-26T14:32:00Z" w16du:dateUtc="2025-02-26T13:32:00Z" w:id="1028">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0C197D5C" w14:textId="13B07CE7">
            <w:pPr>
              <w:pStyle w:val="BodyText"/>
              <w:tabs>
                <w:tab w:val="left" w:pos="720"/>
                <w:tab w:val="num" w:pos="1440"/>
              </w:tabs>
              <w:rPr>
                <w:del w:author="KARLOVCEC, Barbara" w:date="2025-02-26T14:32:00Z" w16du:dateUtc="2025-02-26T13:32:00Z" w:id="1029"/>
                <w:rFonts w:ascii="Calibri" w:hAnsi="Calibri" w:cs="Calibri"/>
                <w:color w:val="000000"/>
                <w:sz w:val="22"/>
                <w:szCs w:val="22"/>
              </w:rPr>
              <w:pPrChange w:author="KARLOVCEC, Barbara" w:date="2025-02-26T14:32:00Z" w16du:dateUtc="2025-02-26T13:32:00Z" w:id="1030">
                <w:pPr/>
              </w:pPrChange>
            </w:pPr>
            <w:del w:author="KARLOVCEC, Barbara" w:date="2025-02-26T14:32:00Z" w16du:dateUtc="2025-02-26T13:32:00Z" w:id="1031">
              <w:r w:rsidRPr="005D5556" w:rsidDel="00B409B7">
                <w:rPr>
                  <w:rFonts w:ascii="Calibri" w:hAnsi="Calibri" w:cs="Calibri"/>
                  <w:color w:val="000000"/>
                  <w:sz w:val="22"/>
                  <w:szCs w:val="22"/>
                </w:rPr>
                <w:delText>ICE  MAKING MACHINE</w:delText>
              </w:r>
            </w:del>
          </w:p>
        </w:tc>
      </w:tr>
      <w:tr w:rsidRPr="005D5556" w:rsidR="00AD600F" w:rsidDel="00B409B7" w:rsidTr="00AD600F" w14:paraId="2557D638" w14:textId="1A75B5B1">
        <w:trPr>
          <w:trHeight w:val="300"/>
          <w:del w:author="KARLOVCEC, Barbara" w:date="2025-02-26T14:32:00Z" w:id="1032"/>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7868445E" w14:textId="7728F9CB">
            <w:pPr>
              <w:pStyle w:val="BodyText"/>
              <w:tabs>
                <w:tab w:val="left" w:pos="720"/>
                <w:tab w:val="num" w:pos="1440"/>
              </w:tabs>
              <w:rPr>
                <w:del w:author="KARLOVCEC, Barbara" w:date="2025-02-26T14:32:00Z" w16du:dateUtc="2025-02-26T13:32:00Z" w:id="1033"/>
                <w:rFonts w:ascii="Calibri" w:hAnsi="Calibri" w:cs="Calibri"/>
                <w:color w:val="000000"/>
                <w:sz w:val="22"/>
                <w:szCs w:val="22"/>
              </w:rPr>
              <w:pPrChange w:author="KARLOVCEC, Barbara" w:date="2025-02-26T14:32:00Z" w16du:dateUtc="2025-02-26T13:32:00Z" w:id="1034">
                <w:pPr/>
              </w:pPrChange>
            </w:pPr>
            <w:del w:author="KARLOVCEC, Barbara" w:date="2025-02-26T14:32:00Z" w16du:dateUtc="2025-02-26T13:32:00Z" w:id="1035">
              <w:r w:rsidRPr="005D5556" w:rsidDel="00B409B7">
                <w:rPr>
                  <w:rFonts w:ascii="Calibri" w:hAnsi="Calibri" w:cs="Calibri"/>
                  <w:color w:val="000000"/>
                  <w:sz w:val="22"/>
                  <w:szCs w:val="22"/>
                </w:rPr>
                <w:delText>33</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313C3FB" w14:textId="7F195BC8">
            <w:pPr>
              <w:pStyle w:val="BodyText"/>
              <w:tabs>
                <w:tab w:val="left" w:pos="720"/>
                <w:tab w:val="num" w:pos="1440"/>
              </w:tabs>
              <w:rPr>
                <w:del w:author="KARLOVCEC, Barbara" w:date="2025-02-26T14:32:00Z" w16du:dateUtc="2025-02-26T13:32:00Z" w:id="1036"/>
                <w:rFonts w:ascii="Calibri" w:hAnsi="Calibri" w:cs="Calibri"/>
                <w:color w:val="000000"/>
                <w:sz w:val="22"/>
                <w:szCs w:val="22"/>
              </w:rPr>
              <w:pPrChange w:author="KARLOVCEC, Barbara" w:date="2025-02-26T14:32:00Z" w16du:dateUtc="2025-02-26T13:32:00Z" w:id="1037">
                <w:pPr/>
              </w:pPrChange>
            </w:pPr>
            <w:del w:author="KARLOVCEC, Barbara" w:date="2025-02-26T14:32:00Z" w16du:dateUtc="2025-02-26T13:32:00Z" w:id="1038">
              <w:r w:rsidRPr="005D5556" w:rsidDel="00B409B7">
                <w:rPr>
                  <w:rFonts w:ascii="Calibri" w:hAnsi="Calibri" w:cs="Calibri"/>
                  <w:color w:val="000000"/>
                  <w:sz w:val="22"/>
                  <w:szCs w:val="22"/>
                </w:rPr>
                <w:delText>Dens and Sons Nig Ent</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8525B83" w14:textId="40CE6A65">
            <w:pPr>
              <w:pStyle w:val="BodyText"/>
              <w:tabs>
                <w:tab w:val="left" w:pos="720"/>
                <w:tab w:val="num" w:pos="1440"/>
              </w:tabs>
              <w:rPr>
                <w:del w:author="KARLOVCEC, Barbara" w:date="2025-02-26T14:32:00Z" w16du:dateUtc="2025-02-26T13:32:00Z" w:id="1039"/>
                <w:rFonts w:ascii="Calibri" w:hAnsi="Calibri" w:cs="Calibri"/>
                <w:color w:val="000000"/>
                <w:sz w:val="22"/>
                <w:szCs w:val="22"/>
              </w:rPr>
              <w:pPrChange w:author="KARLOVCEC, Barbara" w:date="2025-02-26T14:32:00Z" w16du:dateUtc="2025-02-26T13:32:00Z" w:id="1040">
                <w:pPr/>
              </w:pPrChange>
            </w:pPr>
            <w:del w:author="KARLOVCEC, Barbara" w:date="2025-02-26T14:32:00Z" w16du:dateUtc="2025-02-26T13:32:00Z" w:id="1041">
              <w:r w:rsidRPr="005D5556" w:rsidDel="00B409B7">
                <w:rPr>
                  <w:rFonts w:ascii="Calibri" w:hAnsi="Calibri" w:cs="Calibri"/>
                  <w:color w:val="000000"/>
                  <w:sz w:val="22"/>
                  <w:szCs w:val="22"/>
                </w:rPr>
                <w:delText>Kogi/Lokoja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4A8D7693" w14:textId="79460AB8">
            <w:pPr>
              <w:pStyle w:val="BodyText"/>
              <w:tabs>
                <w:tab w:val="left" w:pos="720"/>
                <w:tab w:val="num" w:pos="1440"/>
              </w:tabs>
              <w:rPr>
                <w:del w:author="KARLOVCEC, Barbara" w:date="2025-02-26T14:32:00Z" w16du:dateUtc="2025-02-26T13:32:00Z" w:id="1042"/>
                <w:rFonts w:ascii="Calibri" w:hAnsi="Calibri" w:cs="Calibri"/>
                <w:color w:val="000000"/>
                <w:sz w:val="22"/>
                <w:szCs w:val="22"/>
              </w:rPr>
              <w:pPrChange w:author="KARLOVCEC, Barbara" w:date="2025-02-26T14:32:00Z" w16du:dateUtc="2025-02-26T13:32:00Z" w:id="1043">
                <w:pPr/>
              </w:pPrChange>
            </w:pPr>
            <w:del w:author="KARLOVCEC, Barbara" w:date="2025-02-26T14:32:00Z" w16du:dateUtc="2025-02-26T13:32:00Z" w:id="1044">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300AB1E8" w14:textId="625CBAC3">
            <w:pPr>
              <w:pStyle w:val="BodyText"/>
              <w:tabs>
                <w:tab w:val="left" w:pos="720"/>
                <w:tab w:val="num" w:pos="1440"/>
              </w:tabs>
              <w:rPr>
                <w:del w:author="KARLOVCEC, Barbara" w:date="2025-02-26T14:32:00Z" w16du:dateUtc="2025-02-26T13:32:00Z" w:id="1045"/>
                <w:rFonts w:ascii="Calibri" w:hAnsi="Calibri" w:cs="Calibri"/>
                <w:color w:val="000000"/>
                <w:sz w:val="22"/>
                <w:szCs w:val="22"/>
              </w:rPr>
              <w:pPrChange w:author="KARLOVCEC, Barbara" w:date="2025-02-26T14:32:00Z" w16du:dateUtc="2025-02-26T13:32:00Z" w:id="1046">
                <w:pPr/>
              </w:pPrChange>
            </w:pPr>
            <w:del w:author="KARLOVCEC, Barbara" w:date="2025-02-26T14:32:00Z" w16du:dateUtc="2025-02-26T13:32:00Z" w:id="1047">
              <w:r w:rsidRPr="005D5556" w:rsidDel="00B409B7">
                <w:rPr>
                  <w:rFonts w:ascii="Calibri" w:hAnsi="Calibri" w:cs="Calibri"/>
                  <w:color w:val="000000"/>
                  <w:sz w:val="22"/>
                  <w:szCs w:val="22"/>
                </w:rPr>
                <w:delText>ICE  MAKING MACHINE</w:delText>
              </w:r>
            </w:del>
          </w:p>
        </w:tc>
      </w:tr>
      <w:tr w:rsidRPr="005D5556" w:rsidR="00AD600F" w:rsidDel="00B409B7" w:rsidTr="00AD600F" w14:paraId="77EFC32D" w14:textId="7ABFF4EF">
        <w:trPr>
          <w:trHeight w:val="675"/>
          <w:del w:author="KARLOVCEC, Barbara" w:date="2025-02-26T14:32:00Z" w:id="1048"/>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35C1DA04" w14:textId="030934AD">
            <w:pPr>
              <w:pStyle w:val="BodyText"/>
              <w:tabs>
                <w:tab w:val="left" w:pos="720"/>
                <w:tab w:val="num" w:pos="1440"/>
              </w:tabs>
              <w:rPr>
                <w:del w:author="KARLOVCEC, Barbara" w:date="2025-02-26T14:32:00Z" w16du:dateUtc="2025-02-26T13:32:00Z" w:id="1049"/>
                <w:rFonts w:ascii="Calibri" w:hAnsi="Calibri" w:cs="Calibri"/>
                <w:color w:val="000000"/>
                <w:sz w:val="22"/>
                <w:szCs w:val="22"/>
              </w:rPr>
              <w:pPrChange w:author="KARLOVCEC, Barbara" w:date="2025-02-26T14:32:00Z" w16du:dateUtc="2025-02-26T13:32:00Z" w:id="1050">
                <w:pPr/>
              </w:pPrChange>
            </w:pPr>
            <w:del w:author="KARLOVCEC, Barbara" w:date="2025-02-26T14:32:00Z" w16du:dateUtc="2025-02-26T13:32:00Z" w:id="1051">
              <w:r w:rsidRPr="005D5556" w:rsidDel="00B409B7">
                <w:rPr>
                  <w:rFonts w:ascii="Calibri" w:hAnsi="Calibri" w:cs="Calibri"/>
                  <w:color w:val="000000"/>
                  <w:sz w:val="22"/>
                  <w:szCs w:val="22"/>
                </w:rPr>
                <w:delText>34</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68D5A3B7" w14:textId="2D00BB85">
            <w:pPr>
              <w:pStyle w:val="BodyText"/>
              <w:tabs>
                <w:tab w:val="left" w:pos="720"/>
                <w:tab w:val="num" w:pos="1440"/>
              </w:tabs>
              <w:rPr>
                <w:del w:author="KARLOVCEC, Barbara" w:date="2025-02-26T14:32:00Z" w16du:dateUtc="2025-02-26T13:32:00Z" w:id="1052"/>
                <w:rFonts w:ascii="Calibri" w:hAnsi="Calibri" w:cs="Calibri"/>
                <w:color w:val="000000"/>
                <w:sz w:val="22"/>
                <w:szCs w:val="22"/>
              </w:rPr>
              <w:pPrChange w:author="KARLOVCEC, Barbara" w:date="2025-02-26T14:32:00Z" w16du:dateUtc="2025-02-26T13:32:00Z" w:id="1053">
                <w:pPr/>
              </w:pPrChange>
            </w:pPr>
            <w:del w:author="KARLOVCEC, Barbara" w:date="2025-02-26T14:32:00Z" w16du:dateUtc="2025-02-26T13:32:00Z" w:id="1054">
              <w:r w:rsidRPr="005D5556" w:rsidDel="00B409B7">
                <w:rPr>
                  <w:rFonts w:ascii="Calibri" w:hAnsi="Calibri" w:cs="Calibri"/>
                  <w:color w:val="000000"/>
                  <w:sz w:val="22"/>
                  <w:szCs w:val="22"/>
                </w:rPr>
                <w:delText>FRIJIM ELECTRICAL ELECTRONIC</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66F6A2A2" w14:textId="345C5899">
            <w:pPr>
              <w:pStyle w:val="BodyText"/>
              <w:tabs>
                <w:tab w:val="left" w:pos="720"/>
                <w:tab w:val="num" w:pos="1440"/>
              </w:tabs>
              <w:rPr>
                <w:del w:author="KARLOVCEC, Barbara" w:date="2025-02-26T14:32:00Z" w16du:dateUtc="2025-02-26T13:32:00Z" w:id="1055"/>
                <w:rFonts w:ascii="Calibri" w:hAnsi="Calibri" w:cs="Calibri"/>
                <w:color w:val="000000"/>
                <w:sz w:val="22"/>
                <w:szCs w:val="22"/>
              </w:rPr>
              <w:pPrChange w:author="KARLOVCEC, Barbara" w:date="2025-02-26T14:32:00Z" w16du:dateUtc="2025-02-26T13:32:00Z" w:id="1056">
                <w:pPr/>
              </w:pPrChange>
            </w:pPr>
            <w:del w:author="KARLOVCEC, Barbara" w:date="2025-02-26T14:32:00Z" w16du:dateUtc="2025-02-26T13:32:00Z" w:id="1057">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1ECA040F" w14:textId="365C1836">
            <w:pPr>
              <w:pStyle w:val="BodyText"/>
              <w:tabs>
                <w:tab w:val="left" w:pos="720"/>
                <w:tab w:val="num" w:pos="1440"/>
              </w:tabs>
              <w:rPr>
                <w:del w:author="KARLOVCEC, Barbara" w:date="2025-02-26T14:32:00Z" w16du:dateUtc="2025-02-26T13:32:00Z" w:id="1058"/>
                <w:rFonts w:ascii="Calibri" w:hAnsi="Calibri" w:cs="Calibri"/>
                <w:color w:val="000000"/>
                <w:sz w:val="22"/>
                <w:szCs w:val="22"/>
              </w:rPr>
              <w:pPrChange w:author="KARLOVCEC, Barbara" w:date="2025-02-26T14:32:00Z" w16du:dateUtc="2025-02-26T13:32:00Z" w:id="1059">
                <w:pPr/>
              </w:pPrChange>
            </w:pPr>
            <w:del w:author="KARLOVCEC, Barbara" w:date="2025-02-26T14:32:00Z" w16du:dateUtc="2025-02-26T13:32:00Z" w:id="1060">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70A79CF" w14:textId="20AF28E1">
            <w:pPr>
              <w:pStyle w:val="BodyText"/>
              <w:tabs>
                <w:tab w:val="left" w:pos="720"/>
                <w:tab w:val="num" w:pos="1440"/>
              </w:tabs>
              <w:rPr>
                <w:del w:author="KARLOVCEC, Barbara" w:date="2025-02-26T14:32:00Z" w16du:dateUtc="2025-02-26T13:32:00Z" w:id="1061"/>
                <w:rFonts w:ascii="Calibri" w:hAnsi="Calibri" w:cs="Calibri"/>
                <w:color w:val="000000"/>
                <w:sz w:val="22"/>
                <w:szCs w:val="22"/>
              </w:rPr>
              <w:pPrChange w:author="KARLOVCEC, Barbara" w:date="2025-02-26T14:32:00Z" w16du:dateUtc="2025-02-26T13:32:00Z" w:id="1062">
                <w:pPr/>
              </w:pPrChange>
            </w:pPr>
            <w:del w:author="KARLOVCEC, Barbara" w:date="2025-02-26T14:32:00Z" w16du:dateUtc="2025-02-26T13:32:00Z" w:id="1063">
              <w:r w:rsidRPr="005D5556" w:rsidDel="00B409B7">
                <w:rPr>
                  <w:rFonts w:ascii="Calibri" w:hAnsi="Calibri" w:cs="Calibri"/>
                  <w:color w:val="000000"/>
                  <w:sz w:val="22"/>
                  <w:szCs w:val="22"/>
                </w:rPr>
                <w:delText>ICE  MAKING MACHINE</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w:delText>
              </w:r>
            </w:del>
          </w:p>
        </w:tc>
      </w:tr>
      <w:tr w:rsidRPr="005D5556" w:rsidR="00AD600F" w:rsidDel="00B409B7" w:rsidTr="00AD600F" w14:paraId="391CD1D7" w14:textId="7F1A39CF">
        <w:trPr>
          <w:trHeight w:val="300"/>
          <w:del w:author="KARLOVCEC, Barbara" w:date="2025-02-26T14:32:00Z" w:id="1064"/>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441F9267" w14:textId="5E76A19E">
            <w:pPr>
              <w:pStyle w:val="BodyText"/>
              <w:tabs>
                <w:tab w:val="left" w:pos="720"/>
                <w:tab w:val="num" w:pos="1440"/>
              </w:tabs>
              <w:rPr>
                <w:del w:author="KARLOVCEC, Barbara" w:date="2025-02-26T14:32:00Z" w16du:dateUtc="2025-02-26T13:32:00Z" w:id="1065"/>
                <w:rFonts w:ascii="Calibri" w:hAnsi="Calibri" w:cs="Calibri"/>
                <w:color w:val="000000"/>
                <w:sz w:val="22"/>
                <w:szCs w:val="22"/>
              </w:rPr>
              <w:pPrChange w:author="KARLOVCEC, Barbara" w:date="2025-02-26T14:32:00Z" w16du:dateUtc="2025-02-26T13:32:00Z" w:id="1066">
                <w:pPr/>
              </w:pPrChange>
            </w:pPr>
            <w:del w:author="KARLOVCEC, Barbara" w:date="2025-02-26T14:32:00Z" w16du:dateUtc="2025-02-26T13:32:00Z" w:id="1067">
              <w:r w:rsidRPr="005D5556" w:rsidDel="00B409B7">
                <w:rPr>
                  <w:rFonts w:ascii="Calibri" w:hAnsi="Calibri" w:cs="Calibri"/>
                  <w:color w:val="000000"/>
                  <w:sz w:val="22"/>
                  <w:szCs w:val="22"/>
                </w:rPr>
                <w:delText>35</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A405968" w14:textId="42FEC2FA">
            <w:pPr>
              <w:pStyle w:val="BodyText"/>
              <w:tabs>
                <w:tab w:val="left" w:pos="720"/>
                <w:tab w:val="num" w:pos="1440"/>
              </w:tabs>
              <w:rPr>
                <w:del w:author="KARLOVCEC, Barbara" w:date="2025-02-26T14:32:00Z" w16du:dateUtc="2025-02-26T13:32:00Z" w:id="1068"/>
                <w:rFonts w:ascii="Calibri" w:hAnsi="Calibri" w:cs="Calibri"/>
                <w:color w:val="000000"/>
                <w:sz w:val="22"/>
                <w:szCs w:val="22"/>
              </w:rPr>
              <w:pPrChange w:author="KARLOVCEC, Barbara" w:date="2025-02-26T14:32:00Z" w16du:dateUtc="2025-02-26T13:32:00Z" w:id="1069">
                <w:pPr/>
              </w:pPrChange>
            </w:pPr>
            <w:del w:author="KARLOVCEC, Barbara" w:date="2025-02-26T14:32:00Z" w16du:dateUtc="2025-02-26T13:32:00Z" w:id="1070">
              <w:r w:rsidRPr="005D5556" w:rsidDel="00B409B7">
                <w:rPr>
                  <w:rFonts w:ascii="Calibri" w:hAnsi="Calibri" w:cs="Calibri"/>
                  <w:color w:val="000000"/>
                  <w:sz w:val="22"/>
                  <w:szCs w:val="22"/>
                </w:rPr>
                <w:delText xml:space="preserve">EMMANCO ANHERI ENT. </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61B2920B" w14:textId="633F9389">
            <w:pPr>
              <w:pStyle w:val="BodyText"/>
              <w:tabs>
                <w:tab w:val="left" w:pos="720"/>
                <w:tab w:val="num" w:pos="1440"/>
              </w:tabs>
              <w:rPr>
                <w:del w:author="KARLOVCEC, Barbara" w:date="2025-02-26T14:32:00Z" w16du:dateUtc="2025-02-26T13:32:00Z" w:id="1071"/>
                <w:rFonts w:ascii="Calibri" w:hAnsi="Calibri" w:cs="Calibri"/>
                <w:color w:val="000000"/>
                <w:sz w:val="22"/>
                <w:szCs w:val="22"/>
              </w:rPr>
              <w:pPrChange w:author="KARLOVCEC, Barbara" w:date="2025-02-26T14:32:00Z" w16du:dateUtc="2025-02-26T13:32:00Z" w:id="1072">
                <w:pPr/>
              </w:pPrChange>
            </w:pPr>
            <w:del w:author="KARLOVCEC, Barbara" w:date="2025-02-26T14:32:00Z" w16du:dateUtc="2025-02-26T13:32:00Z" w:id="1073">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1A9990BB" w14:textId="78858784">
            <w:pPr>
              <w:pStyle w:val="BodyText"/>
              <w:tabs>
                <w:tab w:val="left" w:pos="720"/>
                <w:tab w:val="num" w:pos="1440"/>
              </w:tabs>
              <w:rPr>
                <w:del w:author="KARLOVCEC, Barbara" w:date="2025-02-26T14:32:00Z" w16du:dateUtc="2025-02-26T13:32:00Z" w:id="1074"/>
                <w:rFonts w:ascii="Calibri" w:hAnsi="Calibri" w:cs="Calibri"/>
                <w:color w:val="000000"/>
                <w:sz w:val="22"/>
                <w:szCs w:val="22"/>
              </w:rPr>
              <w:pPrChange w:author="KARLOVCEC, Barbara" w:date="2025-02-26T14:32:00Z" w16du:dateUtc="2025-02-26T13:32:00Z" w:id="1075">
                <w:pPr/>
              </w:pPrChange>
            </w:pPr>
            <w:del w:author="KARLOVCEC, Barbara" w:date="2025-02-26T14:32:00Z" w16du:dateUtc="2025-02-26T13:32:00Z" w:id="1076">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10521C85" w14:textId="40DD267C">
            <w:pPr>
              <w:pStyle w:val="BodyText"/>
              <w:tabs>
                <w:tab w:val="left" w:pos="720"/>
                <w:tab w:val="num" w:pos="1440"/>
              </w:tabs>
              <w:rPr>
                <w:del w:author="KARLOVCEC, Barbara" w:date="2025-02-26T14:32:00Z" w16du:dateUtc="2025-02-26T13:32:00Z" w:id="1077"/>
                <w:rFonts w:ascii="Calibri" w:hAnsi="Calibri" w:cs="Calibri"/>
                <w:color w:val="000000"/>
                <w:sz w:val="22"/>
                <w:szCs w:val="22"/>
              </w:rPr>
              <w:pPrChange w:author="KARLOVCEC, Barbara" w:date="2025-02-26T14:32:00Z" w16du:dateUtc="2025-02-26T13:32:00Z" w:id="1078">
                <w:pPr/>
              </w:pPrChange>
            </w:pPr>
            <w:del w:author="KARLOVCEC, Barbara" w:date="2025-02-26T14:32:00Z" w16du:dateUtc="2025-02-26T13:32:00Z" w:id="1079">
              <w:r w:rsidRPr="005D5556" w:rsidDel="00B409B7">
                <w:rPr>
                  <w:rFonts w:ascii="Calibri" w:hAnsi="Calibri" w:cs="Calibri"/>
                  <w:color w:val="000000"/>
                  <w:sz w:val="22"/>
                  <w:szCs w:val="22"/>
                </w:rPr>
                <w:delText>ICE  MAKING MACHINE</w:delText>
              </w:r>
            </w:del>
          </w:p>
        </w:tc>
      </w:tr>
      <w:tr w:rsidRPr="005D5556" w:rsidR="00AD600F" w:rsidDel="00B409B7" w:rsidTr="00AD600F" w14:paraId="4BAF9969" w14:textId="27783985">
        <w:trPr>
          <w:trHeight w:val="675"/>
          <w:del w:author="KARLOVCEC, Barbara" w:date="2025-02-26T14:32:00Z" w:id="1080"/>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21AAEF70" w14:textId="3377FCAA">
            <w:pPr>
              <w:pStyle w:val="BodyText"/>
              <w:tabs>
                <w:tab w:val="left" w:pos="720"/>
                <w:tab w:val="num" w:pos="1440"/>
              </w:tabs>
              <w:rPr>
                <w:del w:author="KARLOVCEC, Barbara" w:date="2025-02-26T14:32:00Z" w16du:dateUtc="2025-02-26T13:32:00Z" w:id="1081"/>
                <w:rFonts w:ascii="Calibri" w:hAnsi="Calibri" w:cs="Calibri"/>
                <w:color w:val="000000"/>
                <w:sz w:val="22"/>
                <w:szCs w:val="22"/>
              </w:rPr>
              <w:pPrChange w:author="KARLOVCEC, Barbara" w:date="2025-02-26T14:32:00Z" w16du:dateUtc="2025-02-26T13:32:00Z" w:id="1082">
                <w:pPr/>
              </w:pPrChange>
            </w:pPr>
            <w:del w:author="KARLOVCEC, Barbara" w:date="2025-02-26T14:32:00Z" w16du:dateUtc="2025-02-26T13:32:00Z" w:id="1083">
              <w:r w:rsidRPr="005D5556" w:rsidDel="00B409B7">
                <w:rPr>
                  <w:rFonts w:ascii="Calibri" w:hAnsi="Calibri" w:cs="Calibri"/>
                  <w:color w:val="000000"/>
                  <w:sz w:val="22"/>
                  <w:szCs w:val="22"/>
                </w:rPr>
                <w:delText>36</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5B0565B" w14:textId="27A344C9">
            <w:pPr>
              <w:pStyle w:val="BodyText"/>
              <w:tabs>
                <w:tab w:val="left" w:pos="720"/>
                <w:tab w:val="num" w:pos="1440"/>
              </w:tabs>
              <w:rPr>
                <w:del w:author="KARLOVCEC, Barbara" w:date="2025-02-26T14:32:00Z" w16du:dateUtc="2025-02-26T13:32:00Z" w:id="1084"/>
                <w:rFonts w:ascii="Calibri" w:hAnsi="Calibri" w:cs="Calibri"/>
                <w:color w:val="000000"/>
                <w:sz w:val="22"/>
                <w:szCs w:val="22"/>
              </w:rPr>
              <w:pPrChange w:author="KARLOVCEC, Barbara" w:date="2025-02-26T14:32:00Z" w16du:dateUtc="2025-02-26T13:32:00Z" w:id="1085">
                <w:pPr/>
              </w:pPrChange>
            </w:pPr>
            <w:del w:author="KARLOVCEC, Barbara" w:date="2025-02-26T14:32:00Z" w16du:dateUtc="2025-02-26T13:32:00Z" w:id="1086">
              <w:r w:rsidRPr="005D5556" w:rsidDel="00B409B7">
                <w:rPr>
                  <w:rFonts w:ascii="Calibri" w:hAnsi="Calibri" w:cs="Calibri"/>
                  <w:color w:val="000000"/>
                  <w:sz w:val="22"/>
                  <w:szCs w:val="22"/>
                </w:rPr>
                <w:delText>CHAN - THE COOL ENT.</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8EDC384" w14:textId="3D187B73">
            <w:pPr>
              <w:pStyle w:val="BodyText"/>
              <w:tabs>
                <w:tab w:val="left" w:pos="720"/>
                <w:tab w:val="num" w:pos="1440"/>
              </w:tabs>
              <w:rPr>
                <w:del w:author="KARLOVCEC, Barbara" w:date="2025-02-26T14:32:00Z" w16du:dateUtc="2025-02-26T13:32:00Z" w:id="1087"/>
                <w:rFonts w:ascii="Calibri" w:hAnsi="Calibri" w:cs="Calibri"/>
                <w:color w:val="000000"/>
                <w:sz w:val="22"/>
                <w:szCs w:val="22"/>
              </w:rPr>
              <w:pPrChange w:author="KARLOVCEC, Barbara" w:date="2025-02-26T14:32:00Z" w16du:dateUtc="2025-02-26T13:32:00Z" w:id="1088">
                <w:pPr/>
              </w:pPrChange>
            </w:pPr>
            <w:del w:author="KARLOVCEC, Barbara" w:date="2025-02-26T14:32:00Z" w16du:dateUtc="2025-02-26T13:32:00Z" w:id="1089">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64726C5A" w14:textId="3D0989A1">
            <w:pPr>
              <w:pStyle w:val="BodyText"/>
              <w:tabs>
                <w:tab w:val="left" w:pos="720"/>
                <w:tab w:val="num" w:pos="1440"/>
              </w:tabs>
              <w:rPr>
                <w:del w:author="KARLOVCEC, Barbara" w:date="2025-02-26T14:32:00Z" w16du:dateUtc="2025-02-26T13:32:00Z" w:id="1090"/>
                <w:rFonts w:ascii="Calibri" w:hAnsi="Calibri" w:cs="Calibri"/>
                <w:color w:val="000000"/>
                <w:sz w:val="22"/>
                <w:szCs w:val="22"/>
              </w:rPr>
              <w:pPrChange w:author="KARLOVCEC, Barbara" w:date="2025-02-26T14:32:00Z" w16du:dateUtc="2025-02-26T13:32:00Z" w:id="1091">
                <w:pPr/>
              </w:pPrChange>
            </w:pPr>
            <w:del w:author="KARLOVCEC, Barbara" w:date="2025-02-26T14:32:00Z" w16du:dateUtc="2025-02-26T13:32:00Z" w:id="1092">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4B3AAE4" w14:textId="2320415C">
            <w:pPr>
              <w:pStyle w:val="BodyText"/>
              <w:tabs>
                <w:tab w:val="left" w:pos="720"/>
                <w:tab w:val="num" w:pos="1440"/>
              </w:tabs>
              <w:rPr>
                <w:del w:author="KARLOVCEC, Barbara" w:date="2025-02-26T14:32:00Z" w16du:dateUtc="2025-02-26T13:32:00Z" w:id="1093"/>
                <w:rFonts w:ascii="Calibri" w:hAnsi="Calibri" w:cs="Calibri"/>
                <w:color w:val="000000"/>
                <w:sz w:val="22"/>
                <w:szCs w:val="22"/>
              </w:rPr>
              <w:pPrChange w:author="KARLOVCEC, Barbara" w:date="2025-02-26T14:32:00Z" w16du:dateUtc="2025-02-26T13:32:00Z" w:id="1094">
                <w:pPr/>
              </w:pPrChange>
            </w:pPr>
            <w:del w:author="KARLOVCEC, Barbara" w:date="2025-02-26T14:32:00Z" w16du:dateUtc="2025-02-26T13:32:00Z" w:id="1095">
              <w:r w:rsidRPr="005D5556" w:rsidDel="00B409B7">
                <w:rPr>
                  <w:rFonts w:ascii="Calibri" w:hAnsi="Calibri" w:cs="Calibri"/>
                  <w:color w:val="000000"/>
                  <w:sz w:val="22"/>
                  <w:szCs w:val="22"/>
                </w:rPr>
                <w:delText>ICE  MAKING MACHINE/</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w:delText>
              </w:r>
            </w:del>
          </w:p>
        </w:tc>
      </w:tr>
      <w:tr w:rsidRPr="005D5556" w:rsidR="00AD600F" w:rsidDel="00B409B7" w:rsidTr="00AD600F" w14:paraId="774A01A6" w14:textId="2AA0D4E3">
        <w:trPr>
          <w:trHeight w:val="300"/>
          <w:del w:author="KARLOVCEC, Barbara" w:date="2025-02-26T14:32:00Z" w:id="1096"/>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2A9D2DE8" w14:textId="16EC3E53">
            <w:pPr>
              <w:pStyle w:val="BodyText"/>
              <w:tabs>
                <w:tab w:val="left" w:pos="720"/>
                <w:tab w:val="num" w:pos="1440"/>
              </w:tabs>
              <w:rPr>
                <w:del w:author="KARLOVCEC, Barbara" w:date="2025-02-26T14:32:00Z" w16du:dateUtc="2025-02-26T13:32:00Z" w:id="1097"/>
                <w:rFonts w:ascii="Calibri" w:hAnsi="Calibri" w:cs="Calibri"/>
                <w:color w:val="000000"/>
                <w:sz w:val="22"/>
                <w:szCs w:val="22"/>
              </w:rPr>
              <w:pPrChange w:author="KARLOVCEC, Barbara" w:date="2025-02-26T14:32:00Z" w16du:dateUtc="2025-02-26T13:32:00Z" w:id="1098">
                <w:pPr/>
              </w:pPrChange>
            </w:pPr>
            <w:del w:author="KARLOVCEC, Barbara" w:date="2025-02-26T14:32:00Z" w16du:dateUtc="2025-02-26T13:32:00Z" w:id="1099">
              <w:r w:rsidRPr="005D5556" w:rsidDel="00B409B7">
                <w:rPr>
                  <w:rFonts w:ascii="Calibri" w:hAnsi="Calibri" w:cs="Calibri"/>
                  <w:color w:val="000000"/>
                  <w:sz w:val="22"/>
                  <w:szCs w:val="22"/>
                </w:rPr>
                <w:delText>37</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6AF6F22C" w14:textId="58B00330">
            <w:pPr>
              <w:pStyle w:val="BodyText"/>
              <w:tabs>
                <w:tab w:val="left" w:pos="720"/>
                <w:tab w:val="num" w:pos="1440"/>
              </w:tabs>
              <w:rPr>
                <w:del w:author="KARLOVCEC, Barbara" w:date="2025-02-26T14:32:00Z" w16du:dateUtc="2025-02-26T13:32:00Z" w:id="1100"/>
                <w:rFonts w:ascii="Calibri" w:hAnsi="Calibri" w:cs="Calibri"/>
                <w:color w:val="000000"/>
                <w:sz w:val="22"/>
                <w:szCs w:val="22"/>
              </w:rPr>
              <w:pPrChange w:author="KARLOVCEC, Barbara" w:date="2025-02-26T14:32:00Z" w16du:dateUtc="2025-02-26T13:32:00Z" w:id="1101">
                <w:pPr/>
              </w:pPrChange>
            </w:pPr>
            <w:del w:author="KARLOVCEC, Barbara" w:date="2025-02-26T14:32:00Z" w16du:dateUtc="2025-02-26T13:32:00Z" w:id="1102">
              <w:r w:rsidRPr="005D5556" w:rsidDel="00B409B7">
                <w:rPr>
                  <w:rFonts w:ascii="Calibri" w:hAnsi="Calibri" w:cs="Calibri"/>
                  <w:color w:val="000000"/>
                  <w:sz w:val="22"/>
                  <w:szCs w:val="22"/>
                </w:rPr>
                <w:delText>CHUKS COOL TECH. COMPANY</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EB57A79" w14:textId="3C4B3F46">
            <w:pPr>
              <w:pStyle w:val="BodyText"/>
              <w:tabs>
                <w:tab w:val="left" w:pos="720"/>
                <w:tab w:val="num" w:pos="1440"/>
              </w:tabs>
              <w:rPr>
                <w:del w:author="KARLOVCEC, Barbara" w:date="2025-02-26T14:32:00Z" w16du:dateUtc="2025-02-26T13:32:00Z" w:id="1103"/>
                <w:rFonts w:ascii="Calibri" w:hAnsi="Calibri" w:cs="Calibri"/>
                <w:color w:val="000000"/>
                <w:sz w:val="22"/>
                <w:szCs w:val="22"/>
              </w:rPr>
              <w:pPrChange w:author="KARLOVCEC, Barbara" w:date="2025-02-26T14:32:00Z" w16du:dateUtc="2025-02-26T13:32:00Z" w:id="1104">
                <w:pPr/>
              </w:pPrChange>
            </w:pPr>
            <w:del w:author="KARLOVCEC, Barbara" w:date="2025-02-26T14:32:00Z" w16du:dateUtc="2025-02-26T13:32:00Z" w:id="1105">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33282A6E" w14:textId="4F5837A2">
            <w:pPr>
              <w:pStyle w:val="BodyText"/>
              <w:tabs>
                <w:tab w:val="left" w:pos="720"/>
                <w:tab w:val="num" w:pos="1440"/>
              </w:tabs>
              <w:rPr>
                <w:del w:author="KARLOVCEC, Barbara" w:date="2025-02-26T14:32:00Z" w16du:dateUtc="2025-02-26T13:32:00Z" w:id="1106"/>
                <w:rFonts w:ascii="Calibri" w:hAnsi="Calibri" w:cs="Calibri"/>
                <w:color w:val="000000"/>
                <w:sz w:val="22"/>
                <w:szCs w:val="22"/>
              </w:rPr>
              <w:pPrChange w:author="KARLOVCEC, Barbara" w:date="2025-02-26T14:32:00Z" w16du:dateUtc="2025-02-26T13:32:00Z" w:id="1107">
                <w:pPr/>
              </w:pPrChange>
            </w:pPr>
            <w:del w:author="KARLOVCEC, Barbara" w:date="2025-02-26T14:32:00Z" w16du:dateUtc="2025-02-26T13:32:00Z" w:id="1108">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26F099D3" w14:textId="729DCBD0">
            <w:pPr>
              <w:pStyle w:val="BodyText"/>
              <w:tabs>
                <w:tab w:val="left" w:pos="720"/>
                <w:tab w:val="num" w:pos="1440"/>
              </w:tabs>
              <w:rPr>
                <w:del w:author="KARLOVCEC, Barbara" w:date="2025-02-26T14:32:00Z" w16du:dateUtc="2025-02-26T13:32:00Z" w:id="1109"/>
                <w:rFonts w:ascii="Calibri" w:hAnsi="Calibri" w:cs="Calibri"/>
                <w:color w:val="000000"/>
                <w:sz w:val="22"/>
                <w:szCs w:val="22"/>
              </w:rPr>
              <w:pPrChange w:author="KARLOVCEC, Barbara" w:date="2025-02-26T14:32:00Z" w16du:dateUtc="2025-02-26T13:32:00Z" w:id="1110">
                <w:pPr/>
              </w:pPrChange>
            </w:pPr>
            <w:del w:author="KARLOVCEC, Barbara" w:date="2025-02-26T14:32:00Z" w16du:dateUtc="2025-02-26T13:32:00Z" w:id="1111">
              <w:r w:rsidRPr="005D5556" w:rsidDel="00B409B7">
                <w:rPr>
                  <w:rFonts w:ascii="Calibri" w:hAnsi="Calibri" w:cs="Calibri"/>
                  <w:color w:val="000000"/>
                  <w:sz w:val="22"/>
                  <w:szCs w:val="22"/>
                </w:rPr>
                <w:delText>ICE  MAKING MACHINE</w:delText>
              </w:r>
            </w:del>
          </w:p>
        </w:tc>
      </w:tr>
      <w:tr w:rsidRPr="005D5556" w:rsidR="00AD600F" w:rsidDel="00B409B7" w:rsidTr="00AD600F" w14:paraId="73F88859" w14:textId="2675ACBA">
        <w:trPr>
          <w:trHeight w:val="300"/>
          <w:del w:author="KARLOVCEC, Barbara" w:date="2025-02-26T14:32:00Z" w:id="1112"/>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6D2E40E0" w14:textId="4F6DAC90">
            <w:pPr>
              <w:pStyle w:val="BodyText"/>
              <w:tabs>
                <w:tab w:val="left" w:pos="720"/>
                <w:tab w:val="num" w:pos="1440"/>
              </w:tabs>
              <w:rPr>
                <w:del w:author="KARLOVCEC, Barbara" w:date="2025-02-26T14:32:00Z" w16du:dateUtc="2025-02-26T13:32:00Z" w:id="1113"/>
                <w:rFonts w:ascii="Calibri" w:hAnsi="Calibri" w:cs="Calibri"/>
                <w:color w:val="000000"/>
                <w:sz w:val="22"/>
                <w:szCs w:val="22"/>
              </w:rPr>
              <w:pPrChange w:author="KARLOVCEC, Barbara" w:date="2025-02-26T14:32:00Z" w16du:dateUtc="2025-02-26T13:32:00Z" w:id="1114">
                <w:pPr/>
              </w:pPrChange>
            </w:pPr>
            <w:del w:author="KARLOVCEC, Barbara" w:date="2025-02-26T14:32:00Z" w16du:dateUtc="2025-02-26T13:32:00Z" w:id="1115">
              <w:r w:rsidRPr="005D5556" w:rsidDel="00B409B7">
                <w:rPr>
                  <w:rFonts w:ascii="Calibri" w:hAnsi="Calibri" w:cs="Calibri"/>
                  <w:color w:val="000000"/>
                  <w:sz w:val="22"/>
                  <w:szCs w:val="22"/>
                </w:rPr>
                <w:delText>38</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27BD015" w14:textId="3A853CE9">
            <w:pPr>
              <w:pStyle w:val="BodyText"/>
              <w:tabs>
                <w:tab w:val="left" w:pos="720"/>
                <w:tab w:val="num" w:pos="1440"/>
              </w:tabs>
              <w:rPr>
                <w:del w:author="KARLOVCEC, Barbara" w:date="2025-02-26T14:32:00Z" w16du:dateUtc="2025-02-26T13:32:00Z" w:id="1116"/>
                <w:rFonts w:ascii="Calibri" w:hAnsi="Calibri" w:cs="Calibri"/>
                <w:color w:val="000000"/>
                <w:sz w:val="22"/>
                <w:szCs w:val="22"/>
              </w:rPr>
              <w:pPrChange w:author="KARLOVCEC, Barbara" w:date="2025-02-26T14:32:00Z" w16du:dateUtc="2025-02-26T13:32:00Z" w:id="1117">
                <w:pPr/>
              </w:pPrChange>
            </w:pPr>
            <w:del w:author="KARLOVCEC, Barbara" w:date="2025-02-26T14:32:00Z" w16du:dateUtc="2025-02-26T13:32:00Z" w:id="1118">
              <w:r w:rsidRPr="005D5556" w:rsidDel="00B409B7">
                <w:rPr>
                  <w:rFonts w:ascii="Calibri" w:hAnsi="Calibri" w:cs="Calibri"/>
                  <w:color w:val="000000"/>
                  <w:sz w:val="22"/>
                  <w:szCs w:val="22"/>
                </w:rPr>
                <w:delText>KAYBETH TECHNICAL</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2EA6F1A" w14:textId="2770EB99">
            <w:pPr>
              <w:pStyle w:val="BodyText"/>
              <w:tabs>
                <w:tab w:val="left" w:pos="720"/>
                <w:tab w:val="num" w:pos="1440"/>
              </w:tabs>
              <w:rPr>
                <w:del w:author="KARLOVCEC, Barbara" w:date="2025-02-26T14:32:00Z" w16du:dateUtc="2025-02-26T13:32:00Z" w:id="1119"/>
                <w:rFonts w:ascii="Calibri" w:hAnsi="Calibri" w:cs="Calibri"/>
                <w:color w:val="000000"/>
                <w:sz w:val="22"/>
                <w:szCs w:val="22"/>
              </w:rPr>
              <w:pPrChange w:author="KARLOVCEC, Barbara" w:date="2025-02-26T14:32:00Z" w16du:dateUtc="2025-02-26T13:32:00Z" w:id="1120">
                <w:pPr/>
              </w:pPrChange>
            </w:pPr>
            <w:del w:author="KARLOVCEC, Barbara" w:date="2025-02-26T14:32:00Z" w16du:dateUtc="2025-02-26T13:32:00Z" w:id="1121">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76B4F822" w14:textId="6F5DDF75">
            <w:pPr>
              <w:pStyle w:val="BodyText"/>
              <w:tabs>
                <w:tab w:val="left" w:pos="720"/>
                <w:tab w:val="num" w:pos="1440"/>
              </w:tabs>
              <w:rPr>
                <w:del w:author="KARLOVCEC, Barbara" w:date="2025-02-26T14:32:00Z" w16du:dateUtc="2025-02-26T13:32:00Z" w:id="1122"/>
                <w:rFonts w:ascii="Calibri" w:hAnsi="Calibri" w:cs="Calibri"/>
                <w:color w:val="000000"/>
                <w:sz w:val="22"/>
                <w:szCs w:val="22"/>
              </w:rPr>
              <w:pPrChange w:author="KARLOVCEC, Barbara" w:date="2025-02-26T14:32:00Z" w16du:dateUtc="2025-02-26T13:32:00Z" w:id="1123">
                <w:pPr/>
              </w:pPrChange>
            </w:pPr>
            <w:del w:author="KARLOVCEC, Barbara" w:date="2025-02-26T14:32:00Z" w16du:dateUtc="2025-02-26T13:32:00Z" w:id="1124">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17A01955" w14:textId="4AFB5195">
            <w:pPr>
              <w:pStyle w:val="BodyText"/>
              <w:tabs>
                <w:tab w:val="left" w:pos="720"/>
                <w:tab w:val="num" w:pos="1440"/>
              </w:tabs>
              <w:rPr>
                <w:del w:author="KARLOVCEC, Barbara" w:date="2025-02-26T14:32:00Z" w16du:dateUtc="2025-02-26T13:32:00Z" w:id="1125"/>
                <w:rFonts w:ascii="Calibri" w:hAnsi="Calibri" w:cs="Calibri"/>
                <w:color w:val="000000"/>
                <w:sz w:val="22"/>
                <w:szCs w:val="22"/>
              </w:rPr>
              <w:pPrChange w:author="KARLOVCEC, Barbara" w:date="2025-02-26T14:32:00Z" w16du:dateUtc="2025-02-26T13:32:00Z" w:id="1126">
                <w:pPr/>
              </w:pPrChange>
            </w:pPr>
            <w:del w:author="KARLOVCEC, Barbara" w:date="2025-02-26T14:32:00Z" w16du:dateUtc="2025-02-26T13:32:00Z" w:id="1127">
              <w:r w:rsidRPr="005D5556" w:rsidDel="00B409B7">
                <w:rPr>
                  <w:rFonts w:ascii="Calibri" w:hAnsi="Calibri" w:cs="Calibri"/>
                  <w:color w:val="000000"/>
                  <w:sz w:val="22"/>
                  <w:szCs w:val="22"/>
                </w:rPr>
                <w:delText>ICE  MAKING MACHINE</w:delText>
              </w:r>
            </w:del>
          </w:p>
        </w:tc>
      </w:tr>
      <w:tr w:rsidRPr="005D5556" w:rsidR="00AD600F" w:rsidDel="00B409B7" w:rsidTr="00AD600F" w14:paraId="003B92EC" w14:textId="78DAA962">
        <w:trPr>
          <w:trHeight w:val="300"/>
          <w:del w:author="KARLOVCEC, Barbara" w:date="2025-02-26T14:32:00Z" w:id="1128"/>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2093C08F" w14:textId="69CC59AD">
            <w:pPr>
              <w:pStyle w:val="BodyText"/>
              <w:tabs>
                <w:tab w:val="left" w:pos="720"/>
                <w:tab w:val="num" w:pos="1440"/>
              </w:tabs>
              <w:rPr>
                <w:del w:author="KARLOVCEC, Barbara" w:date="2025-02-26T14:32:00Z" w16du:dateUtc="2025-02-26T13:32:00Z" w:id="1129"/>
                <w:rFonts w:ascii="Calibri" w:hAnsi="Calibri" w:cs="Calibri"/>
                <w:color w:val="000000"/>
                <w:sz w:val="22"/>
                <w:szCs w:val="22"/>
              </w:rPr>
              <w:pPrChange w:author="KARLOVCEC, Barbara" w:date="2025-02-26T14:32:00Z" w16du:dateUtc="2025-02-26T13:32:00Z" w:id="1130">
                <w:pPr/>
              </w:pPrChange>
            </w:pPr>
            <w:del w:author="KARLOVCEC, Barbara" w:date="2025-02-26T14:32:00Z" w16du:dateUtc="2025-02-26T13:32:00Z" w:id="1131">
              <w:r w:rsidRPr="005D5556" w:rsidDel="00B409B7">
                <w:rPr>
                  <w:rFonts w:ascii="Calibri" w:hAnsi="Calibri" w:cs="Calibri"/>
                  <w:color w:val="000000"/>
                  <w:sz w:val="22"/>
                  <w:szCs w:val="22"/>
                </w:rPr>
                <w:delText>39</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F4EFC19" w14:textId="1598FD9F">
            <w:pPr>
              <w:pStyle w:val="BodyText"/>
              <w:tabs>
                <w:tab w:val="left" w:pos="720"/>
                <w:tab w:val="num" w:pos="1440"/>
              </w:tabs>
              <w:rPr>
                <w:del w:author="KARLOVCEC, Barbara" w:date="2025-02-26T14:32:00Z" w16du:dateUtc="2025-02-26T13:32:00Z" w:id="1132"/>
                <w:rFonts w:ascii="Calibri" w:hAnsi="Calibri" w:cs="Calibri"/>
                <w:color w:val="000000"/>
                <w:sz w:val="22"/>
                <w:szCs w:val="22"/>
              </w:rPr>
              <w:pPrChange w:author="KARLOVCEC, Barbara" w:date="2025-02-26T14:32:00Z" w16du:dateUtc="2025-02-26T13:32:00Z" w:id="1133">
                <w:pPr/>
              </w:pPrChange>
            </w:pPr>
            <w:del w:author="KARLOVCEC, Barbara" w:date="2025-02-26T14:32:00Z" w16du:dateUtc="2025-02-26T13:32:00Z" w:id="1134">
              <w:r w:rsidRPr="005D5556" w:rsidDel="00B409B7">
                <w:rPr>
                  <w:rFonts w:ascii="Calibri" w:hAnsi="Calibri" w:cs="Calibri"/>
                  <w:color w:val="000000"/>
                  <w:sz w:val="22"/>
                  <w:szCs w:val="22"/>
                </w:rPr>
                <w:delText>DOECCOOL TECHNICAL</w:delText>
              </w:r>
            </w:del>
          </w:p>
        </w:tc>
        <w:tc>
          <w:tcPr>
            <w:tcW w:w="1220"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742A363A" w14:textId="10468F13">
            <w:pPr>
              <w:pStyle w:val="BodyText"/>
              <w:tabs>
                <w:tab w:val="left" w:pos="720"/>
                <w:tab w:val="num" w:pos="1440"/>
              </w:tabs>
              <w:rPr>
                <w:del w:author="KARLOVCEC, Barbara" w:date="2025-02-26T14:32:00Z" w16du:dateUtc="2025-02-26T13:32:00Z" w:id="1135"/>
                <w:rFonts w:ascii="Calibri" w:hAnsi="Calibri" w:cs="Calibri"/>
                <w:color w:val="000000"/>
                <w:sz w:val="22"/>
                <w:szCs w:val="22"/>
              </w:rPr>
              <w:pPrChange w:author="KARLOVCEC, Barbara" w:date="2025-02-26T14:32:00Z" w16du:dateUtc="2025-02-26T13:32:00Z" w:id="1136">
                <w:pPr/>
              </w:pPrChange>
            </w:pPr>
            <w:del w:author="KARLOVCEC, Barbara" w:date="2025-02-26T14:32:00Z" w16du:dateUtc="2025-02-26T13:32:00Z" w:id="1137">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126F4589" w14:textId="4EFB387A">
            <w:pPr>
              <w:pStyle w:val="BodyText"/>
              <w:tabs>
                <w:tab w:val="left" w:pos="720"/>
                <w:tab w:val="num" w:pos="1440"/>
              </w:tabs>
              <w:rPr>
                <w:del w:author="KARLOVCEC, Barbara" w:date="2025-02-26T14:32:00Z" w16du:dateUtc="2025-02-26T13:32:00Z" w:id="1138"/>
                <w:rFonts w:ascii="Calibri" w:hAnsi="Calibri" w:cs="Calibri"/>
                <w:color w:val="000000"/>
                <w:sz w:val="22"/>
                <w:szCs w:val="22"/>
              </w:rPr>
              <w:pPrChange w:author="KARLOVCEC, Barbara" w:date="2025-02-26T14:32:00Z" w16du:dateUtc="2025-02-26T13:32:00Z" w:id="1139">
                <w:pPr/>
              </w:pPrChange>
            </w:pPr>
            <w:del w:author="KARLOVCEC, Barbara" w:date="2025-02-26T14:32:00Z" w16du:dateUtc="2025-02-26T13:32:00Z" w:id="1140">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1CB52FD" w14:textId="5AC2A902">
            <w:pPr>
              <w:pStyle w:val="BodyText"/>
              <w:tabs>
                <w:tab w:val="left" w:pos="720"/>
                <w:tab w:val="num" w:pos="1440"/>
              </w:tabs>
              <w:rPr>
                <w:del w:author="KARLOVCEC, Barbara" w:date="2025-02-26T14:32:00Z" w16du:dateUtc="2025-02-26T13:32:00Z" w:id="1141"/>
                <w:rFonts w:ascii="Calibri" w:hAnsi="Calibri" w:cs="Calibri"/>
                <w:color w:val="000000"/>
                <w:sz w:val="22"/>
                <w:szCs w:val="22"/>
              </w:rPr>
              <w:pPrChange w:author="KARLOVCEC, Barbara" w:date="2025-02-26T14:32:00Z" w16du:dateUtc="2025-02-26T13:32:00Z" w:id="1142">
                <w:pPr/>
              </w:pPrChange>
            </w:pPr>
            <w:del w:author="KARLOVCEC, Barbara" w:date="2025-02-26T14:32:00Z" w16du:dateUtc="2025-02-26T13:32:00Z" w:id="1143">
              <w:r w:rsidRPr="005D5556" w:rsidDel="00B409B7">
                <w:rPr>
                  <w:rFonts w:ascii="Calibri" w:hAnsi="Calibri" w:cs="Calibri"/>
                  <w:color w:val="000000"/>
                  <w:sz w:val="22"/>
                  <w:szCs w:val="22"/>
                </w:rPr>
                <w:delText>ICE  MAKING MACHINE</w:delText>
              </w:r>
            </w:del>
          </w:p>
        </w:tc>
      </w:tr>
      <w:tr w:rsidRPr="005D5556" w:rsidR="00AD600F" w:rsidDel="00B409B7" w:rsidTr="00AD600F" w14:paraId="659FDFD9" w14:textId="09B09B58">
        <w:trPr>
          <w:trHeight w:val="450"/>
          <w:del w:author="KARLOVCEC, Barbara" w:date="2025-02-26T14:32:00Z" w:id="1144"/>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08802781" w14:textId="7A1DCF34">
            <w:pPr>
              <w:pStyle w:val="BodyText"/>
              <w:tabs>
                <w:tab w:val="left" w:pos="720"/>
                <w:tab w:val="num" w:pos="1440"/>
              </w:tabs>
              <w:rPr>
                <w:del w:author="KARLOVCEC, Barbara" w:date="2025-02-26T14:32:00Z" w16du:dateUtc="2025-02-26T13:32:00Z" w:id="1145"/>
                <w:rFonts w:ascii="Calibri" w:hAnsi="Calibri" w:cs="Calibri"/>
                <w:color w:val="000000"/>
                <w:sz w:val="22"/>
                <w:szCs w:val="22"/>
              </w:rPr>
              <w:pPrChange w:author="KARLOVCEC, Barbara" w:date="2025-02-26T14:32:00Z" w16du:dateUtc="2025-02-26T13:32:00Z" w:id="1146">
                <w:pPr/>
              </w:pPrChange>
            </w:pPr>
            <w:del w:author="KARLOVCEC, Barbara" w:date="2025-02-26T14:32:00Z" w16du:dateUtc="2025-02-26T13:32:00Z" w:id="1147">
              <w:r w:rsidRPr="005D5556" w:rsidDel="00B409B7">
                <w:rPr>
                  <w:rFonts w:ascii="Calibri" w:hAnsi="Calibri" w:cs="Calibri"/>
                  <w:color w:val="000000"/>
                  <w:sz w:val="22"/>
                  <w:szCs w:val="22"/>
                </w:rPr>
                <w:delText>40</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7782315" w14:textId="59994BE2">
            <w:pPr>
              <w:pStyle w:val="BodyText"/>
              <w:tabs>
                <w:tab w:val="left" w:pos="720"/>
                <w:tab w:val="num" w:pos="1440"/>
              </w:tabs>
              <w:rPr>
                <w:del w:author="KARLOVCEC, Barbara" w:date="2025-02-26T14:32:00Z" w16du:dateUtc="2025-02-26T13:32:00Z" w:id="1148"/>
                <w:rFonts w:ascii="Calibri" w:hAnsi="Calibri" w:cs="Calibri"/>
                <w:color w:val="000000"/>
                <w:sz w:val="22"/>
                <w:szCs w:val="22"/>
              </w:rPr>
              <w:pPrChange w:author="KARLOVCEC, Barbara" w:date="2025-02-26T14:32:00Z" w16du:dateUtc="2025-02-26T13:32:00Z" w:id="1149">
                <w:pPr/>
              </w:pPrChange>
            </w:pPr>
            <w:del w:author="KARLOVCEC, Barbara" w:date="2025-02-26T14:32:00Z" w16du:dateUtc="2025-02-26T13:32:00Z" w:id="1150">
              <w:r w:rsidRPr="005D5556" w:rsidDel="00B409B7">
                <w:rPr>
                  <w:rFonts w:ascii="Calibri" w:hAnsi="Calibri" w:cs="Calibri"/>
                  <w:color w:val="000000"/>
                  <w:sz w:val="22"/>
                  <w:szCs w:val="22"/>
                </w:rPr>
                <w:delText>ISIAKU MUSA ELECTRICAL WORK</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6E6ACB9" w14:textId="64BAF0F9">
            <w:pPr>
              <w:pStyle w:val="BodyText"/>
              <w:tabs>
                <w:tab w:val="left" w:pos="720"/>
                <w:tab w:val="num" w:pos="1440"/>
              </w:tabs>
              <w:rPr>
                <w:del w:author="KARLOVCEC, Barbara" w:date="2025-02-26T14:32:00Z" w16du:dateUtc="2025-02-26T13:32:00Z" w:id="1151"/>
                <w:rFonts w:ascii="Calibri" w:hAnsi="Calibri" w:cs="Calibri"/>
                <w:color w:val="000000"/>
                <w:sz w:val="22"/>
                <w:szCs w:val="22"/>
              </w:rPr>
              <w:pPrChange w:author="KARLOVCEC, Barbara" w:date="2025-02-26T14:32:00Z" w16du:dateUtc="2025-02-26T13:32:00Z" w:id="1152">
                <w:pPr/>
              </w:pPrChange>
            </w:pPr>
            <w:del w:author="KARLOVCEC, Barbara" w:date="2025-02-26T14:32:00Z" w16du:dateUtc="2025-02-26T13:32:00Z" w:id="1153">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2A7CE011" w14:textId="191C406E">
            <w:pPr>
              <w:pStyle w:val="BodyText"/>
              <w:tabs>
                <w:tab w:val="left" w:pos="720"/>
                <w:tab w:val="num" w:pos="1440"/>
              </w:tabs>
              <w:rPr>
                <w:del w:author="KARLOVCEC, Barbara" w:date="2025-02-26T14:32:00Z" w16du:dateUtc="2025-02-26T13:32:00Z" w:id="1154"/>
                <w:rFonts w:ascii="Calibri" w:hAnsi="Calibri" w:cs="Calibri"/>
                <w:color w:val="000000"/>
                <w:sz w:val="22"/>
                <w:szCs w:val="22"/>
              </w:rPr>
              <w:pPrChange w:author="KARLOVCEC, Barbara" w:date="2025-02-26T14:32:00Z" w16du:dateUtc="2025-02-26T13:32:00Z" w:id="1155">
                <w:pPr/>
              </w:pPrChange>
            </w:pPr>
            <w:del w:author="KARLOVCEC, Barbara" w:date="2025-02-26T14:32:00Z" w16du:dateUtc="2025-02-26T13:32:00Z" w:id="1156">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13ACC21F" w14:textId="1DD4D9B4">
            <w:pPr>
              <w:pStyle w:val="BodyText"/>
              <w:tabs>
                <w:tab w:val="left" w:pos="720"/>
                <w:tab w:val="num" w:pos="1440"/>
              </w:tabs>
              <w:rPr>
                <w:del w:author="KARLOVCEC, Barbara" w:date="2025-02-26T14:32:00Z" w16du:dateUtc="2025-02-26T13:32:00Z" w:id="1157"/>
                <w:rFonts w:ascii="Calibri" w:hAnsi="Calibri" w:cs="Calibri"/>
                <w:color w:val="000000"/>
                <w:sz w:val="22"/>
                <w:szCs w:val="22"/>
              </w:rPr>
              <w:pPrChange w:author="KARLOVCEC, Barbara" w:date="2025-02-26T14:32:00Z" w16du:dateUtc="2025-02-26T13:32:00Z" w:id="1158">
                <w:pPr/>
              </w:pPrChange>
            </w:pPr>
            <w:del w:author="KARLOVCEC, Barbara" w:date="2025-02-26T14:32:00Z" w16du:dateUtc="2025-02-26T13:32:00Z" w:id="1159">
              <w:r w:rsidRPr="005D5556" w:rsidDel="00B409B7">
                <w:rPr>
                  <w:rFonts w:ascii="Calibri" w:hAnsi="Calibri" w:cs="Calibri"/>
                  <w:color w:val="000000"/>
                  <w:sz w:val="22"/>
                  <w:szCs w:val="22"/>
                </w:rPr>
                <w:delText>ICE  MAKING MACHINE</w:delText>
              </w:r>
            </w:del>
          </w:p>
        </w:tc>
      </w:tr>
      <w:tr w:rsidRPr="005D5556" w:rsidR="00AD600F" w:rsidDel="00B409B7" w:rsidTr="00AD600F" w14:paraId="1D51D17F" w14:textId="0E243250">
        <w:trPr>
          <w:trHeight w:val="300"/>
          <w:del w:author="KARLOVCEC, Barbara" w:date="2025-02-26T14:32:00Z" w:id="1160"/>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415B77B3" w14:textId="71720D00">
            <w:pPr>
              <w:pStyle w:val="BodyText"/>
              <w:tabs>
                <w:tab w:val="left" w:pos="720"/>
                <w:tab w:val="num" w:pos="1440"/>
              </w:tabs>
              <w:rPr>
                <w:del w:author="KARLOVCEC, Barbara" w:date="2025-02-26T14:32:00Z" w16du:dateUtc="2025-02-26T13:32:00Z" w:id="1161"/>
                <w:rFonts w:ascii="Calibri" w:hAnsi="Calibri" w:cs="Calibri"/>
                <w:color w:val="000000"/>
                <w:sz w:val="22"/>
                <w:szCs w:val="22"/>
              </w:rPr>
              <w:pPrChange w:author="KARLOVCEC, Barbara" w:date="2025-02-26T14:32:00Z" w16du:dateUtc="2025-02-26T13:32:00Z" w:id="1162">
                <w:pPr/>
              </w:pPrChange>
            </w:pPr>
            <w:del w:author="KARLOVCEC, Barbara" w:date="2025-02-26T14:32:00Z" w16du:dateUtc="2025-02-26T13:32:00Z" w:id="1163">
              <w:r w:rsidRPr="005D5556" w:rsidDel="00B409B7">
                <w:rPr>
                  <w:rFonts w:ascii="Calibri" w:hAnsi="Calibri" w:cs="Calibri"/>
                  <w:color w:val="000000"/>
                  <w:sz w:val="22"/>
                  <w:szCs w:val="22"/>
                </w:rPr>
                <w:delText>41</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6D0BEF22" w14:textId="560CB066">
            <w:pPr>
              <w:pStyle w:val="BodyText"/>
              <w:tabs>
                <w:tab w:val="left" w:pos="720"/>
                <w:tab w:val="num" w:pos="1440"/>
              </w:tabs>
              <w:rPr>
                <w:del w:author="KARLOVCEC, Barbara" w:date="2025-02-26T14:32:00Z" w16du:dateUtc="2025-02-26T13:32:00Z" w:id="1164"/>
                <w:rFonts w:ascii="Calibri" w:hAnsi="Calibri" w:cs="Calibri"/>
                <w:color w:val="000000"/>
                <w:sz w:val="22"/>
                <w:szCs w:val="22"/>
              </w:rPr>
              <w:pPrChange w:author="KARLOVCEC, Barbara" w:date="2025-02-26T14:32:00Z" w16du:dateUtc="2025-02-26T13:32:00Z" w:id="1165">
                <w:pPr/>
              </w:pPrChange>
            </w:pPr>
            <w:del w:author="KARLOVCEC, Barbara" w:date="2025-02-26T14:32:00Z" w16du:dateUtc="2025-02-26T13:32:00Z" w:id="1166">
              <w:r w:rsidRPr="005D5556" w:rsidDel="00B409B7">
                <w:rPr>
                  <w:rFonts w:ascii="Calibri" w:hAnsi="Calibri" w:cs="Calibri"/>
                  <w:color w:val="000000"/>
                  <w:sz w:val="22"/>
                  <w:szCs w:val="22"/>
                </w:rPr>
                <w:delText>FANEX SYSTEM NIG.</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DE1D4C6" w14:textId="5F794B70">
            <w:pPr>
              <w:pStyle w:val="BodyText"/>
              <w:tabs>
                <w:tab w:val="left" w:pos="720"/>
                <w:tab w:val="num" w:pos="1440"/>
              </w:tabs>
              <w:rPr>
                <w:del w:author="KARLOVCEC, Barbara" w:date="2025-02-26T14:32:00Z" w16du:dateUtc="2025-02-26T13:32:00Z" w:id="1167"/>
                <w:rFonts w:ascii="Calibri" w:hAnsi="Calibri" w:cs="Calibri"/>
                <w:color w:val="000000"/>
                <w:sz w:val="22"/>
                <w:szCs w:val="22"/>
              </w:rPr>
              <w:pPrChange w:author="KARLOVCEC, Barbara" w:date="2025-02-26T14:32:00Z" w16du:dateUtc="2025-02-26T13:32:00Z" w:id="1168">
                <w:pPr/>
              </w:pPrChange>
            </w:pPr>
            <w:del w:author="KARLOVCEC, Barbara" w:date="2025-02-26T14:32:00Z" w16du:dateUtc="2025-02-26T13:32:00Z" w:id="1169">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BAC9FA5" w14:textId="572EF44D">
            <w:pPr>
              <w:pStyle w:val="BodyText"/>
              <w:tabs>
                <w:tab w:val="left" w:pos="720"/>
                <w:tab w:val="num" w:pos="1440"/>
              </w:tabs>
              <w:rPr>
                <w:del w:author="KARLOVCEC, Barbara" w:date="2025-02-26T14:32:00Z" w16du:dateUtc="2025-02-26T13:32:00Z" w:id="1170"/>
                <w:rFonts w:ascii="Calibri" w:hAnsi="Calibri" w:cs="Calibri"/>
                <w:color w:val="000000"/>
                <w:sz w:val="22"/>
                <w:szCs w:val="22"/>
              </w:rPr>
              <w:pPrChange w:author="KARLOVCEC, Barbara" w:date="2025-02-26T14:32:00Z" w16du:dateUtc="2025-02-26T13:32:00Z" w:id="1171">
                <w:pPr/>
              </w:pPrChange>
            </w:pPr>
            <w:del w:author="KARLOVCEC, Barbara" w:date="2025-02-26T14:32:00Z" w16du:dateUtc="2025-02-26T13:32:00Z" w:id="1172">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0875768E" w14:textId="3F507EFB">
            <w:pPr>
              <w:pStyle w:val="BodyText"/>
              <w:tabs>
                <w:tab w:val="left" w:pos="720"/>
                <w:tab w:val="num" w:pos="1440"/>
              </w:tabs>
              <w:rPr>
                <w:del w:author="KARLOVCEC, Barbara" w:date="2025-02-26T14:32:00Z" w16du:dateUtc="2025-02-26T13:32:00Z" w:id="1173"/>
                <w:rFonts w:ascii="Calibri" w:hAnsi="Calibri" w:cs="Calibri"/>
                <w:color w:val="000000"/>
                <w:sz w:val="22"/>
                <w:szCs w:val="22"/>
              </w:rPr>
              <w:pPrChange w:author="KARLOVCEC, Barbara" w:date="2025-02-26T14:32:00Z" w16du:dateUtc="2025-02-26T13:32:00Z" w:id="1174">
                <w:pPr/>
              </w:pPrChange>
            </w:pPr>
            <w:del w:author="KARLOVCEC, Barbara" w:date="2025-02-26T14:32:00Z" w16du:dateUtc="2025-02-26T13:32:00Z" w:id="1175">
              <w:r w:rsidRPr="005D5556" w:rsidDel="00B409B7">
                <w:rPr>
                  <w:rFonts w:ascii="Calibri" w:hAnsi="Calibri" w:cs="Calibri"/>
                  <w:color w:val="000000"/>
                  <w:sz w:val="22"/>
                  <w:szCs w:val="22"/>
                </w:rPr>
                <w:delText>ICE  MAKING MACHINE</w:delText>
              </w:r>
            </w:del>
          </w:p>
        </w:tc>
      </w:tr>
      <w:tr w:rsidRPr="005D5556" w:rsidR="00AD600F" w:rsidDel="00B409B7" w:rsidTr="00AD600F" w14:paraId="7F4E6B34" w14:textId="69D68AD9">
        <w:trPr>
          <w:trHeight w:val="450"/>
          <w:del w:author="KARLOVCEC, Barbara" w:date="2025-02-26T14:32:00Z" w:id="1176"/>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66DEB98B" w14:textId="3D7ABE38">
            <w:pPr>
              <w:pStyle w:val="BodyText"/>
              <w:tabs>
                <w:tab w:val="left" w:pos="720"/>
                <w:tab w:val="num" w:pos="1440"/>
              </w:tabs>
              <w:rPr>
                <w:del w:author="KARLOVCEC, Barbara" w:date="2025-02-26T14:32:00Z" w16du:dateUtc="2025-02-26T13:32:00Z" w:id="1177"/>
                <w:rFonts w:ascii="Calibri" w:hAnsi="Calibri" w:cs="Calibri"/>
                <w:color w:val="000000"/>
                <w:sz w:val="22"/>
                <w:szCs w:val="22"/>
              </w:rPr>
              <w:pPrChange w:author="KARLOVCEC, Barbara" w:date="2025-02-26T14:32:00Z" w16du:dateUtc="2025-02-26T13:32:00Z" w:id="1178">
                <w:pPr/>
              </w:pPrChange>
            </w:pPr>
            <w:del w:author="KARLOVCEC, Barbara" w:date="2025-02-26T14:32:00Z" w16du:dateUtc="2025-02-26T13:32:00Z" w:id="1179">
              <w:r w:rsidRPr="005D5556" w:rsidDel="00B409B7">
                <w:rPr>
                  <w:rFonts w:ascii="Calibri" w:hAnsi="Calibri" w:cs="Calibri"/>
                  <w:color w:val="000000"/>
                  <w:sz w:val="22"/>
                  <w:szCs w:val="22"/>
                </w:rPr>
                <w:delText>42</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981037C" w14:textId="405F3CD5">
            <w:pPr>
              <w:pStyle w:val="BodyText"/>
              <w:tabs>
                <w:tab w:val="left" w:pos="720"/>
                <w:tab w:val="num" w:pos="1440"/>
              </w:tabs>
              <w:rPr>
                <w:del w:author="KARLOVCEC, Barbara" w:date="2025-02-26T14:32:00Z" w16du:dateUtc="2025-02-26T13:32:00Z" w:id="1180"/>
                <w:rFonts w:ascii="Calibri" w:hAnsi="Calibri" w:cs="Calibri"/>
                <w:color w:val="000000"/>
                <w:sz w:val="22"/>
                <w:szCs w:val="22"/>
              </w:rPr>
              <w:pPrChange w:author="KARLOVCEC, Barbara" w:date="2025-02-26T14:32:00Z" w16du:dateUtc="2025-02-26T13:32:00Z" w:id="1181">
                <w:pPr/>
              </w:pPrChange>
            </w:pPr>
            <w:del w:author="KARLOVCEC, Barbara" w:date="2025-02-26T14:32:00Z" w16du:dateUtc="2025-02-26T13:32:00Z" w:id="1182">
              <w:r w:rsidRPr="005D5556" w:rsidDel="00B409B7">
                <w:rPr>
                  <w:rFonts w:ascii="Calibri" w:hAnsi="Calibri" w:cs="Calibri"/>
                  <w:color w:val="000000"/>
                  <w:sz w:val="22"/>
                  <w:szCs w:val="22"/>
                </w:rPr>
                <w:delText>SOLOTECH ELECT. NIG. ENT. A/C &amp; REF.</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56F546F" w14:textId="3A7887BF">
            <w:pPr>
              <w:pStyle w:val="BodyText"/>
              <w:tabs>
                <w:tab w:val="left" w:pos="720"/>
                <w:tab w:val="num" w:pos="1440"/>
              </w:tabs>
              <w:rPr>
                <w:del w:author="KARLOVCEC, Barbara" w:date="2025-02-26T14:32:00Z" w16du:dateUtc="2025-02-26T13:32:00Z" w:id="1183"/>
                <w:rFonts w:ascii="Calibri" w:hAnsi="Calibri" w:cs="Calibri"/>
                <w:color w:val="000000"/>
                <w:sz w:val="22"/>
                <w:szCs w:val="22"/>
              </w:rPr>
              <w:pPrChange w:author="KARLOVCEC, Barbara" w:date="2025-02-26T14:32:00Z" w16du:dateUtc="2025-02-26T13:32:00Z" w:id="1184">
                <w:pPr/>
              </w:pPrChange>
            </w:pPr>
            <w:del w:author="KARLOVCEC, Barbara" w:date="2025-02-26T14:32:00Z" w16du:dateUtc="2025-02-26T13:32:00Z" w:id="1185">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0B06FC7F" w14:textId="3B83D81C">
            <w:pPr>
              <w:pStyle w:val="BodyText"/>
              <w:tabs>
                <w:tab w:val="left" w:pos="720"/>
                <w:tab w:val="num" w:pos="1440"/>
              </w:tabs>
              <w:rPr>
                <w:del w:author="KARLOVCEC, Barbara" w:date="2025-02-26T14:32:00Z" w16du:dateUtc="2025-02-26T13:32:00Z" w:id="1186"/>
                <w:rFonts w:ascii="Calibri" w:hAnsi="Calibri" w:cs="Calibri"/>
                <w:color w:val="000000"/>
                <w:sz w:val="22"/>
                <w:szCs w:val="22"/>
              </w:rPr>
              <w:pPrChange w:author="KARLOVCEC, Barbara" w:date="2025-02-26T14:32:00Z" w16du:dateUtc="2025-02-26T13:32:00Z" w:id="1187">
                <w:pPr/>
              </w:pPrChange>
            </w:pPr>
            <w:del w:author="KARLOVCEC, Barbara" w:date="2025-02-26T14:32:00Z" w16du:dateUtc="2025-02-26T13:32:00Z" w:id="1188">
              <w:r w:rsidRPr="005D5556" w:rsidDel="00B409B7">
                <w:rPr>
                  <w:rFonts w:ascii="Calibri" w:hAnsi="Calibri" w:cs="Calibri"/>
                  <w:color w:val="000000"/>
                  <w:sz w:val="22"/>
                  <w:szCs w:val="22"/>
                </w:rPr>
                <w:delText>North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26114345" w14:textId="2F4E4C6C">
            <w:pPr>
              <w:pStyle w:val="BodyText"/>
              <w:tabs>
                <w:tab w:val="left" w:pos="720"/>
                <w:tab w:val="num" w:pos="1440"/>
              </w:tabs>
              <w:rPr>
                <w:del w:author="KARLOVCEC, Barbara" w:date="2025-02-26T14:32:00Z" w16du:dateUtc="2025-02-26T13:32:00Z" w:id="1189"/>
                <w:rFonts w:ascii="Calibri" w:hAnsi="Calibri" w:cs="Calibri"/>
                <w:color w:val="000000"/>
                <w:sz w:val="22"/>
                <w:szCs w:val="22"/>
              </w:rPr>
              <w:pPrChange w:author="KARLOVCEC, Barbara" w:date="2025-02-26T14:32:00Z" w16du:dateUtc="2025-02-26T13:32:00Z" w:id="1190">
                <w:pPr/>
              </w:pPrChange>
            </w:pPr>
            <w:del w:author="KARLOVCEC, Barbara" w:date="2025-02-26T14:32:00Z" w16du:dateUtc="2025-02-26T13:32:00Z" w:id="1191">
              <w:r w:rsidRPr="005D5556" w:rsidDel="00B409B7">
                <w:rPr>
                  <w:rFonts w:ascii="Calibri" w:hAnsi="Calibri" w:cs="Calibri"/>
                  <w:color w:val="000000"/>
                  <w:sz w:val="22"/>
                  <w:szCs w:val="22"/>
                </w:rPr>
                <w:delText>ICE  MAKING MACHINE</w:delText>
              </w:r>
            </w:del>
          </w:p>
        </w:tc>
      </w:tr>
      <w:tr w:rsidRPr="005D5556" w:rsidR="00AD600F" w:rsidDel="00B409B7" w:rsidTr="00AD600F" w14:paraId="4A547A51" w14:textId="31B93B0E">
        <w:trPr>
          <w:trHeight w:val="675"/>
          <w:del w:author="KARLOVCEC, Barbara" w:date="2025-02-26T14:32:00Z" w:id="1192"/>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7E73B27B" w14:textId="2B236A10">
            <w:pPr>
              <w:pStyle w:val="BodyText"/>
              <w:tabs>
                <w:tab w:val="left" w:pos="720"/>
                <w:tab w:val="num" w:pos="1440"/>
              </w:tabs>
              <w:rPr>
                <w:del w:author="KARLOVCEC, Barbara" w:date="2025-02-26T14:32:00Z" w16du:dateUtc="2025-02-26T13:32:00Z" w:id="1193"/>
                <w:rFonts w:ascii="Calibri" w:hAnsi="Calibri" w:cs="Calibri"/>
                <w:color w:val="000000"/>
                <w:sz w:val="22"/>
                <w:szCs w:val="22"/>
              </w:rPr>
              <w:pPrChange w:author="KARLOVCEC, Barbara" w:date="2025-02-26T14:32:00Z" w16du:dateUtc="2025-02-26T13:32:00Z" w:id="1194">
                <w:pPr/>
              </w:pPrChange>
            </w:pPr>
            <w:del w:author="KARLOVCEC, Barbara" w:date="2025-02-26T14:32:00Z" w16du:dateUtc="2025-02-26T13:32:00Z" w:id="1195">
              <w:r w:rsidRPr="005D5556" w:rsidDel="00B409B7">
                <w:rPr>
                  <w:rFonts w:ascii="Calibri" w:hAnsi="Calibri" w:cs="Calibri"/>
                  <w:color w:val="000000"/>
                  <w:sz w:val="22"/>
                  <w:szCs w:val="22"/>
                </w:rPr>
                <w:delText>43</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7931DFB" w14:textId="48F54510">
            <w:pPr>
              <w:pStyle w:val="BodyText"/>
              <w:tabs>
                <w:tab w:val="left" w:pos="720"/>
                <w:tab w:val="num" w:pos="1440"/>
              </w:tabs>
              <w:rPr>
                <w:del w:author="KARLOVCEC, Barbara" w:date="2025-02-26T14:32:00Z" w16du:dateUtc="2025-02-26T13:32:00Z" w:id="1196"/>
                <w:rFonts w:ascii="Calibri" w:hAnsi="Calibri" w:cs="Calibri"/>
                <w:color w:val="000000"/>
                <w:sz w:val="22"/>
                <w:szCs w:val="22"/>
              </w:rPr>
              <w:pPrChange w:author="KARLOVCEC, Barbara" w:date="2025-02-26T14:32:00Z" w16du:dateUtc="2025-02-26T13:32:00Z" w:id="1197">
                <w:pPr/>
              </w:pPrChange>
            </w:pPr>
            <w:del w:author="KARLOVCEC, Barbara" w:date="2025-02-26T14:32:00Z" w16du:dateUtc="2025-02-26T13:32:00Z" w:id="1198">
              <w:r w:rsidRPr="005D5556" w:rsidDel="00B409B7">
                <w:rPr>
                  <w:rFonts w:ascii="Calibri" w:hAnsi="Calibri" w:cs="Calibri"/>
                  <w:color w:val="000000"/>
                  <w:sz w:val="22"/>
                  <w:szCs w:val="22"/>
                </w:rPr>
                <w:delText>Ibrahim Muazu Tech Works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1F2056B" w14:textId="0868E10B">
            <w:pPr>
              <w:pStyle w:val="BodyText"/>
              <w:tabs>
                <w:tab w:val="left" w:pos="720"/>
                <w:tab w:val="num" w:pos="1440"/>
              </w:tabs>
              <w:rPr>
                <w:del w:author="KARLOVCEC, Barbara" w:date="2025-02-26T14:32:00Z" w16du:dateUtc="2025-02-26T13:32:00Z" w:id="1199"/>
                <w:rFonts w:ascii="Calibri" w:hAnsi="Calibri" w:cs="Calibri"/>
                <w:color w:val="000000"/>
                <w:sz w:val="22"/>
                <w:szCs w:val="22"/>
              </w:rPr>
              <w:pPrChange w:author="KARLOVCEC, Barbara" w:date="2025-02-26T14:32:00Z" w16du:dateUtc="2025-02-26T13:32:00Z" w:id="1200">
                <w:pPr/>
              </w:pPrChange>
            </w:pPr>
            <w:del w:author="KARLOVCEC, Barbara" w:date="2025-02-26T14:32:00Z" w16du:dateUtc="2025-02-26T13:32:00Z" w:id="1201">
              <w:r w:rsidRPr="005D5556" w:rsidDel="00B409B7">
                <w:rPr>
                  <w:rFonts w:ascii="Calibri" w:hAnsi="Calibri" w:cs="Calibri"/>
                  <w:color w:val="000000"/>
                  <w:sz w:val="22"/>
                  <w:szCs w:val="22"/>
                </w:rPr>
                <w:delText>Kano/Kano</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CC6AE8A" w14:textId="7AE97021">
            <w:pPr>
              <w:pStyle w:val="BodyText"/>
              <w:tabs>
                <w:tab w:val="left" w:pos="720"/>
                <w:tab w:val="num" w:pos="1440"/>
              </w:tabs>
              <w:rPr>
                <w:del w:author="KARLOVCEC, Barbara" w:date="2025-02-26T14:32:00Z" w16du:dateUtc="2025-02-26T13:32:00Z" w:id="1202"/>
                <w:rFonts w:ascii="Calibri" w:hAnsi="Calibri" w:cs="Calibri"/>
                <w:color w:val="000000"/>
                <w:sz w:val="22"/>
                <w:szCs w:val="22"/>
              </w:rPr>
              <w:pPrChange w:author="KARLOVCEC, Barbara" w:date="2025-02-26T14:32:00Z" w16du:dateUtc="2025-02-26T13:32:00Z" w:id="1203">
                <w:pPr/>
              </w:pPrChange>
            </w:pPr>
            <w:del w:author="KARLOVCEC, Barbara" w:date="2025-02-26T14:32:00Z" w16du:dateUtc="2025-02-26T13:32:00Z" w:id="1204">
              <w:r w:rsidRPr="005D5556" w:rsidDel="00B409B7">
                <w:rPr>
                  <w:rFonts w:ascii="Calibri" w:hAnsi="Calibri" w:cs="Calibri"/>
                  <w:color w:val="000000"/>
                  <w:sz w:val="22"/>
                  <w:szCs w:val="22"/>
                </w:rPr>
                <w:delText>North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D22C7B6" w14:textId="0472587C">
            <w:pPr>
              <w:pStyle w:val="BodyText"/>
              <w:tabs>
                <w:tab w:val="left" w:pos="720"/>
                <w:tab w:val="num" w:pos="1440"/>
              </w:tabs>
              <w:rPr>
                <w:del w:author="KARLOVCEC, Barbara" w:date="2025-02-26T14:32:00Z" w16du:dateUtc="2025-02-26T13:32:00Z" w:id="1205"/>
                <w:rFonts w:ascii="Calibri" w:hAnsi="Calibri" w:cs="Calibri"/>
                <w:color w:val="000000"/>
                <w:sz w:val="22"/>
                <w:szCs w:val="22"/>
              </w:rPr>
              <w:pPrChange w:author="KARLOVCEC, Barbara" w:date="2025-02-26T14:32:00Z" w16du:dateUtc="2025-02-26T13:32:00Z" w:id="1206">
                <w:pPr/>
              </w:pPrChange>
            </w:pPr>
            <w:del w:author="KARLOVCEC, Barbara" w:date="2025-02-26T14:32:00Z" w16du:dateUtc="2025-02-26T13:32:00Z" w:id="1207">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w:delText>
              </w:r>
            </w:del>
          </w:p>
        </w:tc>
      </w:tr>
      <w:tr w:rsidRPr="005D5556" w:rsidR="00AD600F" w:rsidDel="00B409B7" w:rsidTr="00AD600F" w14:paraId="61DF69D5" w14:textId="5A565F5F">
        <w:trPr>
          <w:trHeight w:val="675"/>
          <w:del w:author="KARLOVCEC, Barbara" w:date="2025-02-26T14:32:00Z" w:id="1208"/>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25E5502A" w14:textId="74D0F210">
            <w:pPr>
              <w:pStyle w:val="BodyText"/>
              <w:tabs>
                <w:tab w:val="left" w:pos="720"/>
                <w:tab w:val="num" w:pos="1440"/>
              </w:tabs>
              <w:rPr>
                <w:del w:author="KARLOVCEC, Barbara" w:date="2025-02-26T14:32:00Z" w16du:dateUtc="2025-02-26T13:32:00Z" w:id="1209"/>
                <w:rFonts w:ascii="Calibri" w:hAnsi="Calibri" w:cs="Calibri"/>
                <w:color w:val="000000"/>
                <w:sz w:val="22"/>
                <w:szCs w:val="22"/>
              </w:rPr>
              <w:pPrChange w:author="KARLOVCEC, Barbara" w:date="2025-02-26T14:32:00Z" w16du:dateUtc="2025-02-26T13:32:00Z" w:id="1210">
                <w:pPr/>
              </w:pPrChange>
            </w:pPr>
            <w:del w:author="KARLOVCEC, Barbara" w:date="2025-02-26T14:32:00Z" w16du:dateUtc="2025-02-26T13:32:00Z" w:id="1211">
              <w:r w:rsidRPr="005D5556" w:rsidDel="00B409B7">
                <w:rPr>
                  <w:rFonts w:ascii="Calibri" w:hAnsi="Calibri" w:cs="Calibri"/>
                  <w:color w:val="000000"/>
                  <w:sz w:val="22"/>
                  <w:szCs w:val="22"/>
                </w:rPr>
                <w:delText>44</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694133D2" w14:textId="416A7C3C">
            <w:pPr>
              <w:pStyle w:val="BodyText"/>
              <w:tabs>
                <w:tab w:val="left" w:pos="720"/>
                <w:tab w:val="num" w:pos="1440"/>
              </w:tabs>
              <w:rPr>
                <w:del w:author="KARLOVCEC, Barbara" w:date="2025-02-26T14:32:00Z" w16du:dateUtc="2025-02-26T13:32:00Z" w:id="1212"/>
                <w:rFonts w:ascii="Calibri" w:hAnsi="Calibri" w:cs="Calibri"/>
                <w:color w:val="000000"/>
                <w:sz w:val="22"/>
                <w:szCs w:val="22"/>
              </w:rPr>
              <w:pPrChange w:author="KARLOVCEC, Barbara" w:date="2025-02-26T14:32:00Z" w16du:dateUtc="2025-02-26T13:32:00Z" w:id="1213">
                <w:pPr/>
              </w:pPrChange>
            </w:pPr>
            <w:del w:author="KARLOVCEC, Barbara" w:date="2025-02-26T14:32:00Z" w16du:dateUtc="2025-02-26T13:32:00Z" w:id="1214">
              <w:r w:rsidRPr="005D5556" w:rsidDel="00B409B7">
                <w:rPr>
                  <w:rFonts w:ascii="Calibri" w:hAnsi="Calibri" w:cs="Calibri"/>
                  <w:color w:val="000000"/>
                  <w:sz w:val="22"/>
                  <w:szCs w:val="22"/>
                </w:rPr>
                <w:delText>United Tech Enterprises (Babington Technical Enterprises)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56DF3F5" w14:textId="2E50D3F3">
            <w:pPr>
              <w:pStyle w:val="BodyText"/>
              <w:tabs>
                <w:tab w:val="left" w:pos="720"/>
                <w:tab w:val="num" w:pos="1440"/>
              </w:tabs>
              <w:rPr>
                <w:del w:author="KARLOVCEC, Barbara" w:date="2025-02-26T14:32:00Z" w16du:dateUtc="2025-02-26T13:32:00Z" w:id="1215"/>
                <w:rFonts w:ascii="Calibri" w:hAnsi="Calibri" w:cs="Calibri"/>
                <w:color w:val="000000"/>
                <w:sz w:val="22"/>
                <w:szCs w:val="22"/>
              </w:rPr>
              <w:pPrChange w:author="KARLOVCEC, Barbara" w:date="2025-02-26T14:32:00Z" w16du:dateUtc="2025-02-26T13:32:00Z" w:id="1216">
                <w:pPr/>
              </w:pPrChange>
            </w:pPr>
            <w:del w:author="KARLOVCEC, Barbara" w:date="2025-02-26T14:32:00Z" w16du:dateUtc="2025-02-26T13:32:00Z" w:id="1217">
              <w:r w:rsidRPr="005D5556" w:rsidDel="00B409B7">
                <w:rPr>
                  <w:rFonts w:ascii="Calibri" w:hAnsi="Calibri" w:cs="Calibri"/>
                  <w:color w:val="000000"/>
                  <w:sz w:val="22"/>
                  <w:szCs w:val="22"/>
                </w:rPr>
                <w:delText>Kano/Kano</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6634AA5C" w14:textId="3EB6B8D3">
            <w:pPr>
              <w:pStyle w:val="BodyText"/>
              <w:tabs>
                <w:tab w:val="left" w:pos="720"/>
                <w:tab w:val="num" w:pos="1440"/>
              </w:tabs>
              <w:rPr>
                <w:del w:author="KARLOVCEC, Barbara" w:date="2025-02-26T14:32:00Z" w16du:dateUtc="2025-02-26T13:32:00Z" w:id="1218"/>
                <w:rFonts w:ascii="Calibri" w:hAnsi="Calibri" w:cs="Calibri"/>
                <w:color w:val="000000"/>
                <w:sz w:val="22"/>
                <w:szCs w:val="22"/>
              </w:rPr>
              <w:pPrChange w:author="KARLOVCEC, Barbara" w:date="2025-02-26T14:32:00Z" w16du:dateUtc="2025-02-26T13:32:00Z" w:id="1219">
                <w:pPr/>
              </w:pPrChange>
            </w:pPr>
            <w:del w:author="KARLOVCEC, Barbara" w:date="2025-02-26T14:32:00Z" w16du:dateUtc="2025-02-26T13:32:00Z" w:id="1220">
              <w:r w:rsidRPr="005D5556" w:rsidDel="00B409B7">
                <w:rPr>
                  <w:rFonts w:ascii="Calibri" w:hAnsi="Calibri" w:cs="Calibri"/>
                  <w:color w:val="000000"/>
                  <w:sz w:val="22"/>
                  <w:szCs w:val="22"/>
                </w:rPr>
                <w:delText>North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D7879A5" w14:textId="00E13261">
            <w:pPr>
              <w:pStyle w:val="BodyText"/>
              <w:tabs>
                <w:tab w:val="left" w:pos="720"/>
                <w:tab w:val="num" w:pos="1440"/>
              </w:tabs>
              <w:rPr>
                <w:del w:author="KARLOVCEC, Barbara" w:date="2025-02-26T14:32:00Z" w16du:dateUtc="2025-02-26T13:32:00Z" w:id="1221"/>
                <w:rFonts w:ascii="Calibri" w:hAnsi="Calibri" w:cs="Calibri"/>
                <w:color w:val="000000"/>
                <w:sz w:val="22"/>
                <w:szCs w:val="22"/>
              </w:rPr>
              <w:pPrChange w:author="KARLOVCEC, Barbara" w:date="2025-02-26T14:32:00Z" w16du:dateUtc="2025-02-26T13:32:00Z" w:id="1222">
                <w:pPr/>
              </w:pPrChange>
            </w:pPr>
            <w:del w:author="KARLOVCEC, Barbara" w:date="2025-02-26T14:32:00Z" w16du:dateUtc="2025-02-26T13:32:00Z" w:id="1223">
              <w:r w:rsidRPr="005D5556" w:rsidDel="00B409B7">
                <w:rPr>
                  <w:rFonts w:ascii="Calibri" w:hAnsi="Calibri" w:cs="Calibri"/>
                  <w:color w:val="000000"/>
                  <w:sz w:val="22"/>
                  <w:szCs w:val="22"/>
                </w:rPr>
                <w:delText>ICE  MAKING MACHINE/</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 xml:space="preserve"> COLD ROOM</w:delText>
              </w:r>
            </w:del>
          </w:p>
        </w:tc>
      </w:tr>
      <w:tr w:rsidRPr="005D5556" w:rsidR="00AD600F" w:rsidDel="00B409B7" w:rsidTr="00AD600F" w14:paraId="3937E3FD" w14:textId="2948AAD4">
        <w:trPr>
          <w:trHeight w:val="450"/>
          <w:del w:author="KARLOVCEC, Barbara" w:date="2025-02-26T14:32:00Z" w:id="1224"/>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52EC07BD" w14:textId="0F87031A">
            <w:pPr>
              <w:pStyle w:val="BodyText"/>
              <w:tabs>
                <w:tab w:val="left" w:pos="720"/>
                <w:tab w:val="num" w:pos="1440"/>
              </w:tabs>
              <w:rPr>
                <w:del w:author="KARLOVCEC, Barbara" w:date="2025-02-26T14:32:00Z" w16du:dateUtc="2025-02-26T13:32:00Z" w:id="1225"/>
                <w:rFonts w:ascii="Calibri" w:hAnsi="Calibri" w:cs="Calibri"/>
                <w:color w:val="000000"/>
                <w:sz w:val="22"/>
                <w:szCs w:val="22"/>
              </w:rPr>
              <w:pPrChange w:author="KARLOVCEC, Barbara" w:date="2025-02-26T14:32:00Z" w16du:dateUtc="2025-02-26T13:32:00Z" w:id="1226">
                <w:pPr/>
              </w:pPrChange>
            </w:pPr>
            <w:del w:author="KARLOVCEC, Barbara" w:date="2025-02-26T14:32:00Z" w16du:dateUtc="2025-02-26T13:32:00Z" w:id="1227">
              <w:r w:rsidRPr="005D5556" w:rsidDel="00B409B7">
                <w:rPr>
                  <w:rFonts w:ascii="Calibri" w:hAnsi="Calibri" w:cs="Calibri"/>
                  <w:color w:val="000000"/>
                  <w:sz w:val="22"/>
                  <w:szCs w:val="22"/>
                </w:rPr>
                <w:delText>45</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3F1C510" w14:textId="1441CE5B">
            <w:pPr>
              <w:pStyle w:val="BodyText"/>
              <w:tabs>
                <w:tab w:val="left" w:pos="720"/>
                <w:tab w:val="num" w:pos="1440"/>
              </w:tabs>
              <w:rPr>
                <w:del w:author="KARLOVCEC, Barbara" w:date="2025-02-26T14:32:00Z" w16du:dateUtc="2025-02-26T13:32:00Z" w:id="1228"/>
                <w:rFonts w:ascii="Calibri" w:hAnsi="Calibri" w:cs="Calibri"/>
                <w:color w:val="000000"/>
                <w:sz w:val="22"/>
                <w:szCs w:val="22"/>
              </w:rPr>
              <w:pPrChange w:author="KARLOVCEC, Barbara" w:date="2025-02-26T14:32:00Z" w16du:dateUtc="2025-02-26T13:32:00Z" w:id="1229">
                <w:pPr/>
              </w:pPrChange>
            </w:pPr>
            <w:del w:author="KARLOVCEC, Barbara" w:date="2025-02-26T14:32:00Z" w16du:dateUtc="2025-02-26T13:32:00Z" w:id="1230">
              <w:r w:rsidRPr="005D5556" w:rsidDel="00B409B7">
                <w:rPr>
                  <w:rFonts w:ascii="Calibri" w:hAnsi="Calibri" w:cs="Calibri"/>
                  <w:color w:val="000000"/>
                  <w:sz w:val="22"/>
                  <w:szCs w:val="22"/>
                </w:rPr>
                <w:delText>Patrick Abu Technical Company</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D21C3C4" w14:textId="0AB8DB23">
            <w:pPr>
              <w:pStyle w:val="BodyText"/>
              <w:tabs>
                <w:tab w:val="left" w:pos="720"/>
                <w:tab w:val="num" w:pos="1440"/>
              </w:tabs>
              <w:rPr>
                <w:del w:author="KARLOVCEC, Barbara" w:date="2025-02-26T14:32:00Z" w16du:dateUtc="2025-02-26T13:32:00Z" w:id="1231"/>
                <w:rFonts w:ascii="Calibri" w:hAnsi="Calibri" w:cs="Calibri"/>
                <w:color w:val="000000"/>
                <w:sz w:val="22"/>
                <w:szCs w:val="22"/>
              </w:rPr>
              <w:pPrChange w:author="KARLOVCEC, Barbara" w:date="2025-02-26T14:32:00Z" w16du:dateUtc="2025-02-26T13:32:00Z" w:id="1232">
                <w:pPr/>
              </w:pPrChange>
            </w:pPr>
            <w:del w:author="KARLOVCEC, Barbara" w:date="2025-02-26T14:32:00Z" w16du:dateUtc="2025-02-26T13:32:00Z" w:id="1233">
              <w:r w:rsidRPr="005D5556" w:rsidDel="00B409B7">
                <w:rPr>
                  <w:rFonts w:ascii="Calibri" w:hAnsi="Calibri" w:cs="Calibri"/>
                  <w:color w:val="000000"/>
                  <w:sz w:val="22"/>
                  <w:szCs w:val="22"/>
                </w:rPr>
                <w:delText>Kano/Kano</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035FFE96" w14:textId="62B4595A">
            <w:pPr>
              <w:pStyle w:val="BodyText"/>
              <w:tabs>
                <w:tab w:val="left" w:pos="720"/>
                <w:tab w:val="num" w:pos="1440"/>
              </w:tabs>
              <w:rPr>
                <w:del w:author="KARLOVCEC, Barbara" w:date="2025-02-26T14:32:00Z" w16du:dateUtc="2025-02-26T13:32:00Z" w:id="1234"/>
                <w:rFonts w:ascii="Calibri" w:hAnsi="Calibri" w:cs="Calibri"/>
                <w:color w:val="000000"/>
                <w:sz w:val="22"/>
                <w:szCs w:val="22"/>
              </w:rPr>
              <w:pPrChange w:author="KARLOVCEC, Barbara" w:date="2025-02-26T14:32:00Z" w16du:dateUtc="2025-02-26T13:32:00Z" w:id="1235">
                <w:pPr/>
              </w:pPrChange>
            </w:pPr>
            <w:del w:author="KARLOVCEC, Barbara" w:date="2025-02-26T14:32:00Z" w16du:dateUtc="2025-02-26T13:32:00Z" w:id="1236">
              <w:r w:rsidRPr="005D5556" w:rsidDel="00B409B7">
                <w:rPr>
                  <w:rFonts w:ascii="Calibri" w:hAnsi="Calibri" w:cs="Calibri"/>
                  <w:color w:val="000000"/>
                  <w:sz w:val="22"/>
                  <w:szCs w:val="22"/>
                </w:rPr>
                <w:delText>North West</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14B685CE" w14:textId="6CA24BF3">
            <w:pPr>
              <w:pStyle w:val="BodyText"/>
              <w:tabs>
                <w:tab w:val="left" w:pos="720"/>
                <w:tab w:val="num" w:pos="1440"/>
              </w:tabs>
              <w:rPr>
                <w:del w:author="KARLOVCEC, Barbara" w:date="2025-02-26T14:32:00Z" w16du:dateUtc="2025-02-26T13:32:00Z" w:id="1237"/>
                <w:rFonts w:ascii="Calibri" w:hAnsi="Calibri" w:cs="Calibri"/>
                <w:color w:val="000000"/>
                <w:sz w:val="22"/>
                <w:szCs w:val="22"/>
              </w:rPr>
              <w:pPrChange w:author="KARLOVCEC, Barbara" w:date="2025-02-26T14:32:00Z" w16du:dateUtc="2025-02-26T13:32:00Z" w:id="1238">
                <w:pPr/>
              </w:pPrChange>
            </w:pPr>
            <w:del w:author="KARLOVCEC, Barbara" w:date="2025-02-26T14:32:00Z" w16du:dateUtc="2025-02-26T13:32:00Z" w:id="1239">
              <w:r w:rsidRPr="005D5556" w:rsidDel="00B409B7">
                <w:rPr>
                  <w:rFonts w:ascii="Calibri" w:hAnsi="Calibri" w:cs="Calibri"/>
                  <w:color w:val="000000"/>
                  <w:sz w:val="22"/>
                  <w:szCs w:val="22"/>
                </w:rPr>
                <w:delText>ICE  MAKING MACHINE</w:delText>
              </w:r>
            </w:del>
          </w:p>
        </w:tc>
      </w:tr>
      <w:tr w:rsidRPr="005D5556" w:rsidR="00AD600F" w:rsidDel="00B409B7" w:rsidTr="00AD600F" w14:paraId="5743FC72" w14:textId="23975EFD">
        <w:trPr>
          <w:trHeight w:val="675"/>
          <w:del w:author="KARLOVCEC, Barbara" w:date="2025-02-26T14:32:00Z" w:id="1240"/>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30322492" w14:textId="7FBCBF59">
            <w:pPr>
              <w:pStyle w:val="BodyText"/>
              <w:tabs>
                <w:tab w:val="left" w:pos="720"/>
                <w:tab w:val="num" w:pos="1440"/>
              </w:tabs>
              <w:rPr>
                <w:del w:author="KARLOVCEC, Barbara" w:date="2025-02-26T14:32:00Z" w16du:dateUtc="2025-02-26T13:32:00Z" w:id="1241"/>
                <w:rFonts w:ascii="Calibri" w:hAnsi="Calibri" w:cs="Calibri"/>
                <w:color w:val="000000"/>
                <w:sz w:val="22"/>
                <w:szCs w:val="22"/>
              </w:rPr>
              <w:pPrChange w:author="KARLOVCEC, Barbara" w:date="2025-02-26T14:32:00Z" w16du:dateUtc="2025-02-26T13:32:00Z" w:id="1242">
                <w:pPr/>
              </w:pPrChange>
            </w:pPr>
            <w:del w:author="KARLOVCEC, Barbara" w:date="2025-02-26T14:32:00Z" w16du:dateUtc="2025-02-26T13:32:00Z" w:id="1243">
              <w:r w:rsidRPr="005D5556" w:rsidDel="00B409B7">
                <w:rPr>
                  <w:rFonts w:ascii="Calibri" w:hAnsi="Calibri" w:cs="Calibri"/>
                  <w:color w:val="000000"/>
                  <w:sz w:val="22"/>
                  <w:szCs w:val="22"/>
                </w:rPr>
                <w:delText>46</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EB1CFB5" w14:textId="00529E0A">
            <w:pPr>
              <w:pStyle w:val="BodyText"/>
              <w:tabs>
                <w:tab w:val="left" w:pos="720"/>
                <w:tab w:val="num" w:pos="1440"/>
              </w:tabs>
              <w:rPr>
                <w:del w:author="KARLOVCEC, Barbara" w:date="2025-02-26T14:32:00Z" w16du:dateUtc="2025-02-26T13:32:00Z" w:id="1244"/>
                <w:rFonts w:ascii="Calibri" w:hAnsi="Calibri" w:cs="Calibri"/>
                <w:color w:val="000000"/>
                <w:sz w:val="22"/>
                <w:szCs w:val="22"/>
              </w:rPr>
              <w:pPrChange w:author="KARLOVCEC, Barbara" w:date="2025-02-26T14:32:00Z" w16du:dateUtc="2025-02-26T13:32:00Z" w:id="1245">
                <w:pPr/>
              </w:pPrChange>
            </w:pPr>
            <w:del w:author="KARLOVCEC, Barbara" w:date="2025-02-26T14:32:00Z" w16du:dateUtc="2025-02-26T13:32:00Z" w:id="1246">
              <w:r w:rsidRPr="005D5556" w:rsidDel="00B409B7">
                <w:rPr>
                  <w:rFonts w:ascii="Calibri" w:hAnsi="Calibri" w:cs="Calibri"/>
                  <w:color w:val="000000"/>
                  <w:sz w:val="22"/>
                  <w:szCs w:val="22"/>
                </w:rPr>
                <w:delText>N U Engineering Tech</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679FDFD" w14:textId="2CA8B4D6">
            <w:pPr>
              <w:pStyle w:val="BodyText"/>
              <w:tabs>
                <w:tab w:val="left" w:pos="720"/>
                <w:tab w:val="num" w:pos="1440"/>
              </w:tabs>
              <w:rPr>
                <w:del w:author="KARLOVCEC, Barbara" w:date="2025-02-26T14:32:00Z" w16du:dateUtc="2025-02-26T13:32:00Z" w:id="1247"/>
                <w:rFonts w:ascii="Calibri" w:hAnsi="Calibri" w:cs="Calibri"/>
                <w:color w:val="000000"/>
                <w:sz w:val="22"/>
                <w:szCs w:val="22"/>
              </w:rPr>
              <w:pPrChange w:author="KARLOVCEC, Barbara" w:date="2025-02-26T14:32:00Z" w16du:dateUtc="2025-02-26T13:32:00Z" w:id="1248">
                <w:pPr/>
              </w:pPrChange>
            </w:pPr>
            <w:del w:author="KARLOVCEC, Barbara" w:date="2025-02-26T14:32:00Z" w16du:dateUtc="2025-02-26T13:32:00Z" w:id="1249">
              <w:r w:rsidRPr="005D5556" w:rsidDel="00B409B7">
                <w:rPr>
                  <w:rFonts w:ascii="Calibri" w:hAnsi="Calibri" w:cs="Calibri"/>
                  <w:color w:val="000000"/>
                  <w:sz w:val="22"/>
                  <w:szCs w:val="22"/>
                </w:rPr>
                <w:delText>Kano/Kano</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2111A555" w14:textId="0EE3967A">
            <w:pPr>
              <w:pStyle w:val="BodyText"/>
              <w:tabs>
                <w:tab w:val="left" w:pos="720"/>
                <w:tab w:val="num" w:pos="1440"/>
              </w:tabs>
              <w:rPr>
                <w:del w:author="KARLOVCEC, Barbara" w:date="2025-02-26T14:32:00Z" w16du:dateUtc="2025-02-26T13:32:00Z" w:id="1250"/>
                <w:rFonts w:ascii="Calibri" w:hAnsi="Calibri" w:cs="Calibri"/>
                <w:color w:val="000000"/>
                <w:sz w:val="22"/>
                <w:szCs w:val="22"/>
              </w:rPr>
              <w:pPrChange w:author="KARLOVCEC, Barbara" w:date="2025-02-26T14:32:00Z" w16du:dateUtc="2025-02-26T13:32:00Z" w:id="1251">
                <w:pPr/>
              </w:pPrChange>
            </w:pPr>
            <w:del w:author="KARLOVCEC, Barbara" w:date="2025-02-26T14:32:00Z" w16du:dateUtc="2025-02-26T13:32:00Z" w:id="1252">
              <w:r w:rsidRPr="005D5556" w:rsidDel="00B409B7">
                <w:rPr>
                  <w:rFonts w:ascii="Calibri" w:hAnsi="Calibri" w:cs="Calibri"/>
                  <w:color w:val="000000"/>
                  <w:sz w:val="22"/>
                  <w:szCs w:val="22"/>
                </w:rPr>
                <w:delText>North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D00803A" w14:textId="2F6DD529">
            <w:pPr>
              <w:pStyle w:val="BodyText"/>
              <w:tabs>
                <w:tab w:val="left" w:pos="720"/>
                <w:tab w:val="num" w:pos="1440"/>
              </w:tabs>
              <w:rPr>
                <w:del w:author="KARLOVCEC, Barbara" w:date="2025-02-26T14:32:00Z" w16du:dateUtc="2025-02-26T13:32:00Z" w:id="1253"/>
                <w:rFonts w:ascii="Calibri" w:hAnsi="Calibri" w:cs="Calibri"/>
                <w:color w:val="000000"/>
                <w:sz w:val="22"/>
                <w:szCs w:val="22"/>
              </w:rPr>
              <w:pPrChange w:author="KARLOVCEC, Barbara" w:date="2025-02-26T14:32:00Z" w16du:dateUtc="2025-02-26T13:32:00Z" w:id="1254">
                <w:pPr/>
              </w:pPrChange>
            </w:pPr>
            <w:del w:author="KARLOVCEC, Barbara" w:date="2025-02-26T14:32:00Z" w16du:dateUtc="2025-02-26T13:32:00Z" w:id="1255">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w:delText>
              </w:r>
            </w:del>
          </w:p>
        </w:tc>
      </w:tr>
      <w:tr w:rsidRPr="005D5556" w:rsidR="00AD600F" w:rsidDel="00B409B7" w:rsidTr="00AD600F" w14:paraId="06BD8B31" w14:textId="7B765D5D">
        <w:trPr>
          <w:trHeight w:val="450"/>
          <w:del w:author="KARLOVCEC, Barbara" w:date="2025-02-26T14:32:00Z" w:id="1256"/>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66389746" w14:textId="53E06093">
            <w:pPr>
              <w:pStyle w:val="BodyText"/>
              <w:tabs>
                <w:tab w:val="left" w:pos="720"/>
                <w:tab w:val="num" w:pos="1440"/>
              </w:tabs>
              <w:rPr>
                <w:del w:author="KARLOVCEC, Barbara" w:date="2025-02-26T14:32:00Z" w16du:dateUtc="2025-02-26T13:32:00Z" w:id="1257"/>
                <w:rFonts w:ascii="Calibri" w:hAnsi="Calibri" w:cs="Calibri"/>
                <w:color w:val="000000"/>
                <w:sz w:val="22"/>
                <w:szCs w:val="22"/>
              </w:rPr>
              <w:pPrChange w:author="KARLOVCEC, Barbara" w:date="2025-02-26T14:32:00Z" w16du:dateUtc="2025-02-26T13:32:00Z" w:id="1258">
                <w:pPr/>
              </w:pPrChange>
            </w:pPr>
            <w:del w:author="KARLOVCEC, Barbara" w:date="2025-02-26T14:32:00Z" w16du:dateUtc="2025-02-26T13:32:00Z" w:id="1259">
              <w:r w:rsidRPr="005D5556" w:rsidDel="00B409B7">
                <w:rPr>
                  <w:rFonts w:ascii="Calibri" w:hAnsi="Calibri" w:cs="Calibri"/>
                  <w:color w:val="000000"/>
                  <w:sz w:val="22"/>
                  <w:szCs w:val="22"/>
                </w:rPr>
                <w:delText>47</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4104DEB" w14:textId="49A5BCF5">
            <w:pPr>
              <w:pStyle w:val="BodyText"/>
              <w:tabs>
                <w:tab w:val="left" w:pos="720"/>
                <w:tab w:val="num" w:pos="1440"/>
              </w:tabs>
              <w:rPr>
                <w:del w:author="KARLOVCEC, Barbara" w:date="2025-02-26T14:32:00Z" w16du:dateUtc="2025-02-26T13:32:00Z" w:id="1260"/>
                <w:rFonts w:ascii="Calibri" w:hAnsi="Calibri" w:cs="Calibri"/>
                <w:color w:val="000000"/>
                <w:sz w:val="22"/>
                <w:szCs w:val="22"/>
              </w:rPr>
              <w:pPrChange w:author="KARLOVCEC, Barbara" w:date="2025-02-26T14:32:00Z" w16du:dateUtc="2025-02-26T13:32:00Z" w:id="1261">
                <w:pPr/>
              </w:pPrChange>
            </w:pPr>
            <w:del w:author="KARLOVCEC, Barbara" w:date="2025-02-26T14:32:00Z" w16du:dateUtc="2025-02-26T13:32:00Z" w:id="1262">
              <w:r w:rsidRPr="005D5556" w:rsidDel="00B409B7">
                <w:rPr>
                  <w:rFonts w:ascii="Calibri" w:hAnsi="Calibri" w:cs="Calibri"/>
                  <w:color w:val="000000"/>
                  <w:sz w:val="22"/>
                  <w:szCs w:val="22"/>
                </w:rPr>
                <w:delText>Rivers Electrical &amp; Mechanical Company</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08A0305" w14:textId="4955E955">
            <w:pPr>
              <w:pStyle w:val="BodyText"/>
              <w:tabs>
                <w:tab w:val="left" w:pos="720"/>
                <w:tab w:val="num" w:pos="1440"/>
              </w:tabs>
              <w:rPr>
                <w:del w:author="KARLOVCEC, Barbara" w:date="2025-02-26T14:32:00Z" w16du:dateUtc="2025-02-26T13:32:00Z" w:id="1263"/>
                <w:rFonts w:ascii="Calibri" w:hAnsi="Calibri" w:cs="Calibri"/>
                <w:color w:val="000000"/>
                <w:sz w:val="22"/>
                <w:szCs w:val="22"/>
              </w:rPr>
              <w:pPrChange w:author="KARLOVCEC, Barbara" w:date="2025-02-26T14:32:00Z" w16du:dateUtc="2025-02-26T13:32:00Z" w:id="1264">
                <w:pPr/>
              </w:pPrChange>
            </w:pPr>
            <w:del w:author="KARLOVCEC, Barbara" w:date="2025-02-26T14:32:00Z" w16du:dateUtc="2025-02-26T13:32:00Z" w:id="1265">
              <w:r w:rsidRPr="005D5556" w:rsidDel="00B409B7">
                <w:rPr>
                  <w:rFonts w:ascii="Calibri" w:hAnsi="Calibri" w:cs="Calibri"/>
                  <w:color w:val="000000"/>
                  <w:sz w:val="22"/>
                  <w:szCs w:val="22"/>
                </w:rPr>
                <w:delText>Kano/Kano</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69A297B4" w14:textId="17E05724">
            <w:pPr>
              <w:pStyle w:val="BodyText"/>
              <w:tabs>
                <w:tab w:val="left" w:pos="720"/>
                <w:tab w:val="num" w:pos="1440"/>
              </w:tabs>
              <w:rPr>
                <w:del w:author="KARLOVCEC, Barbara" w:date="2025-02-26T14:32:00Z" w16du:dateUtc="2025-02-26T13:32:00Z" w:id="1266"/>
                <w:rFonts w:ascii="Calibri" w:hAnsi="Calibri" w:cs="Calibri"/>
                <w:color w:val="000000"/>
                <w:sz w:val="22"/>
                <w:szCs w:val="22"/>
              </w:rPr>
              <w:pPrChange w:author="KARLOVCEC, Barbara" w:date="2025-02-26T14:32:00Z" w16du:dateUtc="2025-02-26T13:32:00Z" w:id="1267">
                <w:pPr/>
              </w:pPrChange>
            </w:pPr>
            <w:del w:author="KARLOVCEC, Barbara" w:date="2025-02-26T14:32:00Z" w16du:dateUtc="2025-02-26T13:32:00Z" w:id="1268">
              <w:r w:rsidRPr="005D5556" w:rsidDel="00B409B7">
                <w:rPr>
                  <w:rFonts w:ascii="Calibri" w:hAnsi="Calibri" w:cs="Calibri"/>
                  <w:color w:val="000000"/>
                  <w:sz w:val="22"/>
                  <w:szCs w:val="22"/>
                </w:rPr>
                <w:delText>North West</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1DA2B9C5" w14:textId="68A42041">
            <w:pPr>
              <w:pStyle w:val="BodyText"/>
              <w:tabs>
                <w:tab w:val="left" w:pos="720"/>
                <w:tab w:val="num" w:pos="1440"/>
              </w:tabs>
              <w:rPr>
                <w:del w:author="KARLOVCEC, Barbara" w:date="2025-02-26T14:32:00Z" w16du:dateUtc="2025-02-26T13:32:00Z" w:id="1269"/>
                <w:rFonts w:ascii="Calibri" w:hAnsi="Calibri" w:cs="Calibri"/>
                <w:color w:val="000000"/>
                <w:sz w:val="22"/>
                <w:szCs w:val="22"/>
              </w:rPr>
              <w:pPrChange w:author="KARLOVCEC, Barbara" w:date="2025-02-26T14:32:00Z" w16du:dateUtc="2025-02-26T13:32:00Z" w:id="1270">
                <w:pPr/>
              </w:pPrChange>
            </w:pPr>
            <w:del w:author="KARLOVCEC, Barbara" w:date="2025-02-26T14:32:00Z" w16du:dateUtc="2025-02-26T13:32:00Z" w:id="1271">
              <w:r w:rsidRPr="005D5556" w:rsidDel="00B409B7">
                <w:rPr>
                  <w:rFonts w:ascii="Calibri" w:hAnsi="Calibri" w:cs="Calibri"/>
                  <w:color w:val="000000"/>
                  <w:sz w:val="22"/>
                  <w:szCs w:val="22"/>
                </w:rPr>
                <w:delText>ICE  MAKING MACHINE</w:delText>
              </w:r>
            </w:del>
          </w:p>
        </w:tc>
      </w:tr>
      <w:tr w:rsidRPr="005D5556" w:rsidR="00AD600F" w:rsidDel="00B409B7" w:rsidTr="00AD600F" w14:paraId="33FAB368" w14:textId="6D0B8ABD">
        <w:trPr>
          <w:trHeight w:val="300"/>
          <w:del w:author="KARLOVCEC, Barbara" w:date="2025-02-26T14:32:00Z" w:id="1272"/>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30919B5D" w14:textId="275007A1">
            <w:pPr>
              <w:pStyle w:val="BodyText"/>
              <w:tabs>
                <w:tab w:val="left" w:pos="720"/>
                <w:tab w:val="num" w:pos="1440"/>
              </w:tabs>
              <w:rPr>
                <w:del w:author="KARLOVCEC, Barbara" w:date="2025-02-26T14:32:00Z" w16du:dateUtc="2025-02-26T13:32:00Z" w:id="1273"/>
                <w:rFonts w:ascii="Calibri" w:hAnsi="Calibri" w:cs="Calibri"/>
                <w:color w:val="000000"/>
                <w:sz w:val="22"/>
                <w:szCs w:val="22"/>
              </w:rPr>
              <w:pPrChange w:author="KARLOVCEC, Barbara" w:date="2025-02-26T14:32:00Z" w16du:dateUtc="2025-02-26T13:32:00Z" w:id="1274">
                <w:pPr/>
              </w:pPrChange>
            </w:pPr>
            <w:del w:author="KARLOVCEC, Barbara" w:date="2025-02-26T14:32:00Z" w16du:dateUtc="2025-02-26T13:32:00Z" w:id="1275">
              <w:r w:rsidRPr="005D5556" w:rsidDel="00B409B7">
                <w:rPr>
                  <w:rFonts w:ascii="Calibri" w:hAnsi="Calibri" w:cs="Calibri"/>
                  <w:color w:val="000000"/>
                  <w:sz w:val="22"/>
                  <w:szCs w:val="22"/>
                </w:rPr>
                <w:delText>48</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D01F9FA" w14:textId="397EBA0E">
            <w:pPr>
              <w:pStyle w:val="BodyText"/>
              <w:tabs>
                <w:tab w:val="left" w:pos="720"/>
                <w:tab w:val="num" w:pos="1440"/>
              </w:tabs>
              <w:rPr>
                <w:del w:author="KARLOVCEC, Barbara" w:date="2025-02-26T14:32:00Z" w16du:dateUtc="2025-02-26T13:32:00Z" w:id="1276"/>
                <w:rFonts w:ascii="Calibri" w:hAnsi="Calibri" w:cs="Calibri"/>
                <w:color w:val="000000"/>
                <w:sz w:val="22"/>
                <w:szCs w:val="22"/>
              </w:rPr>
              <w:pPrChange w:author="KARLOVCEC, Barbara" w:date="2025-02-26T14:32:00Z" w16du:dateUtc="2025-02-26T13:32:00Z" w:id="1277">
                <w:pPr/>
              </w:pPrChange>
            </w:pPr>
            <w:del w:author="KARLOVCEC, Barbara" w:date="2025-02-26T14:32:00Z" w16du:dateUtc="2025-02-26T13:32:00Z" w:id="1278">
              <w:r w:rsidRPr="005D5556" w:rsidDel="00B409B7">
                <w:rPr>
                  <w:rFonts w:ascii="Calibri" w:hAnsi="Calibri" w:cs="Calibri"/>
                  <w:color w:val="000000"/>
                  <w:sz w:val="22"/>
                  <w:szCs w:val="22"/>
                </w:rPr>
                <w:delText>Hamadex Technical Services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FDFD8B1" w14:textId="20BB5104">
            <w:pPr>
              <w:pStyle w:val="BodyText"/>
              <w:tabs>
                <w:tab w:val="left" w:pos="720"/>
                <w:tab w:val="num" w:pos="1440"/>
              </w:tabs>
              <w:rPr>
                <w:del w:author="KARLOVCEC, Barbara" w:date="2025-02-26T14:32:00Z" w16du:dateUtc="2025-02-26T13:32:00Z" w:id="1279"/>
                <w:rFonts w:ascii="Calibri" w:hAnsi="Calibri" w:cs="Calibri"/>
                <w:color w:val="000000"/>
                <w:sz w:val="22"/>
                <w:szCs w:val="22"/>
              </w:rPr>
              <w:pPrChange w:author="KARLOVCEC, Barbara" w:date="2025-02-26T14:32:00Z" w16du:dateUtc="2025-02-26T13:32:00Z" w:id="1280">
                <w:pPr/>
              </w:pPrChange>
            </w:pPr>
            <w:del w:author="KARLOVCEC, Barbara" w:date="2025-02-26T14:32:00Z" w16du:dateUtc="2025-02-26T13:32:00Z" w:id="1281">
              <w:r w:rsidRPr="005D5556" w:rsidDel="00B409B7">
                <w:rPr>
                  <w:rFonts w:ascii="Calibri" w:hAnsi="Calibri" w:cs="Calibri"/>
                  <w:color w:val="000000"/>
                  <w:sz w:val="22"/>
                  <w:szCs w:val="22"/>
                </w:rPr>
                <w:delText>Kano/Kano</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3988D538" w14:textId="553270E0">
            <w:pPr>
              <w:pStyle w:val="BodyText"/>
              <w:tabs>
                <w:tab w:val="left" w:pos="720"/>
                <w:tab w:val="num" w:pos="1440"/>
              </w:tabs>
              <w:rPr>
                <w:del w:author="KARLOVCEC, Barbara" w:date="2025-02-26T14:32:00Z" w16du:dateUtc="2025-02-26T13:32:00Z" w:id="1282"/>
                <w:rFonts w:ascii="Calibri" w:hAnsi="Calibri" w:cs="Calibri"/>
                <w:color w:val="000000"/>
                <w:sz w:val="22"/>
                <w:szCs w:val="22"/>
              </w:rPr>
              <w:pPrChange w:author="KARLOVCEC, Barbara" w:date="2025-02-26T14:32:00Z" w16du:dateUtc="2025-02-26T13:32:00Z" w:id="1283">
                <w:pPr/>
              </w:pPrChange>
            </w:pPr>
            <w:del w:author="KARLOVCEC, Barbara" w:date="2025-02-26T14:32:00Z" w16du:dateUtc="2025-02-26T13:32:00Z" w:id="1284">
              <w:r w:rsidRPr="005D5556" w:rsidDel="00B409B7">
                <w:rPr>
                  <w:rFonts w:ascii="Calibri" w:hAnsi="Calibri" w:cs="Calibri"/>
                  <w:color w:val="000000"/>
                  <w:sz w:val="22"/>
                  <w:szCs w:val="22"/>
                </w:rPr>
                <w:delText>North West</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16893CB" w14:textId="0ED06DA8">
            <w:pPr>
              <w:pStyle w:val="BodyText"/>
              <w:tabs>
                <w:tab w:val="left" w:pos="720"/>
                <w:tab w:val="num" w:pos="1440"/>
              </w:tabs>
              <w:rPr>
                <w:del w:author="KARLOVCEC, Barbara" w:date="2025-02-26T14:32:00Z" w16du:dateUtc="2025-02-26T13:32:00Z" w:id="1285"/>
                <w:rFonts w:ascii="Calibri" w:hAnsi="Calibri" w:cs="Calibri"/>
                <w:color w:val="000000"/>
                <w:sz w:val="22"/>
                <w:szCs w:val="22"/>
              </w:rPr>
              <w:pPrChange w:author="KARLOVCEC, Barbara" w:date="2025-02-26T14:32:00Z" w16du:dateUtc="2025-02-26T13:32:00Z" w:id="1286">
                <w:pPr/>
              </w:pPrChange>
            </w:pPr>
            <w:del w:author="KARLOVCEC, Barbara" w:date="2025-02-26T14:32:00Z" w16du:dateUtc="2025-02-26T13:32:00Z" w:id="1287">
              <w:r w:rsidRPr="005D5556" w:rsidDel="00B409B7">
                <w:rPr>
                  <w:rFonts w:ascii="Calibri" w:hAnsi="Calibri" w:cs="Calibri"/>
                  <w:color w:val="000000"/>
                  <w:sz w:val="22"/>
                  <w:szCs w:val="22"/>
                </w:rPr>
                <w:delText>ICE  MAKING MACHINE</w:delText>
              </w:r>
            </w:del>
          </w:p>
        </w:tc>
      </w:tr>
      <w:tr w:rsidRPr="005D5556" w:rsidR="00AD600F" w:rsidDel="00B409B7" w:rsidTr="00AD600F" w14:paraId="5DD610F3" w14:textId="37ADAE1D">
        <w:trPr>
          <w:trHeight w:val="675"/>
          <w:del w:author="KARLOVCEC, Barbara" w:date="2025-02-26T14:32:00Z" w:id="1288"/>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33C15C65" w14:textId="31CD10CC">
            <w:pPr>
              <w:pStyle w:val="BodyText"/>
              <w:tabs>
                <w:tab w:val="left" w:pos="720"/>
                <w:tab w:val="num" w:pos="1440"/>
              </w:tabs>
              <w:rPr>
                <w:del w:author="KARLOVCEC, Barbara" w:date="2025-02-26T14:32:00Z" w16du:dateUtc="2025-02-26T13:32:00Z" w:id="1289"/>
                <w:rFonts w:ascii="Calibri" w:hAnsi="Calibri" w:cs="Calibri"/>
                <w:color w:val="000000"/>
                <w:sz w:val="22"/>
                <w:szCs w:val="22"/>
              </w:rPr>
              <w:pPrChange w:author="KARLOVCEC, Barbara" w:date="2025-02-26T14:32:00Z" w16du:dateUtc="2025-02-26T13:32:00Z" w:id="1290">
                <w:pPr/>
              </w:pPrChange>
            </w:pPr>
            <w:del w:author="KARLOVCEC, Barbara" w:date="2025-02-26T14:32:00Z" w16du:dateUtc="2025-02-26T13:32:00Z" w:id="1291">
              <w:r w:rsidRPr="005D5556" w:rsidDel="00B409B7">
                <w:rPr>
                  <w:rFonts w:ascii="Calibri" w:hAnsi="Calibri" w:cs="Calibri"/>
                  <w:color w:val="000000"/>
                  <w:sz w:val="22"/>
                  <w:szCs w:val="22"/>
                </w:rPr>
                <w:delText>49</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C0270B3" w14:textId="5A5A2E92">
            <w:pPr>
              <w:pStyle w:val="BodyText"/>
              <w:tabs>
                <w:tab w:val="left" w:pos="720"/>
                <w:tab w:val="num" w:pos="1440"/>
              </w:tabs>
              <w:rPr>
                <w:del w:author="KARLOVCEC, Barbara" w:date="2025-02-26T14:32:00Z" w16du:dateUtc="2025-02-26T13:32:00Z" w:id="1292"/>
                <w:rFonts w:ascii="Calibri" w:hAnsi="Calibri" w:cs="Calibri"/>
                <w:color w:val="000000"/>
                <w:sz w:val="22"/>
                <w:szCs w:val="22"/>
              </w:rPr>
              <w:pPrChange w:author="KARLOVCEC, Barbara" w:date="2025-02-26T14:32:00Z" w16du:dateUtc="2025-02-26T13:32:00Z" w:id="1293">
                <w:pPr/>
              </w:pPrChange>
            </w:pPr>
            <w:del w:author="KARLOVCEC, Barbara" w:date="2025-02-26T14:32:00Z" w16du:dateUtc="2025-02-26T13:32:00Z" w:id="1294">
              <w:r w:rsidRPr="005D5556" w:rsidDel="00B409B7">
                <w:rPr>
                  <w:rFonts w:ascii="Calibri" w:hAnsi="Calibri" w:cs="Calibri"/>
                  <w:color w:val="000000"/>
                  <w:sz w:val="22"/>
                  <w:szCs w:val="22"/>
                </w:rPr>
                <w:delText>Suleiman Technical Company</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4AA4CFC" w14:textId="752679AA">
            <w:pPr>
              <w:pStyle w:val="BodyText"/>
              <w:tabs>
                <w:tab w:val="left" w:pos="720"/>
                <w:tab w:val="num" w:pos="1440"/>
              </w:tabs>
              <w:rPr>
                <w:del w:author="KARLOVCEC, Barbara" w:date="2025-02-26T14:32:00Z" w16du:dateUtc="2025-02-26T13:32:00Z" w:id="1295"/>
                <w:rFonts w:ascii="Calibri" w:hAnsi="Calibri" w:cs="Calibri"/>
                <w:color w:val="000000"/>
                <w:sz w:val="22"/>
                <w:szCs w:val="22"/>
              </w:rPr>
              <w:pPrChange w:author="KARLOVCEC, Barbara" w:date="2025-02-26T14:32:00Z" w16du:dateUtc="2025-02-26T13:32:00Z" w:id="1296">
                <w:pPr/>
              </w:pPrChange>
            </w:pPr>
            <w:del w:author="KARLOVCEC, Barbara" w:date="2025-02-26T14:32:00Z" w16du:dateUtc="2025-02-26T13:32:00Z" w:id="1297">
              <w:r w:rsidRPr="005D5556" w:rsidDel="00B409B7">
                <w:rPr>
                  <w:rFonts w:ascii="Calibri" w:hAnsi="Calibri" w:cs="Calibri"/>
                  <w:color w:val="000000"/>
                  <w:sz w:val="22"/>
                  <w:szCs w:val="22"/>
                </w:rPr>
                <w:delText>Kano/Kano</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34581DBD" w14:textId="58D697AA">
            <w:pPr>
              <w:pStyle w:val="BodyText"/>
              <w:tabs>
                <w:tab w:val="left" w:pos="720"/>
                <w:tab w:val="num" w:pos="1440"/>
              </w:tabs>
              <w:rPr>
                <w:del w:author="KARLOVCEC, Barbara" w:date="2025-02-26T14:32:00Z" w16du:dateUtc="2025-02-26T13:32:00Z" w:id="1298"/>
                <w:rFonts w:ascii="Calibri" w:hAnsi="Calibri" w:cs="Calibri"/>
                <w:color w:val="000000"/>
                <w:sz w:val="22"/>
                <w:szCs w:val="22"/>
              </w:rPr>
              <w:pPrChange w:author="KARLOVCEC, Barbara" w:date="2025-02-26T14:32:00Z" w16du:dateUtc="2025-02-26T13:32:00Z" w:id="1299">
                <w:pPr/>
              </w:pPrChange>
            </w:pPr>
            <w:del w:author="KARLOVCEC, Barbara" w:date="2025-02-26T14:32:00Z" w16du:dateUtc="2025-02-26T13:32:00Z" w:id="1300">
              <w:r w:rsidRPr="005D5556" w:rsidDel="00B409B7">
                <w:rPr>
                  <w:rFonts w:ascii="Calibri" w:hAnsi="Calibri" w:cs="Calibri"/>
                  <w:color w:val="000000"/>
                  <w:sz w:val="22"/>
                  <w:szCs w:val="22"/>
                </w:rPr>
                <w:delText>North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379AC5C" w14:textId="7F569561">
            <w:pPr>
              <w:pStyle w:val="BodyText"/>
              <w:tabs>
                <w:tab w:val="left" w:pos="720"/>
                <w:tab w:val="num" w:pos="1440"/>
              </w:tabs>
              <w:rPr>
                <w:del w:author="KARLOVCEC, Barbara" w:date="2025-02-26T14:32:00Z" w16du:dateUtc="2025-02-26T13:32:00Z" w:id="1301"/>
                <w:rFonts w:ascii="Calibri" w:hAnsi="Calibri" w:cs="Calibri"/>
                <w:color w:val="000000"/>
                <w:sz w:val="22"/>
                <w:szCs w:val="22"/>
              </w:rPr>
              <w:pPrChange w:author="KARLOVCEC, Barbara" w:date="2025-02-26T14:32:00Z" w16du:dateUtc="2025-02-26T13:32:00Z" w:id="1302">
                <w:pPr/>
              </w:pPrChange>
            </w:pPr>
            <w:del w:author="KARLOVCEC, Barbara" w:date="2025-02-26T14:32:00Z" w16du:dateUtc="2025-02-26T13:32:00Z" w:id="1303">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w:delText>
              </w:r>
            </w:del>
          </w:p>
        </w:tc>
      </w:tr>
      <w:tr w:rsidRPr="005D5556" w:rsidR="00AD600F" w:rsidDel="00B409B7" w:rsidTr="00AD600F" w14:paraId="11553296" w14:textId="3630D582">
        <w:trPr>
          <w:trHeight w:val="675"/>
          <w:del w:author="KARLOVCEC, Barbara" w:date="2025-02-26T14:32:00Z" w:id="1304"/>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785517B6" w14:textId="3ECE113D">
            <w:pPr>
              <w:pStyle w:val="BodyText"/>
              <w:tabs>
                <w:tab w:val="left" w:pos="720"/>
                <w:tab w:val="num" w:pos="1440"/>
              </w:tabs>
              <w:rPr>
                <w:del w:author="KARLOVCEC, Barbara" w:date="2025-02-26T14:32:00Z" w16du:dateUtc="2025-02-26T13:32:00Z" w:id="1305"/>
                <w:rFonts w:ascii="Calibri" w:hAnsi="Calibri" w:cs="Calibri"/>
                <w:color w:val="000000"/>
                <w:sz w:val="22"/>
                <w:szCs w:val="22"/>
              </w:rPr>
              <w:pPrChange w:author="KARLOVCEC, Barbara" w:date="2025-02-26T14:32:00Z" w16du:dateUtc="2025-02-26T13:32:00Z" w:id="1306">
                <w:pPr/>
              </w:pPrChange>
            </w:pPr>
            <w:del w:author="KARLOVCEC, Barbara" w:date="2025-02-26T14:32:00Z" w16du:dateUtc="2025-02-26T13:32:00Z" w:id="1307">
              <w:r w:rsidRPr="005D5556" w:rsidDel="00B409B7">
                <w:rPr>
                  <w:rFonts w:ascii="Calibri" w:hAnsi="Calibri" w:cs="Calibri"/>
                  <w:color w:val="000000"/>
                  <w:sz w:val="22"/>
                  <w:szCs w:val="22"/>
                </w:rPr>
                <w:delText>50</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37B8E5C" w14:textId="58192508">
            <w:pPr>
              <w:pStyle w:val="BodyText"/>
              <w:tabs>
                <w:tab w:val="left" w:pos="720"/>
                <w:tab w:val="num" w:pos="1440"/>
              </w:tabs>
              <w:rPr>
                <w:del w:author="KARLOVCEC, Barbara" w:date="2025-02-26T14:32:00Z" w16du:dateUtc="2025-02-26T13:32:00Z" w:id="1308"/>
                <w:rFonts w:ascii="Calibri" w:hAnsi="Calibri" w:cs="Calibri"/>
                <w:color w:val="000000"/>
                <w:sz w:val="22"/>
                <w:szCs w:val="22"/>
              </w:rPr>
              <w:pPrChange w:author="KARLOVCEC, Barbara" w:date="2025-02-26T14:32:00Z" w16du:dateUtc="2025-02-26T13:32:00Z" w:id="1309">
                <w:pPr/>
              </w:pPrChange>
            </w:pPr>
            <w:del w:author="KARLOVCEC, Barbara" w:date="2025-02-26T14:32:00Z" w16du:dateUtc="2025-02-26T13:32:00Z" w:id="1310">
              <w:r w:rsidRPr="005D5556" w:rsidDel="00B409B7">
                <w:rPr>
                  <w:rFonts w:ascii="Calibri" w:hAnsi="Calibri" w:cs="Calibri"/>
                  <w:color w:val="000000"/>
                  <w:sz w:val="22"/>
                  <w:szCs w:val="22"/>
                </w:rPr>
                <w:delText>OC Technical Company</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66115954" w14:textId="5DF25BDA">
            <w:pPr>
              <w:pStyle w:val="BodyText"/>
              <w:tabs>
                <w:tab w:val="left" w:pos="720"/>
                <w:tab w:val="num" w:pos="1440"/>
              </w:tabs>
              <w:rPr>
                <w:del w:author="KARLOVCEC, Barbara" w:date="2025-02-26T14:32:00Z" w16du:dateUtc="2025-02-26T13:32:00Z" w:id="1311"/>
                <w:rFonts w:ascii="Calibri" w:hAnsi="Calibri" w:cs="Calibri"/>
                <w:color w:val="000000"/>
                <w:sz w:val="22"/>
                <w:szCs w:val="22"/>
              </w:rPr>
              <w:pPrChange w:author="KARLOVCEC, Barbara" w:date="2025-02-26T14:32:00Z" w16du:dateUtc="2025-02-26T13:32:00Z" w:id="1312">
                <w:pPr/>
              </w:pPrChange>
            </w:pPr>
            <w:del w:author="KARLOVCEC, Barbara" w:date="2025-02-26T14:32:00Z" w16du:dateUtc="2025-02-26T13:32:00Z" w:id="1313">
              <w:r w:rsidRPr="005D5556" w:rsidDel="00B409B7">
                <w:rPr>
                  <w:rFonts w:ascii="Calibri" w:hAnsi="Calibri" w:cs="Calibri"/>
                  <w:color w:val="000000"/>
                  <w:sz w:val="22"/>
                  <w:szCs w:val="22"/>
                </w:rPr>
                <w:delText>Kano/Kano</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429CD9BC" w14:textId="52944604">
            <w:pPr>
              <w:pStyle w:val="BodyText"/>
              <w:tabs>
                <w:tab w:val="left" w:pos="720"/>
                <w:tab w:val="num" w:pos="1440"/>
              </w:tabs>
              <w:rPr>
                <w:del w:author="KARLOVCEC, Barbara" w:date="2025-02-26T14:32:00Z" w16du:dateUtc="2025-02-26T13:32:00Z" w:id="1314"/>
                <w:rFonts w:ascii="Calibri" w:hAnsi="Calibri" w:cs="Calibri"/>
                <w:color w:val="000000"/>
                <w:sz w:val="22"/>
                <w:szCs w:val="22"/>
              </w:rPr>
              <w:pPrChange w:author="KARLOVCEC, Barbara" w:date="2025-02-26T14:32:00Z" w16du:dateUtc="2025-02-26T13:32:00Z" w:id="1315">
                <w:pPr/>
              </w:pPrChange>
            </w:pPr>
            <w:del w:author="KARLOVCEC, Barbara" w:date="2025-02-26T14:32:00Z" w16du:dateUtc="2025-02-26T13:32:00Z" w:id="1316">
              <w:r w:rsidRPr="005D5556" w:rsidDel="00B409B7">
                <w:rPr>
                  <w:rFonts w:ascii="Calibri" w:hAnsi="Calibri" w:cs="Calibri"/>
                  <w:color w:val="000000"/>
                  <w:sz w:val="22"/>
                  <w:szCs w:val="22"/>
                </w:rPr>
                <w:delText>North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659E28F" w14:textId="7975C5C3">
            <w:pPr>
              <w:pStyle w:val="BodyText"/>
              <w:tabs>
                <w:tab w:val="left" w:pos="720"/>
                <w:tab w:val="num" w:pos="1440"/>
              </w:tabs>
              <w:rPr>
                <w:del w:author="KARLOVCEC, Barbara" w:date="2025-02-26T14:32:00Z" w16du:dateUtc="2025-02-26T13:32:00Z" w:id="1317"/>
                <w:rFonts w:ascii="Calibri" w:hAnsi="Calibri" w:cs="Calibri"/>
                <w:color w:val="000000"/>
                <w:sz w:val="22"/>
                <w:szCs w:val="22"/>
              </w:rPr>
              <w:pPrChange w:author="KARLOVCEC, Barbara" w:date="2025-02-26T14:32:00Z" w16du:dateUtc="2025-02-26T13:32:00Z" w:id="1318">
                <w:pPr/>
              </w:pPrChange>
            </w:pPr>
            <w:del w:author="KARLOVCEC, Barbara" w:date="2025-02-26T14:32:00Z" w16du:dateUtc="2025-02-26T13:32:00Z" w:id="1319">
              <w:r w:rsidRPr="005D5556" w:rsidDel="00B409B7">
                <w:rPr>
                  <w:rFonts w:ascii="Calibri" w:hAnsi="Calibri" w:cs="Calibri"/>
                  <w:color w:val="000000"/>
                  <w:sz w:val="22"/>
                  <w:szCs w:val="22"/>
                </w:rPr>
                <w:delText>ICE  MAKING MACHINE/</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 xml:space="preserve"> COLD ROOM</w:delText>
              </w:r>
            </w:del>
          </w:p>
        </w:tc>
      </w:tr>
      <w:tr w:rsidRPr="005D5556" w:rsidR="00AD600F" w:rsidDel="00B409B7" w:rsidTr="00AD600F" w14:paraId="1F369FE1" w14:textId="44F8017C">
        <w:trPr>
          <w:trHeight w:val="300"/>
          <w:del w:author="KARLOVCEC, Barbara" w:date="2025-02-26T14:32:00Z" w:id="1320"/>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0C826589" w14:textId="449797C8">
            <w:pPr>
              <w:pStyle w:val="BodyText"/>
              <w:tabs>
                <w:tab w:val="left" w:pos="720"/>
                <w:tab w:val="num" w:pos="1440"/>
              </w:tabs>
              <w:rPr>
                <w:del w:author="KARLOVCEC, Barbara" w:date="2025-02-26T14:32:00Z" w16du:dateUtc="2025-02-26T13:32:00Z" w:id="1321"/>
                <w:rFonts w:ascii="Calibri" w:hAnsi="Calibri" w:cs="Calibri"/>
                <w:color w:val="000000"/>
                <w:sz w:val="22"/>
                <w:szCs w:val="22"/>
              </w:rPr>
              <w:pPrChange w:author="KARLOVCEC, Barbara" w:date="2025-02-26T14:32:00Z" w16du:dateUtc="2025-02-26T13:32:00Z" w:id="1322">
                <w:pPr/>
              </w:pPrChange>
            </w:pPr>
            <w:del w:author="KARLOVCEC, Barbara" w:date="2025-02-26T14:32:00Z" w16du:dateUtc="2025-02-26T13:32:00Z" w:id="1323">
              <w:r w:rsidRPr="005D5556" w:rsidDel="00B409B7">
                <w:rPr>
                  <w:rFonts w:ascii="Calibri" w:hAnsi="Calibri" w:cs="Calibri"/>
                  <w:color w:val="000000"/>
                  <w:sz w:val="22"/>
                  <w:szCs w:val="22"/>
                </w:rPr>
                <w:delText>51</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17DDF5D" w14:textId="44746622">
            <w:pPr>
              <w:pStyle w:val="BodyText"/>
              <w:tabs>
                <w:tab w:val="left" w:pos="720"/>
                <w:tab w:val="num" w:pos="1440"/>
              </w:tabs>
              <w:rPr>
                <w:del w:author="KARLOVCEC, Barbara" w:date="2025-02-26T14:32:00Z" w16du:dateUtc="2025-02-26T13:32:00Z" w:id="1324"/>
                <w:rFonts w:ascii="Calibri" w:hAnsi="Calibri" w:cs="Calibri"/>
                <w:color w:val="000000"/>
                <w:sz w:val="22"/>
                <w:szCs w:val="22"/>
              </w:rPr>
              <w:pPrChange w:author="KARLOVCEC, Barbara" w:date="2025-02-26T14:32:00Z" w16du:dateUtc="2025-02-26T13:32:00Z" w:id="1325">
                <w:pPr/>
              </w:pPrChange>
            </w:pPr>
            <w:del w:author="KARLOVCEC, Barbara" w:date="2025-02-26T14:32:00Z" w16du:dateUtc="2025-02-26T13:32:00Z" w:id="1326">
              <w:r w:rsidRPr="005D5556" w:rsidDel="00B409B7">
                <w:rPr>
                  <w:rFonts w:ascii="Calibri" w:hAnsi="Calibri" w:cs="Calibri"/>
                  <w:color w:val="000000"/>
                  <w:sz w:val="22"/>
                  <w:szCs w:val="22"/>
                </w:rPr>
                <w:delText xml:space="preserve">BESTMAN TECHNICAL WORKS </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4EE94CD" w14:textId="65DD8AF3">
            <w:pPr>
              <w:pStyle w:val="BodyText"/>
              <w:tabs>
                <w:tab w:val="left" w:pos="720"/>
                <w:tab w:val="num" w:pos="1440"/>
              </w:tabs>
              <w:rPr>
                <w:del w:author="KARLOVCEC, Barbara" w:date="2025-02-26T14:32:00Z" w16du:dateUtc="2025-02-26T13:32:00Z" w:id="1327"/>
                <w:rFonts w:ascii="Calibri" w:hAnsi="Calibri" w:cs="Calibri"/>
                <w:color w:val="000000"/>
                <w:sz w:val="22"/>
                <w:szCs w:val="22"/>
              </w:rPr>
              <w:pPrChange w:author="KARLOVCEC, Barbara" w:date="2025-02-26T14:32:00Z" w16du:dateUtc="2025-02-26T13:32:00Z" w:id="1328">
                <w:pPr/>
              </w:pPrChange>
            </w:pPr>
            <w:del w:author="KARLOVCEC, Barbara" w:date="2025-02-26T14:32:00Z" w16du:dateUtc="2025-02-26T13:32:00Z" w:id="1329">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FCF6825" w14:textId="4F8B7469">
            <w:pPr>
              <w:pStyle w:val="BodyText"/>
              <w:tabs>
                <w:tab w:val="left" w:pos="720"/>
                <w:tab w:val="num" w:pos="1440"/>
              </w:tabs>
              <w:rPr>
                <w:del w:author="KARLOVCEC, Barbara" w:date="2025-02-26T14:32:00Z" w16du:dateUtc="2025-02-26T13:32:00Z" w:id="1330"/>
                <w:rFonts w:ascii="Calibri" w:hAnsi="Calibri" w:cs="Calibri"/>
                <w:color w:val="000000"/>
                <w:sz w:val="22"/>
                <w:szCs w:val="22"/>
              </w:rPr>
              <w:pPrChange w:author="KARLOVCEC, Barbara" w:date="2025-02-26T14:32:00Z" w16du:dateUtc="2025-02-26T13:32:00Z" w:id="1331">
                <w:pPr/>
              </w:pPrChange>
            </w:pPr>
            <w:del w:author="KARLOVCEC, Barbara" w:date="2025-02-26T14:32:00Z" w16du:dateUtc="2025-02-26T13:32:00Z" w:id="1332">
              <w:r w:rsidRPr="005D5556" w:rsidDel="00B409B7">
                <w:rPr>
                  <w:rFonts w:ascii="Calibri" w:hAnsi="Calibri" w:cs="Calibri"/>
                  <w:color w:val="000000"/>
                  <w:sz w:val="22"/>
                  <w:szCs w:val="22"/>
                </w:rPr>
                <w:delText>North West</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32DB396C" w14:textId="27A6CC4A">
            <w:pPr>
              <w:pStyle w:val="BodyText"/>
              <w:tabs>
                <w:tab w:val="left" w:pos="720"/>
                <w:tab w:val="num" w:pos="1440"/>
              </w:tabs>
              <w:rPr>
                <w:del w:author="KARLOVCEC, Barbara" w:date="2025-02-26T14:32:00Z" w16du:dateUtc="2025-02-26T13:32:00Z" w:id="1333"/>
                <w:rFonts w:ascii="Calibri" w:hAnsi="Calibri" w:cs="Calibri"/>
                <w:color w:val="000000"/>
                <w:sz w:val="22"/>
                <w:szCs w:val="22"/>
              </w:rPr>
              <w:pPrChange w:author="KARLOVCEC, Barbara" w:date="2025-02-26T14:32:00Z" w16du:dateUtc="2025-02-26T13:32:00Z" w:id="1334">
                <w:pPr/>
              </w:pPrChange>
            </w:pPr>
            <w:del w:author="KARLOVCEC, Barbara" w:date="2025-02-26T14:32:00Z" w16du:dateUtc="2025-02-26T13:32:00Z" w:id="1335">
              <w:r w:rsidRPr="005D5556" w:rsidDel="00B409B7">
                <w:rPr>
                  <w:rFonts w:ascii="Calibri" w:hAnsi="Calibri" w:cs="Calibri"/>
                  <w:color w:val="000000"/>
                  <w:sz w:val="22"/>
                  <w:szCs w:val="22"/>
                </w:rPr>
                <w:delText>ICE  MAKING MACHINE</w:delText>
              </w:r>
            </w:del>
          </w:p>
        </w:tc>
      </w:tr>
      <w:tr w:rsidRPr="005D5556" w:rsidR="00AD600F" w:rsidDel="00B409B7" w:rsidTr="00AD600F" w14:paraId="54CF89DB" w14:textId="15484410">
        <w:trPr>
          <w:trHeight w:val="675"/>
          <w:del w:author="KARLOVCEC, Barbara" w:date="2025-02-26T14:32:00Z" w:id="1336"/>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0DA044B2" w14:textId="1BC01388">
            <w:pPr>
              <w:pStyle w:val="BodyText"/>
              <w:tabs>
                <w:tab w:val="left" w:pos="720"/>
                <w:tab w:val="num" w:pos="1440"/>
              </w:tabs>
              <w:rPr>
                <w:del w:author="KARLOVCEC, Barbara" w:date="2025-02-26T14:32:00Z" w16du:dateUtc="2025-02-26T13:32:00Z" w:id="1337"/>
                <w:rFonts w:ascii="Calibri" w:hAnsi="Calibri" w:cs="Calibri"/>
                <w:color w:val="000000"/>
                <w:sz w:val="22"/>
                <w:szCs w:val="22"/>
              </w:rPr>
              <w:pPrChange w:author="KARLOVCEC, Barbara" w:date="2025-02-26T14:32:00Z" w16du:dateUtc="2025-02-26T13:32:00Z" w:id="1338">
                <w:pPr/>
              </w:pPrChange>
            </w:pPr>
            <w:del w:author="KARLOVCEC, Barbara" w:date="2025-02-26T14:32:00Z" w16du:dateUtc="2025-02-26T13:32:00Z" w:id="1339">
              <w:r w:rsidRPr="005D5556" w:rsidDel="00B409B7">
                <w:rPr>
                  <w:rFonts w:ascii="Calibri" w:hAnsi="Calibri" w:cs="Calibri"/>
                  <w:color w:val="000000"/>
                  <w:sz w:val="22"/>
                  <w:szCs w:val="22"/>
                </w:rPr>
                <w:delText>52</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8781EDA" w14:textId="2559CF42">
            <w:pPr>
              <w:pStyle w:val="BodyText"/>
              <w:tabs>
                <w:tab w:val="left" w:pos="720"/>
                <w:tab w:val="num" w:pos="1440"/>
              </w:tabs>
              <w:rPr>
                <w:del w:author="KARLOVCEC, Barbara" w:date="2025-02-26T14:32:00Z" w16du:dateUtc="2025-02-26T13:32:00Z" w:id="1340"/>
                <w:rFonts w:ascii="Calibri" w:hAnsi="Calibri" w:cs="Calibri"/>
                <w:color w:val="000000"/>
                <w:sz w:val="22"/>
                <w:szCs w:val="22"/>
              </w:rPr>
              <w:pPrChange w:author="KARLOVCEC, Barbara" w:date="2025-02-26T14:32:00Z" w16du:dateUtc="2025-02-26T13:32:00Z" w:id="1341">
                <w:pPr/>
              </w:pPrChange>
            </w:pPr>
            <w:del w:author="KARLOVCEC, Barbara" w:date="2025-02-26T14:32:00Z" w16du:dateUtc="2025-02-26T13:32:00Z" w:id="1342">
              <w:r w:rsidRPr="005D5556" w:rsidDel="00B409B7">
                <w:rPr>
                  <w:rFonts w:ascii="Calibri" w:hAnsi="Calibri" w:cs="Calibri"/>
                  <w:color w:val="000000"/>
                  <w:sz w:val="22"/>
                  <w:szCs w:val="22"/>
                </w:rPr>
                <w:delText>Taoteco Technical Works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3448842" w14:textId="5FA34F58">
            <w:pPr>
              <w:pStyle w:val="BodyText"/>
              <w:tabs>
                <w:tab w:val="left" w:pos="720"/>
                <w:tab w:val="num" w:pos="1440"/>
              </w:tabs>
              <w:rPr>
                <w:del w:author="KARLOVCEC, Barbara" w:date="2025-02-26T14:32:00Z" w16du:dateUtc="2025-02-26T13:32:00Z" w:id="1343"/>
                <w:rFonts w:ascii="Calibri" w:hAnsi="Calibri" w:cs="Calibri"/>
                <w:color w:val="000000"/>
                <w:sz w:val="22"/>
                <w:szCs w:val="22"/>
              </w:rPr>
              <w:pPrChange w:author="KARLOVCEC, Barbara" w:date="2025-02-26T14:32:00Z" w16du:dateUtc="2025-02-26T13:32:00Z" w:id="1344">
                <w:pPr/>
              </w:pPrChange>
            </w:pPr>
            <w:del w:author="KARLOVCEC, Barbara" w:date="2025-02-26T14:32:00Z" w16du:dateUtc="2025-02-26T13:32:00Z" w:id="1345">
              <w:r w:rsidRPr="005D5556" w:rsidDel="00B409B7">
                <w:rPr>
                  <w:rFonts w:ascii="Calibri" w:hAnsi="Calibri" w:cs="Calibri"/>
                  <w:color w:val="000000"/>
                  <w:sz w:val="22"/>
                  <w:szCs w:val="22"/>
                </w:rPr>
                <w:delText>Kano/Kano</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472C1781" w14:textId="6E0F8577">
            <w:pPr>
              <w:pStyle w:val="BodyText"/>
              <w:tabs>
                <w:tab w:val="left" w:pos="720"/>
                <w:tab w:val="num" w:pos="1440"/>
              </w:tabs>
              <w:rPr>
                <w:del w:author="KARLOVCEC, Barbara" w:date="2025-02-26T14:32:00Z" w16du:dateUtc="2025-02-26T13:32:00Z" w:id="1346"/>
                <w:rFonts w:ascii="Calibri" w:hAnsi="Calibri" w:cs="Calibri"/>
                <w:color w:val="000000"/>
                <w:sz w:val="22"/>
                <w:szCs w:val="22"/>
              </w:rPr>
              <w:pPrChange w:author="KARLOVCEC, Barbara" w:date="2025-02-26T14:32:00Z" w16du:dateUtc="2025-02-26T13:32:00Z" w:id="1347">
                <w:pPr/>
              </w:pPrChange>
            </w:pPr>
            <w:del w:author="KARLOVCEC, Barbara" w:date="2025-02-26T14:32:00Z" w16du:dateUtc="2025-02-26T13:32:00Z" w:id="1348">
              <w:r w:rsidRPr="005D5556" w:rsidDel="00B409B7">
                <w:rPr>
                  <w:rFonts w:ascii="Calibri" w:hAnsi="Calibri" w:cs="Calibri"/>
                  <w:color w:val="000000"/>
                  <w:sz w:val="22"/>
                  <w:szCs w:val="22"/>
                </w:rPr>
                <w:delText>North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18E8D4E" w14:textId="225AED24">
            <w:pPr>
              <w:pStyle w:val="BodyText"/>
              <w:tabs>
                <w:tab w:val="left" w:pos="720"/>
                <w:tab w:val="num" w:pos="1440"/>
              </w:tabs>
              <w:rPr>
                <w:del w:author="KARLOVCEC, Barbara" w:date="2025-02-26T14:32:00Z" w16du:dateUtc="2025-02-26T13:32:00Z" w:id="1349"/>
                <w:rFonts w:ascii="Calibri" w:hAnsi="Calibri" w:cs="Calibri"/>
                <w:color w:val="000000"/>
                <w:sz w:val="22"/>
                <w:szCs w:val="22"/>
              </w:rPr>
              <w:pPrChange w:author="KARLOVCEC, Barbara" w:date="2025-02-26T14:32:00Z" w16du:dateUtc="2025-02-26T13:32:00Z" w:id="1350">
                <w:pPr/>
              </w:pPrChange>
            </w:pPr>
            <w:del w:author="KARLOVCEC, Barbara" w:date="2025-02-26T14:32:00Z" w16du:dateUtc="2025-02-26T13:32:00Z" w:id="1351">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w:delText>
              </w:r>
            </w:del>
          </w:p>
        </w:tc>
      </w:tr>
      <w:tr w:rsidRPr="005D5556" w:rsidR="00AD600F" w:rsidDel="00B409B7" w:rsidTr="00AD600F" w14:paraId="2E3408CF" w14:textId="59118929">
        <w:trPr>
          <w:trHeight w:val="675"/>
          <w:del w:author="KARLOVCEC, Barbara" w:date="2025-02-26T14:32:00Z" w:id="1352"/>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38E869F5" w14:textId="7CFB765B">
            <w:pPr>
              <w:pStyle w:val="BodyText"/>
              <w:tabs>
                <w:tab w:val="left" w:pos="720"/>
                <w:tab w:val="num" w:pos="1440"/>
              </w:tabs>
              <w:rPr>
                <w:del w:author="KARLOVCEC, Barbara" w:date="2025-02-26T14:32:00Z" w16du:dateUtc="2025-02-26T13:32:00Z" w:id="1353"/>
                <w:rFonts w:ascii="Calibri" w:hAnsi="Calibri" w:cs="Calibri"/>
                <w:color w:val="000000"/>
                <w:sz w:val="22"/>
                <w:szCs w:val="22"/>
              </w:rPr>
              <w:pPrChange w:author="KARLOVCEC, Barbara" w:date="2025-02-26T14:32:00Z" w16du:dateUtc="2025-02-26T13:32:00Z" w:id="1354">
                <w:pPr/>
              </w:pPrChange>
            </w:pPr>
            <w:del w:author="KARLOVCEC, Barbara" w:date="2025-02-26T14:32:00Z" w16du:dateUtc="2025-02-26T13:32:00Z" w:id="1355">
              <w:r w:rsidRPr="005D5556" w:rsidDel="00B409B7">
                <w:rPr>
                  <w:rFonts w:ascii="Calibri" w:hAnsi="Calibri" w:cs="Calibri"/>
                  <w:color w:val="000000"/>
                  <w:sz w:val="22"/>
                  <w:szCs w:val="22"/>
                </w:rPr>
                <w:delText>53</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735A150" w14:textId="3A24B1D8">
            <w:pPr>
              <w:pStyle w:val="BodyText"/>
              <w:tabs>
                <w:tab w:val="left" w:pos="720"/>
                <w:tab w:val="num" w:pos="1440"/>
              </w:tabs>
              <w:rPr>
                <w:del w:author="KARLOVCEC, Barbara" w:date="2025-02-26T14:32:00Z" w16du:dateUtc="2025-02-26T13:32:00Z" w:id="1356"/>
                <w:rFonts w:ascii="Calibri" w:hAnsi="Calibri" w:cs="Calibri"/>
                <w:color w:val="000000"/>
                <w:sz w:val="22"/>
                <w:szCs w:val="22"/>
              </w:rPr>
              <w:pPrChange w:author="KARLOVCEC, Barbara" w:date="2025-02-26T14:32:00Z" w16du:dateUtc="2025-02-26T13:32:00Z" w:id="1357">
                <w:pPr/>
              </w:pPrChange>
            </w:pPr>
            <w:del w:author="KARLOVCEC, Barbara" w:date="2025-02-26T14:32:00Z" w16du:dateUtc="2025-02-26T13:32:00Z" w:id="1358">
              <w:r w:rsidRPr="005D5556" w:rsidDel="00B409B7">
                <w:rPr>
                  <w:rFonts w:ascii="Calibri" w:hAnsi="Calibri" w:cs="Calibri"/>
                  <w:color w:val="000000"/>
                  <w:sz w:val="22"/>
                  <w:szCs w:val="22"/>
                </w:rPr>
                <w:delText>Aray Home Air Conditioning Clinic</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6F7A5493" w14:textId="7E350F27">
            <w:pPr>
              <w:pStyle w:val="BodyText"/>
              <w:tabs>
                <w:tab w:val="left" w:pos="720"/>
                <w:tab w:val="num" w:pos="1440"/>
              </w:tabs>
              <w:rPr>
                <w:del w:author="KARLOVCEC, Barbara" w:date="2025-02-26T14:32:00Z" w16du:dateUtc="2025-02-26T13:32:00Z" w:id="1359"/>
                <w:rFonts w:ascii="Calibri" w:hAnsi="Calibri" w:cs="Calibri"/>
                <w:color w:val="000000"/>
                <w:sz w:val="22"/>
                <w:szCs w:val="22"/>
              </w:rPr>
              <w:pPrChange w:author="KARLOVCEC, Barbara" w:date="2025-02-26T14:32:00Z" w16du:dateUtc="2025-02-26T13:32:00Z" w:id="1360">
                <w:pPr/>
              </w:pPrChange>
            </w:pPr>
            <w:del w:author="KARLOVCEC, Barbara" w:date="2025-02-26T14:32:00Z" w16du:dateUtc="2025-02-26T13:32:00Z" w:id="1361">
              <w:r w:rsidRPr="005D5556" w:rsidDel="00B409B7">
                <w:rPr>
                  <w:rFonts w:ascii="Calibri" w:hAnsi="Calibri" w:cs="Calibri"/>
                  <w:color w:val="000000"/>
                  <w:sz w:val="22"/>
                  <w:szCs w:val="22"/>
                </w:rPr>
                <w:delText>Kano/Kano</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430B756D" w14:textId="2EE24E2A">
            <w:pPr>
              <w:pStyle w:val="BodyText"/>
              <w:tabs>
                <w:tab w:val="left" w:pos="720"/>
                <w:tab w:val="num" w:pos="1440"/>
              </w:tabs>
              <w:rPr>
                <w:del w:author="KARLOVCEC, Barbara" w:date="2025-02-26T14:32:00Z" w16du:dateUtc="2025-02-26T13:32:00Z" w:id="1362"/>
                <w:rFonts w:ascii="Calibri" w:hAnsi="Calibri" w:cs="Calibri"/>
                <w:color w:val="000000"/>
                <w:sz w:val="22"/>
                <w:szCs w:val="22"/>
              </w:rPr>
              <w:pPrChange w:author="KARLOVCEC, Barbara" w:date="2025-02-26T14:32:00Z" w16du:dateUtc="2025-02-26T13:32:00Z" w:id="1363">
                <w:pPr/>
              </w:pPrChange>
            </w:pPr>
            <w:del w:author="KARLOVCEC, Barbara" w:date="2025-02-26T14:32:00Z" w16du:dateUtc="2025-02-26T13:32:00Z" w:id="1364">
              <w:r w:rsidRPr="005D5556" w:rsidDel="00B409B7">
                <w:rPr>
                  <w:rFonts w:ascii="Calibri" w:hAnsi="Calibri" w:cs="Calibri"/>
                  <w:color w:val="000000"/>
                  <w:sz w:val="22"/>
                  <w:szCs w:val="22"/>
                </w:rPr>
                <w:delText>North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9A4B156" w14:textId="5A3908C0">
            <w:pPr>
              <w:pStyle w:val="BodyText"/>
              <w:tabs>
                <w:tab w:val="left" w:pos="720"/>
                <w:tab w:val="num" w:pos="1440"/>
              </w:tabs>
              <w:rPr>
                <w:del w:author="KARLOVCEC, Barbara" w:date="2025-02-26T14:32:00Z" w16du:dateUtc="2025-02-26T13:32:00Z" w:id="1365"/>
                <w:rFonts w:ascii="Calibri" w:hAnsi="Calibri" w:cs="Calibri"/>
                <w:color w:val="000000"/>
                <w:sz w:val="22"/>
                <w:szCs w:val="22"/>
              </w:rPr>
              <w:pPrChange w:author="KARLOVCEC, Barbara" w:date="2025-02-26T14:32:00Z" w16du:dateUtc="2025-02-26T13:32:00Z" w:id="1366">
                <w:pPr/>
              </w:pPrChange>
            </w:pPr>
            <w:del w:author="KARLOVCEC, Barbara" w:date="2025-02-26T14:32:00Z" w16du:dateUtc="2025-02-26T13:32:00Z" w:id="1367">
              <w:r w:rsidRPr="005D5556" w:rsidDel="00B409B7">
                <w:rPr>
                  <w:rFonts w:ascii="Calibri" w:hAnsi="Calibri" w:cs="Calibri"/>
                  <w:color w:val="000000"/>
                  <w:sz w:val="22"/>
                  <w:szCs w:val="22"/>
                </w:rPr>
                <w:delText>ICE  MAKING MACHINE/ COLD ROOM</w:delText>
              </w:r>
            </w:del>
          </w:p>
        </w:tc>
      </w:tr>
      <w:tr w:rsidRPr="005D5556" w:rsidR="00AD600F" w:rsidDel="00B409B7" w:rsidTr="00AD600F" w14:paraId="43A71169" w14:textId="0590FE9D">
        <w:trPr>
          <w:trHeight w:val="450"/>
          <w:del w:author="KARLOVCEC, Barbara" w:date="2025-02-26T14:32:00Z" w:id="1368"/>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1D42BB80" w14:textId="5E222D23">
            <w:pPr>
              <w:pStyle w:val="BodyText"/>
              <w:tabs>
                <w:tab w:val="left" w:pos="720"/>
                <w:tab w:val="num" w:pos="1440"/>
              </w:tabs>
              <w:rPr>
                <w:del w:author="KARLOVCEC, Barbara" w:date="2025-02-26T14:32:00Z" w16du:dateUtc="2025-02-26T13:32:00Z" w:id="1369"/>
                <w:rFonts w:ascii="Calibri" w:hAnsi="Calibri" w:cs="Calibri"/>
                <w:color w:val="000000"/>
                <w:sz w:val="22"/>
                <w:szCs w:val="22"/>
              </w:rPr>
              <w:pPrChange w:author="KARLOVCEC, Barbara" w:date="2025-02-26T14:32:00Z" w16du:dateUtc="2025-02-26T13:32:00Z" w:id="1370">
                <w:pPr/>
              </w:pPrChange>
            </w:pPr>
            <w:del w:author="KARLOVCEC, Barbara" w:date="2025-02-26T14:32:00Z" w16du:dateUtc="2025-02-26T13:32:00Z" w:id="1371">
              <w:r w:rsidRPr="005D5556" w:rsidDel="00B409B7">
                <w:rPr>
                  <w:rFonts w:ascii="Calibri" w:hAnsi="Calibri" w:cs="Calibri"/>
                  <w:color w:val="000000"/>
                  <w:sz w:val="22"/>
                  <w:szCs w:val="22"/>
                </w:rPr>
                <w:delText>54</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41FF039" w14:textId="222EDCD6">
            <w:pPr>
              <w:pStyle w:val="BodyText"/>
              <w:tabs>
                <w:tab w:val="left" w:pos="720"/>
                <w:tab w:val="num" w:pos="1440"/>
              </w:tabs>
              <w:rPr>
                <w:del w:author="KARLOVCEC, Barbara" w:date="2025-02-26T14:32:00Z" w16du:dateUtc="2025-02-26T13:32:00Z" w:id="1372"/>
                <w:rFonts w:ascii="Calibri" w:hAnsi="Calibri" w:cs="Calibri"/>
                <w:color w:val="000000"/>
                <w:sz w:val="22"/>
                <w:szCs w:val="22"/>
              </w:rPr>
              <w:pPrChange w:author="KARLOVCEC, Barbara" w:date="2025-02-26T14:32:00Z" w16du:dateUtc="2025-02-26T13:32:00Z" w:id="1373">
                <w:pPr/>
              </w:pPrChange>
            </w:pPr>
            <w:del w:author="KARLOVCEC, Barbara" w:date="2025-02-26T14:32:00Z" w16du:dateUtc="2025-02-26T13:32:00Z" w:id="1374">
              <w:r w:rsidRPr="005D5556" w:rsidDel="00B409B7">
                <w:rPr>
                  <w:rFonts w:ascii="Calibri" w:hAnsi="Calibri" w:cs="Calibri"/>
                  <w:color w:val="000000"/>
                  <w:sz w:val="22"/>
                  <w:szCs w:val="22"/>
                </w:rPr>
                <w:delText>God With Us Feel Engineered Works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84F828F" w14:textId="3401152E">
            <w:pPr>
              <w:pStyle w:val="BodyText"/>
              <w:tabs>
                <w:tab w:val="left" w:pos="720"/>
                <w:tab w:val="num" w:pos="1440"/>
              </w:tabs>
              <w:rPr>
                <w:del w:author="KARLOVCEC, Barbara" w:date="2025-02-26T14:32:00Z" w16du:dateUtc="2025-02-26T13:32:00Z" w:id="1375"/>
                <w:rFonts w:ascii="Calibri" w:hAnsi="Calibri" w:cs="Calibri"/>
                <w:color w:val="000000"/>
                <w:sz w:val="22"/>
                <w:szCs w:val="22"/>
              </w:rPr>
              <w:pPrChange w:author="KARLOVCEC, Barbara" w:date="2025-02-26T14:32:00Z" w16du:dateUtc="2025-02-26T13:32:00Z" w:id="1376">
                <w:pPr/>
              </w:pPrChange>
            </w:pPr>
            <w:del w:author="KARLOVCEC, Barbara" w:date="2025-02-26T14:32:00Z" w16du:dateUtc="2025-02-26T13:32:00Z" w:id="1377">
              <w:r w:rsidRPr="005D5556" w:rsidDel="00B409B7">
                <w:rPr>
                  <w:rFonts w:ascii="Calibri" w:hAnsi="Calibri" w:cs="Calibri"/>
                  <w:color w:val="000000"/>
                  <w:sz w:val="22"/>
                  <w:szCs w:val="22"/>
                </w:rPr>
                <w:delText>Kaduna/Kaduna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1D50AF92" w14:textId="28F6D743">
            <w:pPr>
              <w:pStyle w:val="BodyText"/>
              <w:tabs>
                <w:tab w:val="left" w:pos="720"/>
                <w:tab w:val="num" w:pos="1440"/>
              </w:tabs>
              <w:rPr>
                <w:del w:author="KARLOVCEC, Barbara" w:date="2025-02-26T14:32:00Z" w16du:dateUtc="2025-02-26T13:32:00Z" w:id="1378"/>
                <w:rFonts w:ascii="Calibri" w:hAnsi="Calibri" w:cs="Calibri"/>
                <w:color w:val="000000"/>
                <w:sz w:val="22"/>
                <w:szCs w:val="22"/>
              </w:rPr>
              <w:pPrChange w:author="KARLOVCEC, Barbara" w:date="2025-02-26T14:32:00Z" w16du:dateUtc="2025-02-26T13:32:00Z" w:id="1379">
                <w:pPr/>
              </w:pPrChange>
            </w:pPr>
            <w:del w:author="KARLOVCEC, Barbara" w:date="2025-02-26T14:32:00Z" w16du:dateUtc="2025-02-26T13:32:00Z" w:id="1380">
              <w:r w:rsidRPr="005D5556" w:rsidDel="00B409B7">
                <w:rPr>
                  <w:rFonts w:ascii="Calibri" w:hAnsi="Calibri" w:cs="Calibri"/>
                  <w:color w:val="000000"/>
                  <w:sz w:val="22"/>
                  <w:szCs w:val="22"/>
                </w:rPr>
                <w:delText>North West</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3B6C4530" w14:textId="26116D0B">
            <w:pPr>
              <w:pStyle w:val="BodyText"/>
              <w:tabs>
                <w:tab w:val="left" w:pos="720"/>
                <w:tab w:val="num" w:pos="1440"/>
              </w:tabs>
              <w:rPr>
                <w:del w:author="KARLOVCEC, Barbara" w:date="2025-02-26T14:32:00Z" w16du:dateUtc="2025-02-26T13:32:00Z" w:id="1381"/>
                <w:rFonts w:ascii="Calibri" w:hAnsi="Calibri" w:cs="Calibri"/>
                <w:color w:val="000000"/>
                <w:sz w:val="22"/>
                <w:szCs w:val="22"/>
              </w:rPr>
              <w:pPrChange w:author="KARLOVCEC, Barbara" w:date="2025-02-26T14:32:00Z" w16du:dateUtc="2025-02-26T13:32:00Z" w:id="1382">
                <w:pPr/>
              </w:pPrChange>
            </w:pPr>
            <w:del w:author="KARLOVCEC, Barbara" w:date="2025-02-26T14:32:00Z" w16du:dateUtc="2025-02-26T13:32:00Z" w:id="1383">
              <w:r w:rsidRPr="005D5556" w:rsidDel="00B409B7">
                <w:rPr>
                  <w:rFonts w:ascii="Calibri" w:hAnsi="Calibri" w:cs="Calibri"/>
                  <w:color w:val="000000"/>
                  <w:sz w:val="22"/>
                  <w:szCs w:val="22"/>
                </w:rPr>
                <w:delText>ICE  MAKING MACHINE</w:delText>
              </w:r>
            </w:del>
          </w:p>
        </w:tc>
      </w:tr>
      <w:tr w:rsidRPr="005D5556" w:rsidR="00AD600F" w:rsidDel="00B409B7" w:rsidTr="00AD600F" w14:paraId="1C466487" w14:textId="129D3F3D">
        <w:trPr>
          <w:trHeight w:val="450"/>
          <w:del w:author="KARLOVCEC, Barbara" w:date="2025-02-26T14:32:00Z" w:id="1384"/>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7B53D437" w14:textId="457C452A">
            <w:pPr>
              <w:pStyle w:val="BodyText"/>
              <w:tabs>
                <w:tab w:val="left" w:pos="720"/>
                <w:tab w:val="num" w:pos="1440"/>
              </w:tabs>
              <w:rPr>
                <w:del w:author="KARLOVCEC, Barbara" w:date="2025-02-26T14:32:00Z" w16du:dateUtc="2025-02-26T13:32:00Z" w:id="1385"/>
                <w:rFonts w:ascii="Calibri" w:hAnsi="Calibri" w:cs="Calibri"/>
                <w:color w:val="000000"/>
                <w:sz w:val="22"/>
                <w:szCs w:val="22"/>
              </w:rPr>
              <w:pPrChange w:author="KARLOVCEC, Barbara" w:date="2025-02-26T14:32:00Z" w16du:dateUtc="2025-02-26T13:32:00Z" w:id="1386">
                <w:pPr/>
              </w:pPrChange>
            </w:pPr>
            <w:del w:author="KARLOVCEC, Barbara" w:date="2025-02-26T14:32:00Z" w16du:dateUtc="2025-02-26T13:32:00Z" w:id="1387">
              <w:r w:rsidRPr="005D5556" w:rsidDel="00B409B7">
                <w:rPr>
                  <w:rFonts w:ascii="Calibri" w:hAnsi="Calibri" w:cs="Calibri"/>
                  <w:color w:val="000000"/>
                  <w:sz w:val="22"/>
                  <w:szCs w:val="22"/>
                </w:rPr>
                <w:delText>55</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A013179" w14:textId="12A13C43">
            <w:pPr>
              <w:pStyle w:val="BodyText"/>
              <w:tabs>
                <w:tab w:val="left" w:pos="720"/>
                <w:tab w:val="num" w:pos="1440"/>
              </w:tabs>
              <w:rPr>
                <w:del w:author="KARLOVCEC, Barbara" w:date="2025-02-26T14:32:00Z" w16du:dateUtc="2025-02-26T13:32:00Z" w:id="1388"/>
                <w:rFonts w:ascii="Calibri" w:hAnsi="Calibri" w:cs="Calibri"/>
                <w:color w:val="000000"/>
                <w:sz w:val="22"/>
                <w:szCs w:val="22"/>
              </w:rPr>
              <w:pPrChange w:author="KARLOVCEC, Barbara" w:date="2025-02-26T14:32:00Z" w16du:dateUtc="2025-02-26T13:32:00Z" w:id="1389">
                <w:pPr/>
              </w:pPrChange>
            </w:pPr>
            <w:del w:author="KARLOVCEC, Barbara" w:date="2025-02-26T14:32:00Z" w16du:dateUtc="2025-02-26T13:32:00Z" w:id="1390">
              <w:r w:rsidRPr="005D5556" w:rsidDel="00B409B7">
                <w:rPr>
                  <w:rFonts w:ascii="Calibri" w:hAnsi="Calibri" w:cs="Calibri"/>
                  <w:color w:val="000000"/>
                  <w:sz w:val="22"/>
                  <w:szCs w:val="22"/>
                </w:rPr>
                <w:delText>Tunde Technical Services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AD3D395" w14:textId="43FB9F16">
            <w:pPr>
              <w:pStyle w:val="BodyText"/>
              <w:tabs>
                <w:tab w:val="left" w:pos="720"/>
                <w:tab w:val="num" w:pos="1440"/>
              </w:tabs>
              <w:rPr>
                <w:del w:author="KARLOVCEC, Barbara" w:date="2025-02-26T14:32:00Z" w16du:dateUtc="2025-02-26T13:32:00Z" w:id="1391"/>
                <w:rFonts w:ascii="Calibri" w:hAnsi="Calibri" w:cs="Calibri"/>
                <w:color w:val="000000"/>
                <w:sz w:val="22"/>
                <w:szCs w:val="22"/>
              </w:rPr>
              <w:pPrChange w:author="KARLOVCEC, Barbara" w:date="2025-02-26T14:32:00Z" w16du:dateUtc="2025-02-26T13:32:00Z" w:id="1392">
                <w:pPr/>
              </w:pPrChange>
            </w:pPr>
            <w:del w:author="KARLOVCEC, Barbara" w:date="2025-02-26T14:32:00Z" w16du:dateUtc="2025-02-26T13:32:00Z" w:id="1393">
              <w:r w:rsidRPr="005D5556" w:rsidDel="00B409B7">
                <w:rPr>
                  <w:rFonts w:ascii="Calibri" w:hAnsi="Calibri" w:cs="Calibri"/>
                  <w:color w:val="000000"/>
                  <w:sz w:val="22"/>
                  <w:szCs w:val="22"/>
                </w:rPr>
                <w:delText>Kano/Kano</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2B68F929" w14:textId="18A3C5C6">
            <w:pPr>
              <w:pStyle w:val="BodyText"/>
              <w:tabs>
                <w:tab w:val="left" w:pos="720"/>
                <w:tab w:val="num" w:pos="1440"/>
              </w:tabs>
              <w:rPr>
                <w:del w:author="KARLOVCEC, Barbara" w:date="2025-02-26T14:32:00Z" w16du:dateUtc="2025-02-26T13:32:00Z" w:id="1394"/>
                <w:rFonts w:ascii="Calibri" w:hAnsi="Calibri" w:cs="Calibri"/>
                <w:color w:val="000000"/>
                <w:sz w:val="22"/>
                <w:szCs w:val="22"/>
              </w:rPr>
              <w:pPrChange w:author="KARLOVCEC, Barbara" w:date="2025-02-26T14:32:00Z" w16du:dateUtc="2025-02-26T13:32:00Z" w:id="1395">
                <w:pPr/>
              </w:pPrChange>
            </w:pPr>
            <w:del w:author="KARLOVCEC, Barbara" w:date="2025-02-26T14:32:00Z" w16du:dateUtc="2025-02-26T13:32:00Z" w:id="1396">
              <w:r w:rsidRPr="005D5556" w:rsidDel="00B409B7">
                <w:rPr>
                  <w:rFonts w:ascii="Calibri" w:hAnsi="Calibri" w:cs="Calibri"/>
                  <w:color w:val="000000"/>
                  <w:sz w:val="22"/>
                  <w:szCs w:val="22"/>
                </w:rPr>
                <w:delText>North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52B6173" w14:textId="0095EC77">
            <w:pPr>
              <w:pStyle w:val="BodyText"/>
              <w:tabs>
                <w:tab w:val="left" w:pos="720"/>
                <w:tab w:val="num" w:pos="1440"/>
              </w:tabs>
              <w:rPr>
                <w:del w:author="KARLOVCEC, Barbara" w:date="2025-02-26T14:32:00Z" w16du:dateUtc="2025-02-26T13:32:00Z" w:id="1397"/>
                <w:rFonts w:ascii="Calibri" w:hAnsi="Calibri" w:cs="Calibri"/>
                <w:color w:val="000000"/>
                <w:sz w:val="22"/>
                <w:szCs w:val="22"/>
              </w:rPr>
              <w:pPrChange w:author="KARLOVCEC, Barbara" w:date="2025-02-26T14:32:00Z" w16du:dateUtc="2025-02-26T13:32:00Z" w:id="1398">
                <w:pPr/>
              </w:pPrChange>
            </w:pPr>
            <w:del w:author="KARLOVCEC, Barbara" w:date="2025-02-26T14:32:00Z" w16du:dateUtc="2025-02-26T13:32:00Z" w:id="1399">
              <w:r w:rsidRPr="005D5556" w:rsidDel="00B409B7">
                <w:rPr>
                  <w:rFonts w:ascii="Calibri" w:hAnsi="Calibri" w:cs="Calibri"/>
                  <w:color w:val="000000"/>
                  <w:sz w:val="22"/>
                  <w:szCs w:val="22"/>
                </w:rPr>
                <w:delText>ICE  MAKING MACHINE</w:delText>
              </w:r>
            </w:del>
          </w:p>
        </w:tc>
      </w:tr>
      <w:tr w:rsidRPr="005D5556" w:rsidR="00AD600F" w:rsidDel="00B409B7" w:rsidTr="00AD600F" w14:paraId="5F136467" w14:textId="24CC186E">
        <w:trPr>
          <w:trHeight w:val="675"/>
          <w:del w:author="KARLOVCEC, Barbara" w:date="2025-02-26T14:32:00Z" w:id="1400"/>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538B4A4F" w14:textId="68FFF978">
            <w:pPr>
              <w:pStyle w:val="BodyText"/>
              <w:tabs>
                <w:tab w:val="left" w:pos="720"/>
                <w:tab w:val="num" w:pos="1440"/>
              </w:tabs>
              <w:rPr>
                <w:del w:author="KARLOVCEC, Barbara" w:date="2025-02-26T14:32:00Z" w16du:dateUtc="2025-02-26T13:32:00Z" w:id="1401"/>
                <w:rFonts w:ascii="Calibri" w:hAnsi="Calibri" w:cs="Calibri"/>
                <w:color w:val="000000"/>
                <w:sz w:val="22"/>
                <w:szCs w:val="22"/>
              </w:rPr>
              <w:pPrChange w:author="KARLOVCEC, Barbara" w:date="2025-02-26T14:32:00Z" w16du:dateUtc="2025-02-26T13:32:00Z" w:id="1402">
                <w:pPr/>
              </w:pPrChange>
            </w:pPr>
            <w:del w:author="KARLOVCEC, Barbara" w:date="2025-02-26T14:32:00Z" w16du:dateUtc="2025-02-26T13:32:00Z" w:id="1403">
              <w:r w:rsidRPr="005D5556" w:rsidDel="00B409B7">
                <w:rPr>
                  <w:rFonts w:ascii="Calibri" w:hAnsi="Calibri" w:cs="Calibri"/>
                  <w:color w:val="000000"/>
                  <w:sz w:val="22"/>
                  <w:szCs w:val="22"/>
                </w:rPr>
                <w:delText>56</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1AEAC8A" w14:textId="3DD7DDD0">
            <w:pPr>
              <w:pStyle w:val="BodyText"/>
              <w:tabs>
                <w:tab w:val="left" w:pos="720"/>
                <w:tab w:val="num" w:pos="1440"/>
              </w:tabs>
              <w:rPr>
                <w:del w:author="KARLOVCEC, Barbara" w:date="2025-02-26T14:32:00Z" w16du:dateUtc="2025-02-26T13:32:00Z" w:id="1404"/>
                <w:rFonts w:ascii="Calibri" w:hAnsi="Calibri" w:cs="Calibri"/>
                <w:color w:val="000000"/>
                <w:sz w:val="22"/>
                <w:szCs w:val="22"/>
              </w:rPr>
              <w:pPrChange w:author="KARLOVCEC, Barbara" w:date="2025-02-26T14:32:00Z" w16du:dateUtc="2025-02-26T13:32:00Z" w:id="1405">
                <w:pPr/>
              </w:pPrChange>
            </w:pPr>
            <w:del w:author="KARLOVCEC, Barbara" w:date="2025-02-26T14:32:00Z" w16du:dateUtc="2025-02-26T13:32:00Z" w:id="1406">
              <w:r w:rsidRPr="005D5556" w:rsidDel="00B409B7">
                <w:rPr>
                  <w:rFonts w:ascii="Calibri" w:hAnsi="Calibri" w:cs="Calibri"/>
                  <w:color w:val="000000"/>
                  <w:sz w:val="22"/>
                  <w:szCs w:val="22"/>
                </w:rPr>
                <w:delText>Tadlok enterprises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51DFCEE" w14:textId="51EAFDAF">
            <w:pPr>
              <w:pStyle w:val="BodyText"/>
              <w:tabs>
                <w:tab w:val="left" w:pos="720"/>
                <w:tab w:val="num" w:pos="1440"/>
              </w:tabs>
              <w:rPr>
                <w:del w:author="KARLOVCEC, Barbara" w:date="2025-02-26T14:32:00Z" w16du:dateUtc="2025-02-26T13:32:00Z" w:id="1407"/>
                <w:rFonts w:ascii="Calibri" w:hAnsi="Calibri" w:cs="Calibri"/>
                <w:color w:val="000000"/>
                <w:sz w:val="22"/>
                <w:szCs w:val="22"/>
              </w:rPr>
              <w:pPrChange w:author="KARLOVCEC, Barbara" w:date="2025-02-26T14:32:00Z" w16du:dateUtc="2025-02-26T13:32:00Z" w:id="1408">
                <w:pPr/>
              </w:pPrChange>
            </w:pPr>
            <w:del w:author="KARLOVCEC, Barbara" w:date="2025-02-26T14:32:00Z" w16du:dateUtc="2025-02-26T13:32:00Z" w:id="1409">
              <w:r w:rsidRPr="005D5556" w:rsidDel="00B409B7">
                <w:rPr>
                  <w:rFonts w:ascii="Calibri" w:hAnsi="Calibri" w:cs="Calibri"/>
                  <w:color w:val="000000"/>
                  <w:sz w:val="22"/>
                  <w:szCs w:val="22"/>
                </w:rPr>
                <w:delText>Kano/Kano</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2A7D054A" w14:textId="59194145">
            <w:pPr>
              <w:pStyle w:val="BodyText"/>
              <w:tabs>
                <w:tab w:val="left" w:pos="720"/>
                <w:tab w:val="num" w:pos="1440"/>
              </w:tabs>
              <w:rPr>
                <w:del w:author="KARLOVCEC, Barbara" w:date="2025-02-26T14:32:00Z" w16du:dateUtc="2025-02-26T13:32:00Z" w:id="1410"/>
                <w:rFonts w:ascii="Calibri" w:hAnsi="Calibri" w:cs="Calibri"/>
                <w:color w:val="000000"/>
                <w:sz w:val="22"/>
                <w:szCs w:val="22"/>
              </w:rPr>
              <w:pPrChange w:author="KARLOVCEC, Barbara" w:date="2025-02-26T14:32:00Z" w16du:dateUtc="2025-02-26T13:32:00Z" w:id="1411">
                <w:pPr/>
              </w:pPrChange>
            </w:pPr>
            <w:del w:author="KARLOVCEC, Barbara" w:date="2025-02-26T14:32:00Z" w16du:dateUtc="2025-02-26T13:32:00Z" w:id="1412">
              <w:r w:rsidRPr="005D5556" w:rsidDel="00B409B7">
                <w:rPr>
                  <w:rFonts w:ascii="Calibri" w:hAnsi="Calibri" w:cs="Calibri"/>
                  <w:color w:val="000000"/>
                  <w:sz w:val="22"/>
                  <w:szCs w:val="22"/>
                </w:rPr>
                <w:delText>North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9409EA8" w14:textId="7E5BDA21">
            <w:pPr>
              <w:pStyle w:val="BodyText"/>
              <w:tabs>
                <w:tab w:val="left" w:pos="720"/>
                <w:tab w:val="num" w:pos="1440"/>
              </w:tabs>
              <w:rPr>
                <w:del w:author="KARLOVCEC, Barbara" w:date="2025-02-26T14:32:00Z" w16du:dateUtc="2025-02-26T13:32:00Z" w:id="1413"/>
                <w:rFonts w:ascii="Calibri" w:hAnsi="Calibri" w:cs="Calibri"/>
                <w:color w:val="000000"/>
                <w:sz w:val="22"/>
                <w:szCs w:val="22"/>
              </w:rPr>
              <w:pPrChange w:author="KARLOVCEC, Barbara" w:date="2025-02-26T14:32:00Z" w16du:dateUtc="2025-02-26T13:32:00Z" w:id="1414">
                <w:pPr/>
              </w:pPrChange>
            </w:pPr>
            <w:del w:author="KARLOVCEC, Barbara" w:date="2025-02-26T14:32:00Z" w16du:dateUtc="2025-02-26T13:32:00Z" w:id="1415">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w:delText>
              </w:r>
            </w:del>
          </w:p>
        </w:tc>
      </w:tr>
      <w:tr w:rsidRPr="005D5556" w:rsidR="00AD600F" w:rsidDel="00B409B7" w:rsidTr="00AD600F" w14:paraId="2CE00892" w14:textId="15E9B723">
        <w:trPr>
          <w:trHeight w:val="675"/>
          <w:del w:author="KARLOVCEC, Barbara" w:date="2025-02-26T14:32:00Z" w:id="1416"/>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05FFA74D" w14:textId="453AF341">
            <w:pPr>
              <w:pStyle w:val="BodyText"/>
              <w:tabs>
                <w:tab w:val="left" w:pos="720"/>
                <w:tab w:val="num" w:pos="1440"/>
              </w:tabs>
              <w:rPr>
                <w:del w:author="KARLOVCEC, Barbara" w:date="2025-02-26T14:32:00Z" w16du:dateUtc="2025-02-26T13:32:00Z" w:id="1417"/>
                <w:rFonts w:ascii="Calibri" w:hAnsi="Calibri" w:cs="Calibri"/>
                <w:color w:val="000000"/>
                <w:sz w:val="22"/>
                <w:szCs w:val="22"/>
              </w:rPr>
              <w:pPrChange w:author="KARLOVCEC, Barbara" w:date="2025-02-26T14:32:00Z" w16du:dateUtc="2025-02-26T13:32:00Z" w:id="1418">
                <w:pPr/>
              </w:pPrChange>
            </w:pPr>
            <w:del w:author="KARLOVCEC, Barbara" w:date="2025-02-26T14:32:00Z" w16du:dateUtc="2025-02-26T13:32:00Z" w:id="1419">
              <w:r w:rsidRPr="005D5556" w:rsidDel="00B409B7">
                <w:rPr>
                  <w:rFonts w:ascii="Calibri" w:hAnsi="Calibri" w:cs="Calibri"/>
                  <w:color w:val="000000"/>
                  <w:sz w:val="22"/>
                  <w:szCs w:val="22"/>
                </w:rPr>
                <w:delText>57</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BC1ED52" w14:textId="7A221D2C">
            <w:pPr>
              <w:pStyle w:val="BodyText"/>
              <w:tabs>
                <w:tab w:val="left" w:pos="720"/>
                <w:tab w:val="num" w:pos="1440"/>
              </w:tabs>
              <w:rPr>
                <w:del w:author="KARLOVCEC, Barbara" w:date="2025-02-26T14:32:00Z" w16du:dateUtc="2025-02-26T13:32:00Z" w:id="1420"/>
                <w:rFonts w:ascii="Calibri" w:hAnsi="Calibri" w:cs="Calibri"/>
                <w:color w:val="000000"/>
                <w:sz w:val="22"/>
                <w:szCs w:val="22"/>
              </w:rPr>
              <w:pPrChange w:author="KARLOVCEC, Barbara" w:date="2025-02-26T14:32:00Z" w16du:dateUtc="2025-02-26T13:32:00Z" w:id="1421">
                <w:pPr/>
              </w:pPrChange>
            </w:pPr>
            <w:del w:author="KARLOVCEC, Barbara" w:date="2025-02-26T14:32:00Z" w16du:dateUtc="2025-02-26T13:32:00Z" w:id="1422">
              <w:r w:rsidRPr="005D5556" w:rsidDel="00B409B7">
                <w:rPr>
                  <w:rFonts w:ascii="Calibri" w:hAnsi="Calibri" w:cs="Calibri"/>
                  <w:color w:val="000000"/>
                  <w:sz w:val="22"/>
                  <w:szCs w:val="22"/>
                </w:rPr>
                <w:delText>Champion Technical Company</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9BA2D0C" w14:textId="0FB21A36">
            <w:pPr>
              <w:pStyle w:val="BodyText"/>
              <w:tabs>
                <w:tab w:val="left" w:pos="720"/>
                <w:tab w:val="num" w:pos="1440"/>
              </w:tabs>
              <w:rPr>
                <w:del w:author="KARLOVCEC, Barbara" w:date="2025-02-26T14:32:00Z" w16du:dateUtc="2025-02-26T13:32:00Z" w:id="1423"/>
                <w:rFonts w:ascii="Calibri" w:hAnsi="Calibri" w:cs="Calibri"/>
                <w:color w:val="000000"/>
                <w:sz w:val="22"/>
                <w:szCs w:val="22"/>
              </w:rPr>
              <w:pPrChange w:author="KARLOVCEC, Barbara" w:date="2025-02-26T14:32:00Z" w16du:dateUtc="2025-02-26T13:32:00Z" w:id="1424">
                <w:pPr/>
              </w:pPrChange>
            </w:pPr>
            <w:del w:author="KARLOVCEC, Barbara" w:date="2025-02-26T14:32:00Z" w16du:dateUtc="2025-02-26T13:32:00Z" w:id="1425">
              <w:r w:rsidRPr="005D5556" w:rsidDel="00B409B7">
                <w:rPr>
                  <w:rFonts w:ascii="Calibri" w:hAnsi="Calibri" w:cs="Calibri"/>
                  <w:color w:val="000000"/>
                  <w:sz w:val="22"/>
                  <w:szCs w:val="22"/>
                </w:rPr>
                <w:delText>Kano/Kano</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165ED910" w14:textId="3EC867E2">
            <w:pPr>
              <w:pStyle w:val="BodyText"/>
              <w:tabs>
                <w:tab w:val="left" w:pos="720"/>
                <w:tab w:val="num" w:pos="1440"/>
              </w:tabs>
              <w:rPr>
                <w:del w:author="KARLOVCEC, Barbara" w:date="2025-02-26T14:32:00Z" w16du:dateUtc="2025-02-26T13:32:00Z" w:id="1426"/>
                <w:rFonts w:ascii="Calibri" w:hAnsi="Calibri" w:cs="Calibri"/>
                <w:color w:val="000000"/>
                <w:sz w:val="22"/>
                <w:szCs w:val="22"/>
              </w:rPr>
              <w:pPrChange w:author="KARLOVCEC, Barbara" w:date="2025-02-26T14:32:00Z" w16du:dateUtc="2025-02-26T13:32:00Z" w:id="1427">
                <w:pPr/>
              </w:pPrChange>
            </w:pPr>
            <w:del w:author="KARLOVCEC, Barbara" w:date="2025-02-26T14:32:00Z" w16du:dateUtc="2025-02-26T13:32:00Z" w:id="1428">
              <w:r w:rsidRPr="005D5556" w:rsidDel="00B409B7">
                <w:rPr>
                  <w:rFonts w:ascii="Calibri" w:hAnsi="Calibri" w:cs="Calibri"/>
                  <w:color w:val="000000"/>
                  <w:sz w:val="22"/>
                  <w:szCs w:val="22"/>
                </w:rPr>
                <w:delText>North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FB9FB07" w14:textId="7F6D0F1D">
            <w:pPr>
              <w:pStyle w:val="BodyText"/>
              <w:tabs>
                <w:tab w:val="left" w:pos="720"/>
                <w:tab w:val="num" w:pos="1440"/>
              </w:tabs>
              <w:rPr>
                <w:del w:author="KARLOVCEC, Barbara" w:date="2025-02-26T14:32:00Z" w16du:dateUtc="2025-02-26T13:32:00Z" w:id="1429"/>
                <w:rFonts w:ascii="Calibri" w:hAnsi="Calibri" w:cs="Calibri"/>
                <w:color w:val="000000"/>
                <w:sz w:val="22"/>
                <w:szCs w:val="22"/>
              </w:rPr>
              <w:pPrChange w:author="KARLOVCEC, Barbara" w:date="2025-02-26T14:32:00Z" w16du:dateUtc="2025-02-26T13:32:00Z" w:id="1430">
                <w:pPr/>
              </w:pPrChange>
            </w:pPr>
            <w:del w:author="KARLOVCEC, Barbara" w:date="2025-02-26T14:32:00Z" w16du:dateUtc="2025-02-26T13:32:00Z" w:id="1431">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w:delText>
              </w:r>
            </w:del>
          </w:p>
        </w:tc>
      </w:tr>
      <w:tr w:rsidRPr="005D5556" w:rsidR="00AD600F" w:rsidDel="00B409B7" w:rsidTr="00AD600F" w14:paraId="1C226468" w14:textId="5B805EDA">
        <w:trPr>
          <w:trHeight w:val="675"/>
          <w:del w:author="KARLOVCEC, Barbara" w:date="2025-02-26T14:32:00Z" w:id="1432"/>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29B59864" w14:textId="632F4D56">
            <w:pPr>
              <w:pStyle w:val="BodyText"/>
              <w:tabs>
                <w:tab w:val="left" w:pos="720"/>
                <w:tab w:val="num" w:pos="1440"/>
              </w:tabs>
              <w:rPr>
                <w:del w:author="KARLOVCEC, Barbara" w:date="2025-02-26T14:32:00Z" w16du:dateUtc="2025-02-26T13:32:00Z" w:id="1433"/>
                <w:rFonts w:ascii="Calibri" w:hAnsi="Calibri" w:cs="Calibri"/>
                <w:color w:val="000000"/>
                <w:sz w:val="22"/>
                <w:szCs w:val="22"/>
              </w:rPr>
              <w:pPrChange w:author="KARLOVCEC, Barbara" w:date="2025-02-26T14:32:00Z" w16du:dateUtc="2025-02-26T13:32:00Z" w:id="1434">
                <w:pPr/>
              </w:pPrChange>
            </w:pPr>
            <w:del w:author="KARLOVCEC, Barbara" w:date="2025-02-26T14:32:00Z" w16du:dateUtc="2025-02-26T13:32:00Z" w:id="1435">
              <w:r w:rsidRPr="005D5556" w:rsidDel="00B409B7">
                <w:rPr>
                  <w:rFonts w:ascii="Calibri" w:hAnsi="Calibri" w:cs="Calibri"/>
                  <w:color w:val="000000"/>
                  <w:sz w:val="22"/>
                  <w:szCs w:val="22"/>
                </w:rPr>
                <w:delText>58</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6A3F584" w14:textId="04855487">
            <w:pPr>
              <w:pStyle w:val="BodyText"/>
              <w:tabs>
                <w:tab w:val="left" w:pos="720"/>
                <w:tab w:val="num" w:pos="1440"/>
              </w:tabs>
              <w:rPr>
                <w:del w:author="KARLOVCEC, Barbara" w:date="2025-02-26T14:32:00Z" w16du:dateUtc="2025-02-26T13:32:00Z" w:id="1436"/>
                <w:rFonts w:ascii="Calibri" w:hAnsi="Calibri" w:cs="Calibri"/>
                <w:color w:val="000000"/>
                <w:sz w:val="22"/>
                <w:szCs w:val="22"/>
              </w:rPr>
              <w:pPrChange w:author="KARLOVCEC, Barbara" w:date="2025-02-26T14:32:00Z" w16du:dateUtc="2025-02-26T13:32:00Z" w:id="1437">
                <w:pPr/>
              </w:pPrChange>
            </w:pPr>
            <w:del w:author="KARLOVCEC, Barbara" w:date="2025-02-26T14:32:00Z" w16du:dateUtc="2025-02-26T13:32:00Z" w:id="1438">
              <w:r w:rsidRPr="005D5556" w:rsidDel="00B409B7">
                <w:rPr>
                  <w:rFonts w:ascii="Calibri" w:hAnsi="Calibri" w:cs="Calibri"/>
                  <w:color w:val="000000"/>
                  <w:sz w:val="22"/>
                  <w:szCs w:val="22"/>
                </w:rPr>
                <w:delText>Taiye Technical Works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B0EA3D7" w14:textId="0318133B">
            <w:pPr>
              <w:pStyle w:val="BodyText"/>
              <w:tabs>
                <w:tab w:val="left" w:pos="720"/>
                <w:tab w:val="num" w:pos="1440"/>
              </w:tabs>
              <w:rPr>
                <w:del w:author="KARLOVCEC, Barbara" w:date="2025-02-26T14:32:00Z" w16du:dateUtc="2025-02-26T13:32:00Z" w:id="1439"/>
                <w:rFonts w:ascii="Calibri" w:hAnsi="Calibri" w:cs="Calibri"/>
                <w:color w:val="000000"/>
                <w:sz w:val="22"/>
                <w:szCs w:val="22"/>
              </w:rPr>
              <w:pPrChange w:author="KARLOVCEC, Barbara" w:date="2025-02-26T14:32:00Z" w16du:dateUtc="2025-02-26T13:32:00Z" w:id="1440">
                <w:pPr/>
              </w:pPrChange>
            </w:pPr>
            <w:del w:author="KARLOVCEC, Barbara" w:date="2025-02-26T14:32:00Z" w16du:dateUtc="2025-02-26T13:32:00Z" w:id="1441">
              <w:r w:rsidRPr="005D5556" w:rsidDel="00B409B7">
                <w:rPr>
                  <w:rFonts w:ascii="Calibri" w:hAnsi="Calibri" w:cs="Calibri"/>
                  <w:color w:val="000000"/>
                  <w:sz w:val="22"/>
                  <w:szCs w:val="22"/>
                </w:rPr>
                <w:delText>Kano/Kano</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0BB0559C" w14:textId="05E583E4">
            <w:pPr>
              <w:pStyle w:val="BodyText"/>
              <w:tabs>
                <w:tab w:val="left" w:pos="720"/>
                <w:tab w:val="num" w:pos="1440"/>
              </w:tabs>
              <w:rPr>
                <w:del w:author="KARLOVCEC, Barbara" w:date="2025-02-26T14:32:00Z" w16du:dateUtc="2025-02-26T13:32:00Z" w:id="1442"/>
                <w:rFonts w:ascii="Calibri" w:hAnsi="Calibri" w:cs="Calibri"/>
                <w:color w:val="000000"/>
                <w:sz w:val="22"/>
                <w:szCs w:val="22"/>
              </w:rPr>
              <w:pPrChange w:author="KARLOVCEC, Barbara" w:date="2025-02-26T14:32:00Z" w16du:dateUtc="2025-02-26T13:32:00Z" w:id="1443">
                <w:pPr/>
              </w:pPrChange>
            </w:pPr>
            <w:del w:author="KARLOVCEC, Barbara" w:date="2025-02-26T14:32:00Z" w16du:dateUtc="2025-02-26T13:32:00Z" w:id="1444">
              <w:r w:rsidRPr="005D5556" w:rsidDel="00B409B7">
                <w:rPr>
                  <w:rFonts w:ascii="Calibri" w:hAnsi="Calibri" w:cs="Calibri"/>
                  <w:color w:val="000000"/>
                  <w:sz w:val="22"/>
                  <w:szCs w:val="22"/>
                </w:rPr>
                <w:delText>North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6D107BC" w14:textId="406E1DF7">
            <w:pPr>
              <w:pStyle w:val="BodyText"/>
              <w:tabs>
                <w:tab w:val="left" w:pos="720"/>
                <w:tab w:val="num" w:pos="1440"/>
              </w:tabs>
              <w:rPr>
                <w:del w:author="KARLOVCEC, Barbara" w:date="2025-02-26T14:32:00Z" w16du:dateUtc="2025-02-26T13:32:00Z" w:id="1445"/>
                <w:rFonts w:ascii="Calibri" w:hAnsi="Calibri" w:cs="Calibri"/>
                <w:color w:val="000000"/>
                <w:sz w:val="22"/>
                <w:szCs w:val="22"/>
              </w:rPr>
              <w:pPrChange w:author="KARLOVCEC, Barbara" w:date="2025-02-26T14:32:00Z" w16du:dateUtc="2025-02-26T13:32:00Z" w:id="1446">
                <w:pPr/>
              </w:pPrChange>
            </w:pPr>
            <w:del w:author="KARLOVCEC, Barbara" w:date="2025-02-26T14:32:00Z" w16du:dateUtc="2025-02-26T13:32:00Z" w:id="1447">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w:delText>
              </w:r>
            </w:del>
          </w:p>
        </w:tc>
      </w:tr>
      <w:tr w:rsidRPr="005D5556" w:rsidR="00AD600F" w:rsidDel="00B409B7" w:rsidTr="00AD600F" w14:paraId="44F04832" w14:textId="240CA20E">
        <w:trPr>
          <w:trHeight w:val="675"/>
          <w:del w:author="KARLOVCEC, Barbara" w:date="2025-02-26T14:32:00Z" w:id="1448"/>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6E72AA97" w14:textId="7BF844C4">
            <w:pPr>
              <w:pStyle w:val="BodyText"/>
              <w:tabs>
                <w:tab w:val="left" w:pos="720"/>
                <w:tab w:val="num" w:pos="1440"/>
              </w:tabs>
              <w:rPr>
                <w:del w:author="KARLOVCEC, Barbara" w:date="2025-02-26T14:32:00Z" w16du:dateUtc="2025-02-26T13:32:00Z" w:id="1449"/>
                <w:rFonts w:ascii="Calibri" w:hAnsi="Calibri" w:cs="Calibri"/>
                <w:color w:val="000000"/>
                <w:sz w:val="22"/>
                <w:szCs w:val="22"/>
              </w:rPr>
              <w:pPrChange w:author="KARLOVCEC, Barbara" w:date="2025-02-26T14:32:00Z" w16du:dateUtc="2025-02-26T13:32:00Z" w:id="1450">
                <w:pPr/>
              </w:pPrChange>
            </w:pPr>
            <w:del w:author="KARLOVCEC, Barbara" w:date="2025-02-26T14:32:00Z" w16du:dateUtc="2025-02-26T13:32:00Z" w:id="1451">
              <w:r w:rsidRPr="005D5556" w:rsidDel="00B409B7">
                <w:rPr>
                  <w:rFonts w:ascii="Calibri" w:hAnsi="Calibri" w:cs="Calibri"/>
                  <w:color w:val="000000"/>
                  <w:sz w:val="22"/>
                  <w:szCs w:val="22"/>
                </w:rPr>
                <w:delText>59</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00767A1" w14:textId="1DF622F7">
            <w:pPr>
              <w:pStyle w:val="BodyText"/>
              <w:tabs>
                <w:tab w:val="left" w:pos="720"/>
                <w:tab w:val="num" w:pos="1440"/>
              </w:tabs>
              <w:rPr>
                <w:del w:author="KARLOVCEC, Barbara" w:date="2025-02-26T14:32:00Z" w16du:dateUtc="2025-02-26T13:32:00Z" w:id="1452"/>
                <w:rFonts w:ascii="Calibri" w:hAnsi="Calibri" w:cs="Calibri"/>
                <w:color w:val="000000"/>
                <w:sz w:val="22"/>
                <w:szCs w:val="22"/>
              </w:rPr>
              <w:pPrChange w:author="KARLOVCEC, Barbara" w:date="2025-02-26T14:32:00Z" w16du:dateUtc="2025-02-26T13:32:00Z" w:id="1453">
                <w:pPr/>
              </w:pPrChange>
            </w:pPr>
            <w:del w:author="KARLOVCEC, Barbara" w:date="2025-02-26T14:32:00Z" w16du:dateUtc="2025-02-26T13:32:00Z" w:id="1454">
              <w:r w:rsidRPr="005D5556" w:rsidDel="00B409B7">
                <w:rPr>
                  <w:rFonts w:ascii="Calibri" w:hAnsi="Calibri" w:cs="Calibri"/>
                  <w:color w:val="000000"/>
                  <w:sz w:val="22"/>
                  <w:szCs w:val="22"/>
                </w:rPr>
                <w:delText>Abbey Technical Company</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71F603B" w14:textId="797DA65A">
            <w:pPr>
              <w:pStyle w:val="BodyText"/>
              <w:tabs>
                <w:tab w:val="left" w:pos="720"/>
                <w:tab w:val="num" w:pos="1440"/>
              </w:tabs>
              <w:rPr>
                <w:del w:author="KARLOVCEC, Barbara" w:date="2025-02-26T14:32:00Z" w16du:dateUtc="2025-02-26T13:32:00Z" w:id="1455"/>
                <w:rFonts w:ascii="Calibri" w:hAnsi="Calibri" w:cs="Calibri"/>
                <w:color w:val="000000"/>
                <w:sz w:val="22"/>
                <w:szCs w:val="22"/>
              </w:rPr>
              <w:pPrChange w:author="KARLOVCEC, Barbara" w:date="2025-02-26T14:32:00Z" w16du:dateUtc="2025-02-26T13:32:00Z" w:id="1456">
                <w:pPr/>
              </w:pPrChange>
            </w:pPr>
            <w:del w:author="KARLOVCEC, Barbara" w:date="2025-02-26T14:32:00Z" w16du:dateUtc="2025-02-26T13:32:00Z" w:id="1457">
              <w:r w:rsidRPr="005D5556" w:rsidDel="00B409B7">
                <w:rPr>
                  <w:rFonts w:ascii="Calibri" w:hAnsi="Calibri" w:cs="Calibri"/>
                  <w:color w:val="000000"/>
                  <w:sz w:val="22"/>
                  <w:szCs w:val="22"/>
                </w:rPr>
                <w:delText>Kano/Kano</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09BBA1FC" w14:textId="63A528B7">
            <w:pPr>
              <w:pStyle w:val="BodyText"/>
              <w:tabs>
                <w:tab w:val="left" w:pos="720"/>
                <w:tab w:val="num" w:pos="1440"/>
              </w:tabs>
              <w:rPr>
                <w:del w:author="KARLOVCEC, Barbara" w:date="2025-02-26T14:32:00Z" w16du:dateUtc="2025-02-26T13:32:00Z" w:id="1458"/>
                <w:rFonts w:ascii="Calibri" w:hAnsi="Calibri" w:cs="Calibri"/>
                <w:color w:val="000000"/>
                <w:sz w:val="22"/>
                <w:szCs w:val="22"/>
              </w:rPr>
              <w:pPrChange w:author="KARLOVCEC, Barbara" w:date="2025-02-26T14:32:00Z" w16du:dateUtc="2025-02-26T13:32:00Z" w:id="1459">
                <w:pPr/>
              </w:pPrChange>
            </w:pPr>
            <w:del w:author="KARLOVCEC, Barbara" w:date="2025-02-26T14:32:00Z" w16du:dateUtc="2025-02-26T13:32:00Z" w:id="1460">
              <w:r w:rsidRPr="005D5556" w:rsidDel="00B409B7">
                <w:rPr>
                  <w:rFonts w:ascii="Calibri" w:hAnsi="Calibri" w:cs="Calibri"/>
                  <w:color w:val="000000"/>
                  <w:sz w:val="22"/>
                  <w:szCs w:val="22"/>
                </w:rPr>
                <w:delText>North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E41FF69" w14:textId="76729009">
            <w:pPr>
              <w:pStyle w:val="BodyText"/>
              <w:tabs>
                <w:tab w:val="left" w:pos="720"/>
                <w:tab w:val="num" w:pos="1440"/>
              </w:tabs>
              <w:rPr>
                <w:del w:author="KARLOVCEC, Barbara" w:date="2025-02-26T14:32:00Z" w16du:dateUtc="2025-02-26T13:32:00Z" w:id="1461"/>
                <w:rFonts w:ascii="Calibri" w:hAnsi="Calibri" w:cs="Calibri"/>
                <w:color w:val="000000"/>
                <w:sz w:val="22"/>
                <w:szCs w:val="22"/>
              </w:rPr>
              <w:pPrChange w:author="KARLOVCEC, Barbara" w:date="2025-02-26T14:32:00Z" w16du:dateUtc="2025-02-26T13:32:00Z" w:id="1462">
                <w:pPr/>
              </w:pPrChange>
            </w:pPr>
            <w:del w:author="KARLOVCEC, Barbara" w:date="2025-02-26T14:32:00Z" w16du:dateUtc="2025-02-26T13:32:00Z" w:id="1463">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w:delText>
              </w:r>
            </w:del>
          </w:p>
        </w:tc>
      </w:tr>
      <w:tr w:rsidRPr="005D5556" w:rsidR="00AD600F" w:rsidDel="00B409B7" w:rsidTr="00AD600F" w14:paraId="2AC23E06" w14:textId="57019E13">
        <w:trPr>
          <w:trHeight w:val="675"/>
          <w:del w:author="KARLOVCEC, Barbara" w:date="2025-02-26T14:32:00Z" w:id="1464"/>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510E731D" w14:textId="25EFFEB4">
            <w:pPr>
              <w:pStyle w:val="BodyText"/>
              <w:tabs>
                <w:tab w:val="left" w:pos="720"/>
                <w:tab w:val="num" w:pos="1440"/>
              </w:tabs>
              <w:rPr>
                <w:del w:author="KARLOVCEC, Barbara" w:date="2025-02-26T14:32:00Z" w16du:dateUtc="2025-02-26T13:32:00Z" w:id="1465"/>
                <w:rFonts w:ascii="Calibri" w:hAnsi="Calibri" w:cs="Calibri"/>
                <w:color w:val="000000"/>
                <w:sz w:val="22"/>
                <w:szCs w:val="22"/>
              </w:rPr>
              <w:pPrChange w:author="KARLOVCEC, Barbara" w:date="2025-02-26T14:32:00Z" w16du:dateUtc="2025-02-26T13:32:00Z" w:id="1466">
                <w:pPr/>
              </w:pPrChange>
            </w:pPr>
            <w:del w:author="KARLOVCEC, Barbara" w:date="2025-02-26T14:32:00Z" w16du:dateUtc="2025-02-26T13:32:00Z" w:id="1467">
              <w:r w:rsidRPr="005D5556" w:rsidDel="00B409B7">
                <w:rPr>
                  <w:rFonts w:ascii="Calibri" w:hAnsi="Calibri" w:cs="Calibri"/>
                  <w:color w:val="000000"/>
                  <w:sz w:val="22"/>
                  <w:szCs w:val="22"/>
                </w:rPr>
                <w:delText>60</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2630E48" w14:textId="5A470FF3">
            <w:pPr>
              <w:pStyle w:val="BodyText"/>
              <w:tabs>
                <w:tab w:val="left" w:pos="720"/>
                <w:tab w:val="num" w:pos="1440"/>
              </w:tabs>
              <w:rPr>
                <w:del w:author="KARLOVCEC, Barbara" w:date="2025-02-26T14:32:00Z" w16du:dateUtc="2025-02-26T13:32:00Z" w:id="1468"/>
                <w:rFonts w:ascii="Calibri" w:hAnsi="Calibri" w:cs="Calibri"/>
                <w:color w:val="000000"/>
                <w:sz w:val="22"/>
                <w:szCs w:val="22"/>
              </w:rPr>
              <w:pPrChange w:author="KARLOVCEC, Barbara" w:date="2025-02-26T14:32:00Z" w16du:dateUtc="2025-02-26T13:32:00Z" w:id="1469">
                <w:pPr/>
              </w:pPrChange>
            </w:pPr>
            <w:del w:author="KARLOVCEC, Barbara" w:date="2025-02-26T14:32:00Z" w16du:dateUtc="2025-02-26T13:32:00Z" w:id="1470">
              <w:r w:rsidRPr="005D5556" w:rsidDel="00B409B7">
                <w:rPr>
                  <w:rFonts w:ascii="Calibri" w:hAnsi="Calibri" w:cs="Calibri"/>
                  <w:color w:val="000000"/>
                  <w:sz w:val="22"/>
                  <w:szCs w:val="22"/>
                </w:rPr>
                <w:delText>Tajudeen Abdulsalam Tech Works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D27A578" w14:textId="5998ACC6">
            <w:pPr>
              <w:pStyle w:val="BodyText"/>
              <w:tabs>
                <w:tab w:val="left" w:pos="720"/>
                <w:tab w:val="num" w:pos="1440"/>
              </w:tabs>
              <w:rPr>
                <w:del w:author="KARLOVCEC, Barbara" w:date="2025-02-26T14:32:00Z" w16du:dateUtc="2025-02-26T13:32:00Z" w:id="1471"/>
                <w:rFonts w:ascii="Calibri" w:hAnsi="Calibri" w:cs="Calibri"/>
                <w:color w:val="000000"/>
                <w:sz w:val="22"/>
                <w:szCs w:val="22"/>
              </w:rPr>
              <w:pPrChange w:author="KARLOVCEC, Barbara" w:date="2025-02-26T14:32:00Z" w16du:dateUtc="2025-02-26T13:32:00Z" w:id="1472">
                <w:pPr/>
              </w:pPrChange>
            </w:pPr>
            <w:del w:author="KARLOVCEC, Barbara" w:date="2025-02-26T14:32:00Z" w16du:dateUtc="2025-02-26T13:32:00Z" w:id="1473">
              <w:r w:rsidRPr="005D5556" w:rsidDel="00B409B7">
                <w:rPr>
                  <w:rFonts w:ascii="Calibri" w:hAnsi="Calibri" w:cs="Calibri"/>
                  <w:color w:val="000000"/>
                  <w:sz w:val="22"/>
                  <w:szCs w:val="22"/>
                </w:rPr>
                <w:delText>Kano/Kano</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1503A0BF" w14:textId="2D976FD8">
            <w:pPr>
              <w:pStyle w:val="BodyText"/>
              <w:tabs>
                <w:tab w:val="left" w:pos="720"/>
                <w:tab w:val="num" w:pos="1440"/>
              </w:tabs>
              <w:rPr>
                <w:del w:author="KARLOVCEC, Barbara" w:date="2025-02-26T14:32:00Z" w16du:dateUtc="2025-02-26T13:32:00Z" w:id="1474"/>
                <w:rFonts w:ascii="Calibri" w:hAnsi="Calibri" w:cs="Calibri"/>
                <w:color w:val="000000"/>
                <w:sz w:val="22"/>
                <w:szCs w:val="22"/>
              </w:rPr>
              <w:pPrChange w:author="KARLOVCEC, Barbara" w:date="2025-02-26T14:32:00Z" w16du:dateUtc="2025-02-26T13:32:00Z" w:id="1475">
                <w:pPr/>
              </w:pPrChange>
            </w:pPr>
            <w:del w:author="KARLOVCEC, Barbara" w:date="2025-02-26T14:32:00Z" w16du:dateUtc="2025-02-26T13:32:00Z" w:id="1476">
              <w:r w:rsidRPr="005D5556" w:rsidDel="00B409B7">
                <w:rPr>
                  <w:rFonts w:ascii="Calibri" w:hAnsi="Calibri" w:cs="Calibri"/>
                  <w:color w:val="000000"/>
                  <w:sz w:val="22"/>
                  <w:szCs w:val="22"/>
                </w:rPr>
                <w:delText>North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73A830C" w14:textId="16DDD358">
            <w:pPr>
              <w:pStyle w:val="BodyText"/>
              <w:tabs>
                <w:tab w:val="left" w:pos="720"/>
                <w:tab w:val="num" w:pos="1440"/>
              </w:tabs>
              <w:rPr>
                <w:del w:author="KARLOVCEC, Barbara" w:date="2025-02-26T14:32:00Z" w16du:dateUtc="2025-02-26T13:32:00Z" w:id="1477"/>
                <w:rFonts w:ascii="Calibri" w:hAnsi="Calibri" w:cs="Calibri"/>
                <w:color w:val="000000"/>
                <w:sz w:val="22"/>
                <w:szCs w:val="22"/>
              </w:rPr>
              <w:pPrChange w:author="KARLOVCEC, Barbara" w:date="2025-02-26T14:32:00Z" w16du:dateUtc="2025-02-26T13:32:00Z" w:id="1478">
                <w:pPr/>
              </w:pPrChange>
            </w:pPr>
            <w:del w:author="KARLOVCEC, Barbara" w:date="2025-02-26T14:32:00Z" w16du:dateUtc="2025-02-26T13:32:00Z" w:id="1479">
              <w:r w:rsidRPr="005D5556" w:rsidDel="00B409B7">
                <w:rPr>
                  <w:rFonts w:ascii="Calibri" w:hAnsi="Calibri" w:cs="Calibri"/>
                  <w:color w:val="000000"/>
                  <w:sz w:val="22"/>
                  <w:szCs w:val="22"/>
                </w:rPr>
                <w:delText>ICE  MAKING MACHINE/</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 xml:space="preserve"> COLD ROOM</w:delText>
              </w:r>
            </w:del>
          </w:p>
        </w:tc>
      </w:tr>
      <w:tr w:rsidRPr="005D5556" w:rsidR="00AD600F" w:rsidDel="00B409B7" w:rsidTr="00AD600F" w14:paraId="63E7B3ED" w14:textId="69B6CABF">
        <w:trPr>
          <w:trHeight w:val="675"/>
          <w:del w:author="KARLOVCEC, Barbara" w:date="2025-02-26T14:32:00Z" w:id="1480"/>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78D23DC6" w14:textId="2A5EC9BD">
            <w:pPr>
              <w:pStyle w:val="BodyText"/>
              <w:tabs>
                <w:tab w:val="left" w:pos="720"/>
                <w:tab w:val="num" w:pos="1440"/>
              </w:tabs>
              <w:rPr>
                <w:del w:author="KARLOVCEC, Barbara" w:date="2025-02-26T14:32:00Z" w16du:dateUtc="2025-02-26T13:32:00Z" w:id="1481"/>
                <w:rFonts w:ascii="Calibri" w:hAnsi="Calibri" w:cs="Calibri"/>
                <w:color w:val="000000"/>
                <w:sz w:val="22"/>
                <w:szCs w:val="22"/>
              </w:rPr>
              <w:pPrChange w:author="KARLOVCEC, Barbara" w:date="2025-02-26T14:32:00Z" w16du:dateUtc="2025-02-26T13:32:00Z" w:id="1482">
                <w:pPr/>
              </w:pPrChange>
            </w:pPr>
            <w:del w:author="KARLOVCEC, Barbara" w:date="2025-02-26T14:32:00Z" w16du:dateUtc="2025-02-26T13:32:00Z" w:id="1483">
              <w:r w:rsidRPr="005D5556" w:rsidDel="00B409B7">
                <w:rPr>
                  <w:rFonts w:ascii="Calibri" w:hAnsi="Calibri" w:cs="Calibri"/>
                  <w:color w:val="000000"/>
                  <w:sz w:val="22"/>
                  <w:szCs w:val="22"/>
                </w:rPr>
                <w:delText>61</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498CDB7" w14:textId="47297E51">
            <w:pPr>
              <w:pStyle w:val="BodyText"/>
              <w:tabs>
                <w:tab w:val="left" w:pos="720"/>
                <w:tab w:val="num" w:pos="1440"/>
              </w:tabs>
              <w:rPr>
                <w:del w:author="KARLOVCEC, Barbara" w:date="2025-02-26T14:32:00Z" w16du:dateUtc="2025-02-26T13:32:00Z" w:id="1484"/>
                <w:rFonts w:ascii="Calibri" w:hAnsi="Calibri" w:cs="Calibri"/>
                <w:color w:val="000000"/>
                <w:sz w:val="22"/>
                <w:szCs w:val="22"/>
              </w:rPr>
              <w:pPrChange w:author="KARLOVCEC, Barbara" w:date="2025-02-26T14:32:00Z" w16du:dateUtc="2025-02-26T13:32:00Z" w:id="1485">
                <w:pPr/>
              </w:pPrChange>
            </w:pPr>
            <w:del w:author="KARLOVCEC, Barbara" w:date="2025-02-26T14:32:00Z" w16du:dateUtc="2025-02-26T13:32:00Z" w:id="1486">
              <w:r w:rsidRPr="005D5556" w:rsidDel="00B409B7">
                <w:rPr>
                  <w:rFonts w:ascii="Calibri" w:hAnsi="Calibri" w:cs="Calibri"/>
                  <w:color w:val="000000"/>
                  <w:sz w:val="22"/>
                  <w:szCs w:val="22"/>
                </w:rPr>
                <w:delText>Sam Technical Refridgelant</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6518B7D3" w14:textId="2B39260D">
            <w:pPr>
              <w:pStyle w:val="BodyText"/>
              <w:tabs>
                <w:tab w:val="left" w:pos="720"/>
                <w:tab w:val="num" w:pos="1440"/>
              </w:tabs>
              <w:rPr>
                <w:del w:author="KARLOVCEC, Barbara" w:date="2025-02-26T14:32:00Z" w16du:dateUtc="2025-02-26T13:32:00Z" w:id="1487"/>
                <w:rFonts w:ascii="Calibri" w:hAnsi="Calibri" w:cs="Calibri"/>
                <w:color w:val="000000"/>
                <w:sz w:val="22"/>
                <w:szCs w:val="22"/>
              </w:rPr>
              <w:pPrChange w:author="KARLOVCEC, Barbara" w:date="2025-02-26T14:32:00Z" w16du:dateUtc="2025-02-26T13:32:00Z" w:id="1488">
                <w:pPr/>
              </w:pPrChange>
            </w:pPr>
            <w:del w:author="KARLOVCEC, Barbara" w:date="2025-02-26T14:32:00Z" w16du:dateUtc="2025-02-26T13:32:00Z" w:id="1489">
              <w:r w:rsidRPr="005D5556" w:rsidDel="00B409B7">
                <w:rPr>
                  <w:rFonts w:ascii="Calibri" w:hAnsi="Calibri" w:cs="Calibri"/>
                  <w:color w:val="000000"/>
                  <w:sz w:val="22"/>
                  <w:szCs w:val="22"/>
                </w:rPr>
                <w:delText>Kano/Kano</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00510B66" w14:textId="19EE780F">
            <w:pPr>
              <w:pStyle w:val="BodyText"/>
              <w:tabs>
                <w:tab w:val="left" w:pos="720"/>
                <w:tab w:val="num" w:pos="1440"/>
              </w:tabs>
              <w:rPr>
                <w:del w:author="KARLOVCEC, Barbara" w:date="2025-02-26T14:32:00Z" w16du:dateUtc="2025-02-26T13:32:00Z" w:id="1490"/>
                <w:rFonts w:ascii="Calibri" w:hAnsi="Calibri" w:cs="Calibri"/>
                <w:color w:val="000000"/>
                <w:sz w:val="22"/>
                <w:szCs w:val="22"/>
              </w:rPr>
              <w:pPrChange w:author="KARLOVCEC, Barbara" w:date="2025-02-26T14:32:00Z" w16du:dateUtc="2025-02-26T13:32:00Z" w:id="1491">
                <w:pPr/>
              </w:pPrChange>
            </w:pPr>
            <w:del w:author="KARLOVCEC, Barbara" w:date="2025-02-26T14:32:00Z" w16du:dateUtc="2025-02-26T13:32:00Z" w:id="1492">
              <w:r w:rsidRPr="005D5556" w:rsidDel="00B409B7">
                <w:rPr>
                  <w:rFonts w:ascii="Calibri" w:hAnsi="Calibri" w:cs="Calibri"/>
                  <w:color w:val="000000"/>
                  <w:sz w:val="22"/>
                  <w:szCs w:val="22"/>
                </w:rPr>
                <w:delText>North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02EF131" w14:textId="1DFC0E21">
            <w:pPr>
              <w:pStyle w:val="BodyText"/>
              <w:tabs>
                <w:tab w:val="left" w:pos="720"/>
                <w:tab w:val="num" w:pos="1440"/>
              </w:tabs>
              <w:rPr>
                <w:del w:author="KARLOVCEC, Barbara" w:date="2025-02-26T14:32:00Z" w16du:dateUtc="2025-02-26T13:32:00Z" w:id="1493"/>
                <w:rFonts w:ascii="Calibri" w:hAnsi="Calibri" w:cs="Calibri"/>
                <w:color w:val="000000"/>
                <w:sz w:val="22"/>
                <w:szCs w:val="22"/>
              </w:rPr>
              <w:pPrChange w:author="KARLOVCEC, Barbara" w:date="2025-02-26T14:32:00Z" w16du:dateUtc="2025-02-26T13:32:00Z" w:id="1494">
                <w:pPr/>
              </w:pPrChange>
            </w:pPr>
            <w:del w:author="KARLOVCEC, Barbara" w:date="2025-02-26T14:32:00Z" w16du:dateUtc="2025-02-26T13:32:00Z" w:id="1495">
              <w:r w:rsidRPr="005D5556" w:rsidDel="00B409B7">
                <w:rPr>
                  <w:rFonts w:ascii="Calibri" w:hAnsi="Calibri" w:cs="Calibri"/>
                  <w:color w:val="000000"/>
                  <w:sz w:val="22"/>
                  <w:szCs w:val="22"/>
                </w:rPr>
                <w:delText>ICE  MAKING MACHINE/</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 xml:space="preserve"> COLD ROOM</w:delText>
              </w:r>
            </w:del>
          </w:p>
        </w:tc>
      </w:tr>
      <w:tr w:rsidRPr="005D5556" w:rsidR="00AD600F" w:rsidDel="00B409B7" w:rsidTr="00AD600F" w14:paraId="7FA8BE35" w14:textId="2E641D46">
        <w:trPr>
          <w:trHeight w:val="675"/>
          <w:del w:author="KARLOVCEC, Barbara" w:date="2025-02-26T14:32:00Z" w:id="1496"/>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4AEE6C21" w14:textId="4F99FA01">
            <w:pPr>
              <w:pStyle w:val="BodyText"/>
              <w:tabs>
                <w:tab w:val="left" w:pos="720"/>
                <w:tab w:val="num" w:pos="1440"/>
              </w:tabs>
              <w:rPr>
                <w:del w:author="KARLOVCEC, Barbara" w:date="2025-02-26T14:32:00Z" w16du:dateUtc="2025-02-26T13:32:00Z" w:id="1497"/>
                <w:rFonts w:ascii="Calibri" w:hAnsi="Calibri" w:cs="Calibri"/>
                <w:color w:val="000000"/>
                <w:sz w:val="22"/>
                <w:szCs w:val="22"/>
              </w:rPr>
              <w:pPrChange w:author="KARLOVCEC, Barbara" w:date="2025-02-26T14:32:00Z" w16du:dateUtc="2025-02-26T13:32:00Z" w:id="1498">
                <w:pPr/>
              </w:pPrChange>
            </w:pPr>
            <w:del w:author="KARLOVCEC, Barbara" w:date="2025-02-26T14:32:00Z" w16du:dateUtc="2025-02-26T13:32:00Z" w:id="1499">
              <w:r w:rsidRPr="005D5556" w:rsidDel="00B409B7">
                <w:rPr>
                  <w:rFonts w:ascii="Calibri" w:hAnsi="Calibri" w:cs="Calibri"/>
                  <w:color w:val="000000"/>
                  <w:sz w:val="22"/>
                  <w:szCs w:val="22"/>
                </w:rPr>
                <w:delText>62</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7B71072" w14:textId="0E7BDB21">
            <w:pPr>
              <w:pStyle w:val="BodyText"/>
              <w:tabs>
                <w:tab w:val="left" w:pos="720"/>
                <w:tab w:val="num" w:pos="1440"/>
              </w:tabs>
              <w:rPr>
                <w:del w:author="KARLOVCEC, Barbara" w:date="2025-02-26T14:32:00Z" w16du:dateUtc="2025-02-26T13:32:00Z" w:id="1500"/>
                <w:rFonts w:ascii="Calibri" w:hAnsi="Calibri" w:cs="Calibri"/>
                <w:color w:val="000000"/>
                <w:sz w:val="22"/>
                <w:szCs w:val="22"/>
              </w:rPr>
              <w:pPrChange w:author="KARLOVCEC, Barbara" w:date="2025-02-26T14:32:00Z" w16du:dateUtc="2025-02-26T13:32:00Z" w:id="1501">
                <w:pPr/>
              </w:pPrChange>
            </w:pPr>
            <w:del w:author="KARLOVCEC, Barbara" w:date="2025-02-26T14:32:00Z" w16du:dateUtc="2025-02-26T13:32:00Z" w:id="1502">
              <w:r w:rsidRPr="005D5556" w:rsidDel="00B409B7">
                <w:rPr>
                  <w:rFonts w:ascii="Calibri" w:hAnsi="Calibri" w:cs="Calibri"/>
                  <w:color w:val="000000"/>
                  <w:sz w:val="22"/>
                  <w:szCs w:val="22"/>
                </w:rPr>
                <w:delText>Amark Technical Company</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4FEB2D2" w14:textId="44582660">
            <w:pPr>
              <w:pStyle w:val="BodyText"/>
              <w:tabs>
                <w:tab w:val="left" w:pos="720"/>
                <w:tab w:val="num" w:pos="1440"/>
              </w:tabs>
              <w:rPr>
                <w:del w:author="KARLOVCEC, Barbara" w:date="2025-02-26T14:32:00Z" w16du:dateUtc="2025-02-26T13:32:00Z" w:id="1503"/>
                <w:rFonts w:ascii="Calibri" w:hAnsi="Calibri" w:cs="Calibri"/>
                <w:color w:val="000000"/>
                <w:sz w:val="22"/>
                <w:szCs w:val="22"/>
              </w:rPr>
              <w:pPrChange w:author="KARLOVCEC, Barbara" w:date="2025-02-26T14:32:00Z" w16du:dateUtc="2025-02-26T13:32:00Z" w:id="1504">
                <w:pPr/>
              </w:pPrChange>
            </w:pPr>
            <w:del w:author="KARLOVCEC, Barbara" w:date="2025-02-26T14:32:00Z" w16du:dateUtc="2025-02-26T13:32:00Z" w:id="1505">
              <w:r w:rsidRPr="005D5556" w:rsidDel="00B409B7">
                <w:rPr>
                  <w:rFonts w:ascii="Calibri" w:hAnsi="Calibri" w:cs="Calibri"/>
                  <w:color w:val="000000"/>
                  <w:sz w:val="22"/>
                  <w:szCs w:val="22"/>
                </w:rPr>
                <w:delText>Kano/Kano</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3A1EC7C1" w14:textId="17893106">
            <w:pPr>
              <w:pStyle w:val="BodyText"/>
              <w:tabs>
                <w:tab w:val="left" w:pos="720"/>
                <w:tab w:val="num" w:pos="1440"/>
              </w:tabs>
              <w:rPr>
                <w:del w:author="KARLOVCEC, Barbara" w:date="2025-02-26T14:32:00Z" w16du:dateUtc="2025-02-26T13:32:00Z" w:id="1506"/>
                <w:rFonts w:ascii="Calibri" w:hAnsi="Calibri" w:cs="Calibri"/>
                <w:color w:val="000000"/>
                <w:sz w:val="22"/>
                <w:szCs w:val="22"/>
              </w:rPr>
              <w:pPrChange w:author="KARLOVCEC, Barbara" w:date="2025-02-26T14:32:00Z" w16du:dateUtc="2025-02-26T13:32:00Z" w:id="1507">
                <w:pPr/>
              </w:pPrChange>
            </w:pPr>
            <w:del w:author="KARLOVCEC, Barbara" w:date="2025-02-26T14:32:00Z" w16du:dateUtc="2025-02-26T13:32:00Z" w:id="1508">
              <w:r w:rsidRPr="005D5556" w:rsidDel="00B409B7">
                <w:rPr>
                  <w:rFonts w:ascii="Calibri" w:hAnsi="Calibri" w:cs="Calibri"/>
                  <w:color w:val="000000"/>
                  <w:sz w:val="22"/>
                  <w:szCs w:val="22"/>
                </w:rPr>
                <w:delText>North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9E20A0F" w14:textId="491B10E6">
            <w:pPr>
              <w:pStyle w:val="BodyText"/>
              <w:tabs>
                <w:tab w:val="left" w:pos="720"/>
                <w:tab w:val="num" w:pos="1440"/>
              </w:tabs>
              <w:rPr>
                <w:del w:author="KARLOVCEC, Barbara" w:date="2025-02-26T14:32:00Z" w16du:dateUtc="2025-02-26T13:32:00Z" w:id="1509"/>
                <w:rFonts w:ascii="Calibri" w:hAnsi="Calibri" w:cs="Calibri"/>
                <w:color w:val="000000"/>
                <w:sz w:val="22"/>
                <w:szCs w:val="22"/>
              </w:rPr>
              <w:pPrChange w:author="KARLOVCEC, Barbara" w:date="2025-02-26T14:32:00Z" w16du:dateUtc="2025-02-26T13:32:00Z" w:id="1510">
                <w:pPr/>
              </w:pPrChange>
            </w:pPr>
            <w:del w:author="KARLOVCEC, Barbara" w:date="2025-02-26T14:32:00Z" w16du:dateUtc="2025-02-26T13:32:00Z" w:id="1511">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w:delText>
              </w:r>
            </w:del>
          </w:p>
        </w:tc>
      </w:tr>
      <w:tr w:rsidRPr="005D5556" w:rsidR="00AD600F" w:rsidDel="00B409B7" w:rsidTr="00AD600F" w14:paraId="47B86FBC" w14:textId="6643EDB3">
        <w:trPr>
          <w:trHeight w:val="675"/>
          <w:del w:author="KARLOVCEC, Barbara" w:date="2025-02-26T14:32:00Z" w:id="1512"/>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0795F284" w14:textId="61549630">
            <w:pPr>
              <w:pStyle w:val="BodyText"/>
              <w:tabs>
                <w:tab w:val="left" w:pos="720"/>
                <w:tab w:val="num" w:pos="1440"/>
              </w:tabs>
              <w:rPr>
                <w:del w:author="KARLOVCEC, Barbara" w:date="2025-02-26T14:32:00Z" w16du:dateUtc="2025-02-26T13:32:00Z" w:id="1513"/>
                <w:rFonts w:ascii="Calibri" w:hAnsi="Calibri" w:cs="Calibri"/>
                <w:color w:val="000000"/>
                <w:sz w:val="22"/>
                <w:szCs w:val="22"/>
              </w:rPr>
              <w:pPrChange w:author="KARLOVCEC, Barbara" w:date="2025-02-26T14:32:00Z" w16du:dateUtc="2025-02-26T13:32:00Z" w:id="1514">
                <w:pPr/>
              </w:pPrChange>
            </w:pPr>
            <w:del w:author="KARLOVCEC, Barbara" w:date="2025-02-26T14:32:00Z" w16du:dateUtc="2025-02-26T13:32:00Z" w:id="1515">
              <w:r w:rsidRPr="005D5556" w:rsidDel="00B409B7">
                <w:rPr>
                  <w:rFonts w:ascii="Calibri" w:hAnsi="Calibri" w:cs="Calibri"/>
                  <w:color w:val="000000"/>
                  <w:sz w:val="22"/>
                  <w:szCs w:val="22"/>
                </w:rPr>
                <w:delText>63</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E855DCA" w14:textId="3414EFDC">
            <w:pPr>
              <w:pStyle w:val="BodyText"/>
              <w:tabs>
                <w:tab w:val="left" w:pos="720"/>
                <w:tab w:val="num" w:pos="1440"/>
              </w:tabs>
              <w:rPr>
                <w:del w:author="KARLOVCEC, Barbara" w:date="2025-02-26T14:32:00Z" w16du:dateUtc="2025-02-26T13:32:00Z" w:id="1516"/>
                <w:rFonts w:ascii="Calibri" w:hAnsi="Calibri" w:cs="Calibri"/>
                <w:color w:val="000000"/>
                <w:sz w:val="22"/>
                <w:szCs w:val="22"/>
              </w:rPr>
              <w:pPrChange w:author="KARLOVCEC, Barbara" w:date="2025-02-26T14:32:00Z" w16du:dateUtc="2025-02-26T13:32:00Z" w:id="1517">
                <w:pPr/>
              </w:pPrChange>
            </w:pPr>
            <w:del w:author="KARLOVCEC, Barbara" w:date="2025-02-26T14:32:00Z" w16du:dateUtc="2025-02-26T13:32:00Z" w:id="1518">
              <w:r w:rsidRPr="005D5556" w:rsidDel="00B409B7">
                <w:rPr>
                  <w:rFonts w:ascii="Calibri" w:hAnsi="Calibri" w:cs="Calibri"/>
                  <w:color w:val="000000"/>
                  <w:sz w:val="22"/>
                  <w:szCs w:val="22"/>
                </w:rPr>
                <w:delText>Tunde Technical Works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D6BCBD2" w14:textId="72C0129C">
            <w:pPr>
              <w:pStyle w:val="BodyText"/>
              <w:tabs>
                <w:tab w:val="left" w:pos="720"/>
                <w:tab w:val="num" w:pos="1440"/>
              </w:tabs>
              <w:rPr>
                <w:del w:author="KARLOVCEC, Barbara" w:date="2025-02-26T14:32:00Z" w16du:dateUtc="2025-02-26T13:32:00Z" w:id="1519"/>
                <w:rFonts w:ascii="Calibri" w:hAnsi="Calibri" w:cs="Calibri"/>
                <w:color w:val="000000"/>
                <w:sz w:val="22"/>
                <w:szCs w:val="22"/>
              </w:rPr>
              <w:pPrChange w:author="KARLOVCEC, Barbara" w:date="2025-02-26T14:32:00Z" w16du:dateUtc="2025-02-26T13:32:00Z" w:id="1520">
                <w:pPr/>
              </w:pPrChange>
            </w:pPr>
            <w:del w:author="KARLOVCEC, Barbara" w:date="2025-02-26T14:32:00Z" w16du:dateUtc="2025-02-26T13:32:00Z" w:id="1521">
              <w:r w:rsidRPr="005D5556" w:rsidDel="00B409B7">
                <w:rPr>
                  <w:rFonts w:ascii="Calibri" w:hAnsi="Calibri" w:cs="Calibri"/>
                  <w:color w:val="000000"/>
                  <w:sz w:val="22"/>
                  <w:szCs w:val="22"/>
                </w:rPr>
                <w:delText>Kano/Kano</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2B773565" w14:textId="32589E24">
            <w:pPr>
              <w:pStyle w:val="BodyText"/>
              <w:tabs>
                <w:tab w:val="left" w:pos="720"/>
                <w:tab w:val="num" w:pos="1440"/>
              </w:tabs>
              <w:rPr>
                <w:del w:author="KARLOVCEC, Barbara" w:date="2025-02-26T14:32:00Z" w16du:dateUtc="2025-02-26T13:32:00Z" w:id="1522"/>
                <w:rFonts w:ascii="Calibri" w:hAnsi="Calibri" w:cs="Calibri"/>
                <w:color w:val="000000"/>
                <w:sz w:val="22"/>
                <w:szCs w:val="22"/>
              </w:rPr>
              <w:pPrChange w:author="KARLOVCEC, Barbara" w:date="2025-02-26T14:32:00Z" w16du:dateUtc="2025-02-26T13:32:00Z" w:id="1523">
                <w:pPr/>
              </w:pPrChange>
            </w:pPr>
            <w:del w:author="KARLOVCEC, Barbara" w:date="2025-02-26T14:32:00Z" w16du:dateUtc="2025-02-26T13:32:00Z" w:id="1524">
              <w:r w:rsidRPr="005D5556" w:rsidDel="00B409B7">
                <w:rPr>
                  <w:rFonts w:ascii="Calibri" w:hAnsi="Calibri" w:cs="Calibri"/>
                  <w:color w:val="000000"/>
                  <w:sz w:val="22"/>
                  <w:szCs w:val="22"/>
                </w:rPr>
                <w:delText>North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7483225" w14:textId="789E26D0">
            <w:pPr>
              <w:pStyle w:val="BodyText"/>
              <w:tabs>
                <w:tab w:val="left" w:pos="720"/>
                <w:tab w:val="num" w:pos="1440"/>
              </w:tabs>
              <w:rPr>
                <w:del w:author="KARLOVCEC, Barbara" w:date="2025-02-26T14:32:00Z" w16du:dateUtc="2025-02-26T13:32:00Z" w:id="1525"/>
                <w:rFonts w:ascii="Calibri" w:hAnsi="Calibri" w:cs="Calibri"/>
                <w:color w:val="000000"/>
                <w:sz w:val="22"/>
                <w:szCs w:val="22"/>
              </w:rPr>
              <w:pPrChange w:author="KARLOVCEC, Barbara" w:date="2025-02-26T14:32:00Z" w16du:dateUtc="2025-02-26T13:32:00Z" w:id="1526">
                <w:pPr/>
              </w:pPrChange>
            </w:pPr>
            <w:del w:author="KARLOVCEC, Barbara" w:date="2025-02-26T14:32:00Z" w16du:dateUtc="2025-02-26T13:32:00Z" w:id="1527">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w:delText>
              </w:r>
            </w:del>
          </w:p>
        </w:tc>
      </w:tr>
      <w:tr w:rsidRPr="005D5556" w:rsidR="00AD600F" w:rsidDel="00B409B7" w:rsidTr="00AD600F" w14:paraId="089144FF" w14:textId="311B749A">
        <w:trPr>
          <w:trHeight w:val="675"/>
          <w:del w:author="KARLOVCEC, Barbara" w:date="2025-02-26T14:32:00Z" w:id="1528"/>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09A36547" w14:textId="2392831C">
            <w:pPr>
              <w:pStyle w:val="BodyText"/>
              <w:tabs>
                <w:tab w:val="left" w:pos="720"/>
                <w:tab w:val="num" w:pos="1440"/>
              </w:tabs>
              <w:rPr>
                <w:del w:author="KARLOVCEC, Barbara" w:date="2025-02-26T14:32:00Z" w16du:dateUtc="2025-02-26T13:32:00Z" w:id="1529"/>
                <w:rFonts w:ascii="Calibri" w:hAnsi="Calibri" w:cs="Calibri"/>
                <w:color w:val="000000"/>
                <w:sz w:val="22"/>
                <w:szCs w:val="22"/>
              </w:rPr>
              <w:pPrChange w:author="KARLOVCEC, Barbara" w:date="2025-02-26T14:32:00Z" w16du:dateUtc="2025-02-26T13:32:00Z" w:id="1530">
                <w:pPr/>
              </w:pPrChange>
            </w:pPr>
            <w:del w:author="KARLOVCEC, Barbara" w:date="2025-02-26T14:32:00Z" w16du:dateUtc="2025-02-26T13:32:00Z" w:id="1531">
              <w:r w:rsidRPr="005D5556" w:rsidDel="00B409B7">
                <w:rPr>
                  <w:rFonts w:ascii="Calibri" w:hAnsi="Calibri" w:cs="Calibri"/>
                  <w:color w:val="000000"/>
                  <w:sz w:val="22"/>
                  <w:szCs w:val="22"/>
                </w:rPr>
                <w:delText>64</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C71106F" w14:textId="4D4241B6">
            <w:pPr>
              <w:pStyle w:val="BodyText"/>
              <w:tabs>
                <w:tab w:val="left" w:pos="720"/>
                <w:tab w:val="num" w:pos="1440"/>
              </w:tabs>
              <w:rPr>
                <w:del w:author="KARLOVCEC, Barbara" w:date="2025-02-26T14:32:00Z" w16du:dateUtc="2025-02-26T13:32:00Z" w:id="1532"/>
                <w:rFonts w:ascii="Calibri" w:hAnsi="Calibri" w:cs="Calibri"/>
                <w:color w:val="000000"/>
                <w:sz w:val="22"/>
                <w:szCs w:val="22"/>
              </w:rPr>
              <w:pPrChange w:author="KARLOVCEC, Barbara" w:date="2025-02-26T14:32:00Z" w16du:dateUtc="2025-02-26T13:32:00Z" w:id="1533">
                <w:pPr/>
              </w:pPrChange>
            </w:pPr>
            <w:del w:author="KARLOVCEC, Barbara" w:date="2025-02-26T14:32:00Z" w16du:dateUtc="2025-02-26T13:32:00Z" w:id="1534">
              <w:r w:rsidRPr="005D5556" w:rsidDel="00B409B7">
                <w:rPr>
                  <w:rFonts w:ascii="Calibri" w:hAnsi="Calibri" w:cs="Calibri"/>
                  <w:color w:val="000000"/>
                  <w:sz w:val="22"/>
                  <w:szCs w:val="22"/>
                </w:rPr>
                <w:delText>Achyman Global Link Services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89062A3" w14:textId="7EF95954">
            <w:pPr>
              <w:pStyle w:val="BodyText"/>
              <w:tabs>
                <w:tab w:val="left" w:pos="720"/>
                <w:tab w:val="num" w:pos="1440"/>
              </w:tabs>
              <w:rPr>
                <w:del w:author="KARLOVCEC, Barbara" w:date="2025-02-26T14:32:00Z" w16du:dateUtc="2025-02-26T13:32:00Z" w:id="1535"/>
                <w:rFonts w:ascii="Calibri" w:hAnsi="Calibri" w:cs="Calibri"/>
                <w:color w:val="000000"/>
                <w:sz w:val="22"/>
                <w:szCs w:val="22"/>
              </w:rPr>
              <w:pPrChange w:author="KARLOVCEC, Barbara" w:date="2025-02-26T14:32:00Z" w16du:dateUtc="2025-02-26T13:32:00Z" w:id="1536">
                <w:pPr/>
              </w:pPrChange>
            </w:pPr>
            <w:del w:author="KARLOVCEC, Barbara" w:date="2025-02-26T14:32:00Z" w16du:dateUtc="2025-02-26T13:32:00Z" w:id="1537">
              <w:r w:rsidRPr="005D5556" w:rsidDel="00B409B7">
                <w:rPr>
                  <w:rFonts w:ascii="Calibri" w:hAnsi="Calibri" w:cs="Calibri"/>
                  <w:color w:val="000000"/>
                  <w:sz w:val="22"/>
                  <w:szCs w:val="22"/>
                </w:rPr>
                <w:delText>Kaduna/Kaduna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6251222" w14:textId="6E5F2416">
            <w:pPr>
              <w:pStyle w:val="BodyText"/>
              <w:tabs>
                <w:tab w:val="left" w:pos="720"/>
                <w:tab w:val="num" w:pos="1440"/>
              </w:tabs>
              <w:rPr>
                <w:del w:author="KARLOVCEC, Barbara" w:date="2025-02-26T14:32:00Z" w16du:dateUtc="2025-02-26T13:32:00Z" w:id="1538"/>
                <w:rFonts w:ascii="Calibri" w:hAnsi="Calibri" w:cs="Calibri"/>
                <w:color w:val="000000"/>
                <w:sz w:val="22"/>
                <w:szCs w:val="22"/>
              </w:rPr>
              <w:pPrChange w:author="KARLOVCEC, Barbara" w:date="2025-02-26T14:32:00Z" w16du:dateUtc="2025-02-26T13:32:00Z" w:id="1539">
                <w:pPr/>
              </w:pPrChange>
            </w:pPr>
            <w:del w:author="KARLOVCEC, Barbara" w:date="2025-02-26T14:32:00Z" w16du:dateUtc="2025-02-26T13:32:00Z" w:id="1540">
              <w:r w:rsidRPr="005D5556" w:rsidDel="00B409B7">
                <w:rPr>
                  <w:rFonts w:ascii="Calibri" w:hAnsi="Calibri" w:cs="Calibri"/>
                  <w:color w:val="000000"/>
                  <w:sz w:val="22"/>
                  <w:szCs w:val="22"/>
                </w:rPr>
                <w:delText>North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67357332" w14:textId="1BD763C6">
            <w:pPr>
              <w:pStyle w:val="BodyText"/>
              <w:tabs>
                <w:tab w:val="left" w:pos="720"/>
                <w:tab w:val="num" w:pos="1440"/>
              </w:tabs>
              <w:rPr>
                <w:del w:author="KARLOVCEC, Barbara" w:date="2025-02-26T14:32:00Z" w16du:dateUtc="2025-02-26T13:32:00Z" w:id="1541"/>
                <w:rFonts w:ascii="Calibri" w:hAnsi="Calibri" w:cs="Calibri"/>
                <w:color w:val="000000"/>
                <w:sz w:val="22"/>
                <w:szCs w:val="22"/>
              </w:rPr>
              <w:pPrChange w:author="KARLOVCEC, Barbara" w:date="2025-02-26T14:32:00Z" w16du:dateUtc="2025-02-26T13:32:00Z" w:id="1542">
                <w:pPr/>
              </w:pPrChange>
            </w:pPr>
            <w:del w:author="KARLOVCEC, Barbara" w:date="2025-02-26T14:32:00Z" w16du:dateUtc="2025-02-26T13:32:00Z" w:id="1543">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w:delText>
              </w:r>
            </w:del>
          </w:p>
        </w:tc>
      </w:tr>
      <w:tr w:rsidRPr="005D5556" w:rsidR="00AD600F" w:rsidDel="00B409B7" w:rsidTr="00AD600F" w14:paraId="14CD84A9" w14:textId="0A3AF9CE">
        <w:trPr>
          <w:trHeight w:val="300"/>
          <w:del w:author="KARLOVCEC, Barbara" w:date="2025-02-26T14:32:00Z" w:id="1544"/>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48109977" w14:textId="2B86DE78">
            <w:pPr>
              <w:pStyle w:val="BodyText"/>
              <w:tabs>
                <w:tab w:val="left" w:pos="720"/>
                <w:tab w:val="num" w:pos="1440"/>
              </w:tabs>
              <w:rPr>
                <w:del w:author="KARLOVCEC, Barbara" w:date="2025-02-26T14:32:00Z" w16du:dateUtc="2025-02-26T13:32:00Z" w:id="1545"/>
                <w:rFonts w:ascii="Calibri" w:hAnsi="Calibri" w:cs="Calibri"/>
                <w:color w:val="000000"/>
                <w:sz w:val="22"/>
                <w:szCs w:val="22"/>
              </w:rPr>
              <w:pPrChange w:author="KARLOVCEC, Barbara" w:date="2025-02-26T14:32:00Z" w16du:dateUtc="2025-02-26T13:32:00Z" w:id="1546">
                <w:pPr/>
              </w:pPrChange>
            </w:pPr>
            <w:del w:author="KARLOVCEC, Barbara" w:date="2025-02-26T14:32:00Z" w16du:dateUtc="2025-02-26T13:32:00Z" w:id="1547">
              <w:r w:rsidRPr="005D5556" w:rsidDel="00B409B7">
                <w:rPr>
                  <w:rFonts w:ascii="Calibri" w:hAnsi="Calibri" w:cs="Calibri"/>
                  <w:color w:val="000000"/>
                  <w:sz w:val="22"/>
                  <w:szCs w:val="22"/>
                </w:rPr>
                <w:delText>65</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FDC583A" w14:textId="679CBB4F">
            <w:pPr>
              <w:pStyle w:val="BodyText"/>
              <w:tabs>
                <w:tab w:val="left" w:pos="720"/>
                <w:tab w:val="num" w:pos="1440"/>
              </w:tabs>
              <w:rPr>
                <w:del w:author="KARLOVCEC, Barbara" w:date="2025-02-26T14:32:00Z" w16du:dateUtc="2025-02-26T13:32:00Z" w:id="1548"/>
                <w:rFonts w:ascii="Calibri" w:hAnsi="Calibri" w:cs="Calibri"/>
                <w:color w:val="000000"/>
                <w:sz w:val="22"/>
                <w:szCs w:val="22"/>
              </w:rPr>
              <w:pPrChange w:author="KARLOVCEC, Barbara" w:date="2025-02-26T14:32:00Z" w16du:dateUtc="2025-02-26T13:32:00Z" w:id="1549">
                <w:pPr/>
              </w:pPrChange>
            </w:pPr>
            <w:del w:author="KARLOVCEC, Barbara" w:date="2025-02-26T14:32:00Z" w16du:dateUtc="2025-02-26T13:32:00Z" w:id="1550">
              <w:r w:rsidRPr="005D5556" w:rsidDel="00B409B7">
                <w:rPr>
                  <w:rFonts w:ascii="Calibri" w:hAnsi="Calibri" w:cs="Calibri"/>
                  <w:color w:val="000000"/>
                  <w:sz w:val="22"/>
                  <w:szCs w:val="22"/>
                </w:rPr>
                <w:delText>ADAMS TECH. EMERGENCY</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331756D" w14:textId="336B3664">
            <w:pPr>
              <w:pStyle w:val="BodyText"/>
              <w:tabs>
                <w:tab w:val="left" w:pos="720"/>
                <w:tab w:val="num" w:pos="1440"/>
              </w:tabs>
              <w:rPr>
                <w:del w:author="KARLOVCEC, Barbara" w:date="2025-02-26T14:32:00Z" w16du:dateUtc="2025-02-26T13:32:00Z" w:id="1551"/>
                <w:rFonts w:ascii="Calibri" w:hAnsi="Calibri" w:cs="Calibri"/>
                <w:color w:val="000000"/>
                <w:sz w:val="22"/>
                <w:szCs w:val="22"/>
              </w:rPr>
              <w:pPrChange w:author="KARLOVCEC, Barbara" w:date="2025-02-26T14:32:00Z" w16du:dateUtc="2025-02-26T13:32:00Z" w:id="1552">
                <w:pPr/>
              </w:pPrChange>
            </w:pPr>
            <w:del w:author="KARLOVCEC, Barbara" w:date="2025-02-26T14:32:00Z" w16du:dateUtc="2025-02-26T13:32:00Z" w:id="1553">
              <w:r w:rsidRPr="005D5556" w:rsidDel="00B409B7">
                <w:rPr>
                  <w:rFonts w:ascii="Calibri" w:hAnsi="Calibri" w:cs="Calibri"/>
                  <w:color w:val="000000"/>
                  <w:sz w:val="22"/>
                  <w:szCs w:val="22"/>
                </w:rPr>
                <w:delText>Abuja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1B728D99" w14:textId="642253C3">
            <w:pPr>
              <w:pStyle w:val="BodyText"/>
              <w:tabs>
                <w:tab w:val="left" w:pos="720"/>
                <w:tab w:val="num" w:pos="1440"/>
              </w:tabs>
              <w:rPr>
                <w:del w:author="KARLOVCEC, Barbara" w:date="2025-02-26T14:32:00Z" w16du:dateUtc="2025-02-26T13:32:00Z" w:id="1554"/>
                <w:rFonts w:ascii="Calibri" w:hAnsi="Calibri" w:cs="Calibri"/>
                <w:color w:val="000000"/>
                <w:sz w:val="22"/>
                <w:szCs w:val="22"/>
              </w:rPr>
              <w:pPrChange w:author="KARLOVCEC, Barbara" w:date="2025-02-26T14:32:00Z" w16du:dateUtc="2025-02-26T13:32:00Z" w:id="1555">
                <w:pPr/>
              </w:pPrChange>
            </w:pPr>
            <w:del w:author="KARLOVCEC, Barbara" w:date="2025-02-26T14:32:00Z" w16du:dateUtc="2025-02-26T13:32:00Z" w:id="1556">
              <w:r w:rsidRPr="005D5556" w:rsidDel="00B409B7">
                <w:rPr>
                  <w:rFonts w:ascii="Calibri" w:hAnsi="Calibri" w:cs="Calibri"/>
                  <w:color w:val="000000"/>
                  <w:sz w:val="22"/>
                  <w:szCs w:val="22"/>
                </w:rPr>
                <w:delText>Noth Central</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14AEE680" w14:textId="1EB11337">
            <w:pPr>
              <w:pStyle w:val="BodyText"/>
              <w:tabs>
                <w:tab w:val="left" w:pos="720"/>
                <w:tab w:val="num" w:pos="1440"/>
              </w:tabs>
              <w:rPr>
                <w:del w:author="KARLOVCEC, Barbara" w:date="2025-02-26T14:32:00Z" w16du:dateUtc="2025-02-26T13:32:00Z" w:id="1557"/>
                <w:rFonts w:ascii="Calibri" w:hAnsi="Calibri" w:cs="Calibri"/>
                <w:color w:val="000000"/>
                <w:sz w:val="22"/>
                <w:szCs w:val="22"/>
              </w:rPr>
              <w:pPrChange w:author="KARLOVCEC, Barbara" w:date="2025-02-26T14:32:00Z" w16du:dateUtc="2025-02-26T13:32:00Z" w:id="1558">
                <w:pPr/>
              </w:pPrChange>
            </w:pPr>
            <w:del w:author="KARLOVCEC, Barbara" w:date="2025-02-26T14:32:00Z" w16du:dateUtc="2025-02-26T13:32:00Z" w:id="1559">
              <w:r w:rsidRPr="005D5556" w:rsidDel="00B409B7">
                <w:rPr>
                  <w:rFonts w:ascii="Calibri" w:hAnsi="Calibri" w:cs="Calibri"/>
                  <w:color w:val="000000"/>
                  <w:sz w:val="22"/>
                  <w:szCs w:val="22"/>
                </w:rPr>
                <w:delText>ICE  MAKING MACHINE</w:delText>
              </w:r>
            </w:del>
          </w:p>
        </w:tc>
      </w:tr>
      <w:tr w:rsidRPr="005D5556" w:rsidR="00AD600F" w:rsidDel="00B409B7" w:rsidTr="00AD600F" w14:paraId="361F424A" w14:textId="7F6B5859">
        <w:trPr>
          <w:trHeight w:val="300"/>
          <w:del w:author="KARLOVCEC, Barbara" w:date="2025-02-26T14:32:00Z" w:id="1560"/>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2B66F7CD" w14:textId="4887F315">
            <w:pPr>
              <w:pStyle w:val="BodyText"/>
              <w:tabs>
                <w:tab w:val="left" w:pos="720"/>
                <w:tab w:val="num" w:pos="1440"/>
              </w:tabs>
              <w:rPr>
                <w:del w:author="KARLOVCEC, Barbara" w:date="2025-02-26T14:32:00Z" w16du:dateUtc="2025-02-26T13:32:00Z" w:id="1561"/>
                <w:rFonts w:ascii="Calibri" w:hAnsi="Calibri" w:cs="Calibri"/>
                <w:color w:val="000000"/>
                <w:sz w:val="22"/>
                <w:szCs w:val="22"/>
              </w:rPr>
              <w:pPrChange w:author="KARLOVCEC, Barbara" w:date="2025-02-26T14:32:00Z" w16du:dateUtc="2025-02-26T13:32:00Z" w:id="1562">
                <w:pPr/>
              </w:pPrChange>
            </w:pPr>
            <w:del w:author="KARLOVCEC, Barbara" w:date="2025-02-26T14:32:00Z" w16du:dateUtc="2025-02-26T13:32:00Z" w:id="1563">
              <w:r w:rsidRPr="005D5556" w:rsidDel="00B409B7">
                <w:rPr>
                  <w:rFonts w:ascii="Calibri" w:hAnsi="Calibri" w:cs="Calibri"/>
                  <w:color w:val="000000"/>
                  <w:sz w:val="22"/>
                  <w:szCs w:val="22"/>
                </w:rPr>
                <w:delText>66</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83D33FD" w14:textId="6E2C786B">
            <w:pPr>
              <w:pStyle w:val="BodyText"/>
              <w:tabs>
                <w:tab w:val="left" w:pos="720"/>
                <w:tab w:val="num" w:pos="1440"/>
              </w:tabs>
              <w:rPr>
                <w:del w:author="KARLOVCEC, Barbara" w:date="2025-02-26T14:32:00Z" w16du:dateUtc="2025-02-26T13:32:00Z" w:id="1564"/>
                <w:rFonts w:ascii="Calibri" w:hAnsi="Calibri" w:cs="Calibri"/>
                <w:color w:val="000000"/>
                <w:sz w:val="22"/>
                <w:szCs w:val="22"/>
              </w:rPr>
              <w:pPrChange w:author="KARLOVCEC, Barbara" w:date="2025-02-26T14:32:00Z" w16du:dateUtc="2025-02-26T13:32:00Z" w:id="1565">
                <w:pPr/>
              </w:pPrChange>
            </w:pPr>
            <w:del w:author="KARLOVCEC, Barbara" w:date="2025-02-26T14:32:00Z" w16du:dateUtc="2025-02-26T13:32:00Z" w:id="1566">
              <w:r w:rsidRPr="005D5556" w:rsidDel="00B409B7">
                <w:rPr>
                  <w:rFonts w:ascii="Calibri" w:hAnsi="Calibri" w:cs="Calibri"/>
                  <w:color w:val="000000"/>
                  <w:sz w:val="22"/>
                  <w:szCs w:val="22"/>
                </w:rPr>
                <w:delText>Olurotimi Olufowose NIG Ent</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F003372" w14:textId="1F4C407B">
            <w:pPr>
              <w:pStyle w:val="BodyText"/>
              <w:tabs>
                <w:tab w:val="left" w:pos="720"/>
                <w:tab w:val="num" w:pos="1440"/>
              </w:tabs>
              <w:rPr>
                <w:del w:author="KARLOVCEC, Barbara" w:date="2025-02-26T14:32:00Z" w16du:dateUtc="2025-02-26T13:32:00Z" w:id="1567"/>
                <w:rFonts w:ascii="Calibri" w:hAnsi="Calibri" w:cs="Calibri"/>
                <w:color w:val="000000"/>
                <w:sz w:val="22"/>
                <w:szCs w:val="22"/>
              </w:rPr>
              <w:pPrChange w:author="KARLOVCEC, Barbara" w:date="2025-02-26T14:32:00Z" w16du:dateUtc="2025-02-26T13:32:00Z" w:id="1568">
                <w:pPr/>
              </w:pPrChange>
            </w:pPr>
            <w:del w:author="KARLOVCEC, Barbara" w:date="2025-02-26T14:32:00Z" w16du:dateUtc="2025-02-26T13:32:00Z" w:id="1569">
              <w:r w:rsidRPr="005D5556" w:rsidDel="00B409B7">
                <w:rPr>
                  <w:rFonts w:ascii="Calibri" w:hAnsi="Calibri" w:cs="Calibri"/>
                  <w:color w:val="000000"/>
                  <w:sz w:val="22"/>
                  <w:szCs w:val="22"/>
                </w:rPr>
                <w:delText>Oyo/Ibadan</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5C281A4" w14:textId="371E7BEE">
            <w:pPr>
              <w:pStyle w:val="BodyText"/>
              <w:tabs>
                <w:tab w:val="left" w:pos="720"/>
                <w:tab w:val="num" w:pos="1440"/>
              </w:tabs>
              <w:rPr>
                <w:del w:author="KARLOVCEC, Barbara" w:date="2025-02-26T14:32:00Z" w16du:dateUtc="2025-02-26T13:32:00Z" w:id="1570"/>
                <w:rFonts w:ascii="Calibri" w:hAnsi="Calibri" w:cs="Calibri"/>
                <w:color w:val="000000"/>
                <w:sz w:val="22"/>
                <w:szCs w:val="22"/>
              </w:rPr>
              <w:pPrChange w:author="KARLOVCEC, Barbara" w:date="2025-02-26T14:32:00Z" w16du:dateUtc="2025-02-26T13:32:00Z" w:id="1571">
                <w:pPr/>
              </w:pPrChange>
            </w:pPr>
            <w:del w:author="KARLOVCEC, Barbara" w:date="2025-02-26T14:32:00Z" w16du:dateUtc="2025-02-26T13:32:00Z" w:id="1572">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21F459A1" w14:textId="3D97B0ED">
            <w:pPr>
              <w:pStyle w:val="BodyText"/>
              <w:tabs>
                <w:tab w:val="left" w:pos="720"/>
                <w:tab w:val="num" w:pos="1440"/>
              </w:tabs>
              <w:rPr>
                <w:del w:author="KARLOVCEC, Barbara" w:date="2025-02-26T14:32:00Z" w16du:dateUtc="2025-02-26T13:32:00Z" w:id="1573"/>
                <w:rFonts w:ascii="Calibri" w:hAnsi="Calibri" w:cs="Calibri"/>
                <w:color w:val="000000"/>
                <w:sz w:val="22"/>
                <w:szCs w:val="22"/>
              </w:rPr>
              <w:pPrChange w:author="KARLOVCEC, Barbara" w:date="2025-02-26T14:32:00Z" w16du:dateUtc="2025-02-26T13:32:00Z" w:id="1574">
                <w:pPr/>
              </w:pPrChange>
            </w:pPr>
            <w:del w:author="KARLOVCEC, Barbara" w:date="2025-02-26T14:32:00Z" w16du:dateUtc="2025-02-26T13:32:00Z" w:id="1575">
              <w:r w:rsidRPr="005D5556" w:rsidDel="00B409B7">
                <w:rPr>
                  <w:rFonts w:ascii="Calibri" w:hAnsi="Calibri" w:cs="Calibri"/>
                  <w:color w:val="000000"/>
                  <w:sz w:val="22"/>
                  <w:szCs w:val="22"/>
                </w:rPr>
                <w:delText>ICE  MAKING MACHINE</w:delText>
              </w:r>
            </w:del>
          </w:p>
        </w:tc>
      </w:tr>
      <w:tr w:rsidRPr="005D5556" w:rsidR="00AD600F" w:rsidDel="00B409B7" w:rsidTr="00AD600F" w14:paraId="63E24C71" w14:textId="08083AA5">
        <w:trPr>
          <w:trHeight w:val="1125"/>
          <w:del w:author="KARLOVCEC, Barbara" w:date="2025-02-26T14:32:00Z" w:id="1576"/>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683EF1B0" w14:textId="4FEA6D30">
            <w:pPr>
              <w:pStyle w:val="BodyText"/>
              <w:tabs>
                <w:tab w:val="left" w:pos="720"/>
                <w:tab w:val="num" w:pos="1440"/>
              </w:tabs>
              <w:rPr>
                <w:del w:author="KARLOVCEC, Barbara" w:date="2025-02-26T14:32:00Z" w16du:dateUtc="2025-02-26T13:32:00Z" w:id="1577"/>
                <w:rFonts w:ascii="Calibri" w:hAnsi="Calibri" w:cs="Calibri"/>
                <w:color w:val="000000"/>
                <w:sz w:val="22"/>
                <w:szCs w:val="22"/>
              </w:rPr>
              <w:pPrChange w:author="KARLOVCEC, Barbara" w:date="2025-02-26T14:32:00Z" w16du:dateUtc="2025-02-26T13:32:00Z" w:id="1578">
                <w:pPr/>
              </w:pPrChange>
            </w:pPr>
            <w:del w:author="KARLOVCEC, Barbara" w:date="2025-02-26T14:32:00Z" w16du:dateUtc="2025-02-26T13:32:00Z" w:id="1579">
              <w:r w:rsidRPr="005D5556" w:rsidDel="00B409B7">
                <w:rPr>
                  <w:rFonts w:ascii="Calibri" w:hAnsi="Calibri" w:cs="Calibri"/>
                  <w:color w:val="000000"/>
                  <w:sz w:val="22"/>
                  <w:szCs w:val="22"/>
                </w:rPr>
                <w:delText>67</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1CAE0DA" w14:textId="10E5D9D2">
            <w:pPr>
              <w:pStyle w:val="BodyText"/>
              <w:tabs>
                <w:tab w:val="left" w:pos="720"/>
                <w:tab w:val="num" w:pos="1440"/>
              </w:tabs>
              <w:rPr>
                <w:del w:author="KARLOVCEC, Barbara" w:date="2025-02-26T14:32:00Z" w16du:dateUtc="2025-02-26T13:32:00Z" w:id="1580"/>
                <w:rFonts w:ascii="Calibri" w:hAnsi="Calibri" w:cs="Calibri"/>
                <w:color w:val="000000"/>
                <w:sz w:val="22"/>
                <w:szCs w:val="22"/>
              </w:rPr>
              <w:pPrChange w:author="KARLOVCEC, Barbara" w:date="2025-02-26T14:32:00Z" w16du:dateUtc="2025-02-26T13:32:00Z" w:id="1581">
                <w:pPr/>
              </w:pPrChange>
            </w:pPr>
            <w:del w:author="KARLOVCEC, Barbara" w:date="2025-02-26T14:32:00Z" w16du:dateUtc="2025-02-26T13:32:00Z" w:id="1582">
              <w:r w:rsidRPr="005D5556" w:rsidDel="00B409B7">
                <w:rPr>
                  <w:rFonts w:ascii="Calibri" w:hAnsi="Calibri" w:cs="Calibri"/>
                  <w:color w:val="000000"/>
                  <w:sz w:val="22"/>
                  <w:szCs w:val="22"/>
                </w:rPr>
                <w:delText>IFECO CONSRUCTINO CO. NIG.</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6F20E4F5" w14:textId="6538B164">
            <w:pPr>
              <w:pStyle w:val="BodyText"/>
              <w:tabs>
                <w:tab w:val="left" w:pos="720"/>
                <w:tab w:val="num" w:pos="1440"/>
              </w:tabs>
              <w:rPr>
                <w:del w:author="KARLOVCEC, Barbara" w:date="2025-02-26T14:32:00Z" w16du:dateUtc="2025-02-26T13:32:00Z" w:id="1583"/>
                <w:rFonts w:ascii="Calibri" w:hAnsi="Calibri" w:cs="Calibri"/>
                <w:color w:val="000000"/>
                <w:sz w:val="22"/>
                <w:szCs w:val="22"/>
              </w:rPr>
              <w:pPrChange w:author="KARLOVCEC, Barbara" w:date="2025-02-26T14:32:00Z" w16du:dateUtc="2025-02-26T13:32:00Z" w:id="1584">
                <w:pPr/>
              </w:pPrChange>
            </w:pPr>
            <w:del w:author="KARLOVCEC, Barbara" w:date="2025-02-26T14:32:00Z" w16du:dateUtc="2025-02-26T13:32:00Z" w:id="1585">
              <w:r w:rsidRPr="005D5556" w:rsidDel="00B409B7">
                <w:rPr>
                  <w:rFonts w:ascii="Calibri" w:hAnsi="Calibri" w:cs="Calibri"/>
                  <w:color w:val="000000"/>
                  <w:sz w:val="22"/>
                  <w:szCs w:val="22"/>
                </w:rPr>
                <w:delText>Obosi/Anambra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BFC7C12" w14:textId="7B8B1E9D">
            <w:pPr>
              <w:pStyle w:val="BodyText"/>
              <w:tabs>
                <w:tab w:val="left" w:pos="720"/>
                <w:tab w:val="num" w:pos="1440"/>
              </w:tabs>
              <w:rPr>
                <w:del w:author="KARLOVCEC, Barbara" w:date="2025-02-26T14:32:00Z" w16du:dateUtc="2025-02-26T13:32:00Z" w:id="1586"/>
                <w:rFonts w:ascii="Calibri" w:hAnsi="Calibri" w:cs="Calibri"/>
                <w:color w:val="000000"/>
                <w:sz w:val="22"/>
                <w:szCs w:val="22"/>
              </w:rPr>
              <w:pPrChange w:author="KARLOVCEC, Barbara" w:date="2025-02-26T14:32:00Z" w16du:dateUtc="2025-02-26T13:32:00Z" w:id="1587">
                <w:pPr/>
              </w:pPrChange>
            </w:pPr>
            <w:del w:author="KARLOVCEC, Barbara" w:date="2025-02-26T14:32:00Z" w16du:dateUtc="2025-02-26T13:32:00Z" w:id="1588">
              <w:r w:rsidRPr="005D5556" w:rsidDel="00B409B7">
                <w:rPr>
                  <w:rFonts w:ascii="Calibri" w:hAnsi="Calibri" w:cs="Calibri"/>
                  <w:color w:val="000000"/>
                  <w:sz w:val="22"/>
                  <w:szCs w:val="22"/>
                </w:rPr>
                <w:delText>South East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0309C21" w14:textId="7AC58EE7">
            <w:pPr>
              <w:pStyle w:val="BodyText"/>
              <w:tabs>
                <w:tab w:val="left" w:pos="720"/>
                <w:tab w:val="num" w:pos="1440"/>
              </w:tabs>
              <w:rPr>
                <w:del w:author="KARLOVCEC, Barbara" w:date="2025-02-26T14:32:00Z" w16du:dateUtc="2025-02-26T13:32:00Z" w:id="1589"/>
                <w:rFonts w:ascii="Calibri" w:hAnsi="Calibri" w:cs="Calibri"/>
                <w:color w:val="000000"/>
                <w:sz w:val="22"/>
                <w:szCs w:val="22"/>
              </w:rPr>
              <w:pPrChange w:author="KARLOVCEC, Barbara" w:date="2025-02-26T14:32:00Z" w16du:dateUtc="2025-02-26T13:32:00Z" w:id="1590">
                <w:pPr/>
              </w:pPrChange>
            </w:pPr>
            <w:del w:author="KARLOVCEC, Barbara" w:date="2025-02-26T14:32:00Z" w16du:dateUtc="2025-02-26T13:32:00Z" w:id="1591">
              <w:r w:rsidRPr="005D5556" w:rsidDel="00B409B7">
                <w:rPr>
                  <w:rFonts w:ascii="Calibri" w:hAnsi="Calibri" w:cs="Calibri"/>
                  <w:color w:val="000000"/>
                  <w:sz w:val="22"/>
                  <w:szCs w:val="22"/>
                </w:rPr>
                <w:delText>ICE  MAKING MACHINE/</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ICE CREAM, BOTTLE WATER, DEEP  FREEZER</w:delText>
              </w:r>
            </w:del>
          </w:p>
        </w:tc>
      </w:tr>
      <w:tr w:rsidRPr="005D5556" w:rsidR="00AD600F" w:rsidDel="00B409B7" w:rsidTr="00AD600F" w14:paraId="3EC24983" w14:textId="3687CD72">
        <w:trPr>
          <w:trHeight w:val="300"/>
          <w:del w:author="KARLOVCEC, Barbara" w:date="2025-02-26T14:32:00Z" w:id="1592"/>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7B9B7C91" w14:textId="2AD51872">
            <w:pPr>
              <w:pStyle w:val="BodyText"/>
              <w:tabs>
                <w:tab w:val="left" w:pos="720"/>
                <w:tab w:val="num" w:pos="1440"/>
              </w:tabs>
              <w:rPr>
                <w:del w:author="KARLOVCEC, Barbara" w:date="2025-02-26T14:32:00Z" w16du:dateUtc="2025-02-26T13:32:00Z" w:id="1593"/>
                <w:rFonts w:ascii="Calibri" w:hAnsi="Calibri" w:cs="Calibri"/>
                <w:color w:val="000000"/>
                <w:sz w:val="22"/>
                <w:szCs w:val="22"/>
              </w:rPr>
              <w:pPrChange w:author="KARLOVCEC, Barbara" w:date="2025-02-26T14:32:00Z" w16du:dateUtc="2025-02-26T13:32:00Z" w:id="1594">
                <w:pPr/>
              </w:pPrChange>
            </w:pPr>
            <w:del w:author="KARLOVCEC, Barbara" w:date="2025-02-26T14:32:00Z" w16du:dateUtc="2025-02-26T13:32:00Z" w:id="1595">
              <w:r w:rsidRPr="005D5556" w:rsidDel="00B409B7">
                <w:rPr>
                  <w:rFonts w:ascii="Calibri" w:hAnsi="Calibri" w:cs="Calibri"/>
                  <w:color w:val="000000"/>
                  <w:sz w:val="22"/>
                  <w:szCs w:val="22"/>
                </w:rPr>
                <w:delText>68</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706B606" w14:textId="3EA12684">
            <w:pPr>
              <w:pStyle w:val="BodyText"/>
              <w:tabs>
                <w:tab w:val="left" w:pos="720"/>
                <w:tab w:val="num" w:pos="1440"/>
              </w:tabs>
              <w:rPr>
                <w:del w:author="KARLOVCEC, Barbara" w:date="2025-02-26T14:32:00Z" w16du:dateUtc="2025-02-26T13:32:00Z" w:id="1596"/>
                <w:rFonts w:ascii="Calibri" w:hAnsi="Calibri" w:cs="Calibri"/>
                <w:color w:val="000000"/>
                <w:sz w:val="22"/>
                <w:szCs w:val="22"/>
              </w:rPr>
              <w:pPrChange w:author="KARLOVCEC, Barbara" w:date="2025-02-26T14:32:00Z" w16du:dateUtc="2025-02-26T13:32:00Z" w:id="1597">
                <w:pPr/>
              </w:pPrChange>
            </w:pPr>
            <w:del w:author="KARLOVCEC, Barbara" w:date="2025-02-26T14:32:00Z" w16du:dateUtc="2025-02-26T13:32:00Z" w:id="1598">
              <w:r w:rsidRPr="005D5556" w:rsidDel="00B409B7">
                <w:rPr>
                  <w:rFonts w:ascii="Calibri" w:hAnsi="Calibri" w:cs="Calibri"/>
                  <w:color w:val="000000"/>
                  <w:sz w:val="22"/>
                  <w:szCs w:val="22"/>
                </w:rPr>
                <w:delText>N-NDU ELECTRICAL</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781B4A8" w14:textId="4BEE2286">
            <w:pPr>
              <w:pStyle w:val="BodyText"/>
              <w:tabs>
                <w:tab w:val="left" w:pos="720"/>
                <w:tab w:val="num" w:pos="1440"/>
              </w:tabs>
              <w:rPr>
                <w:del w:author="KARLOVCEC, Barbara" w:date="2025-02-26T14:32:00Z" w16du:dateUtc="2025-02-26T13:32:00Z" w:id="1599"/>
                <w:rFonts w:ascii="Calibri" w:hAnsi="Calibri" w:cs="Calibri"/>
                <w:color w:val="000000"/>
                <w:sz w:val="22"/>
                <w:szCs w:val="22"/>
              </w:rPr>
              <w:pPrChange w:author="KARLOVCEC, Barbara" w:date="2025-02-26T14:32:00Z" w16du:dateUtc="2025-02-26T13:32:00Z" w:id="1600">
                <w:pPr/>
              </w:pPrChange>
            </w:pPr>
            <w:del w:author="KARLOVCEC, Barbara" w:date="2025-02-26T14:32:00Z" w16du:dateUtc="2025-02-26T13:32:00Z" w:id="1601">
              <w:r w:rsidRPr="005D5556" w:rsidDel="00B409B7">
                <w:rPr>
                  <w:rFonts w:ascii="Calibri" w:hAnsi="Calibri" w:cs="Calibri"/>
                  <w:color w:val="000000"/>
                  <w:sz w:val="22"/>
                  <w:szCs w:val="22"/>
                </w:rPr>
                <w:delText>Aba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45FC7EE0" w14:textId="24A6262E">
            <w:pPr>
              <w:pStyle w:val="BodyText"/>
              <w:tabs>
                <w:tab w:val="left" w:pos="720"/>
                <w:tab w:val="num" w:pos="1440"/>
              </w:tabs>
              <w:rPr>
                <w:del w:author="KARLOVCEC, Barbara" w:date="2025-02-26T14:32:00Z" w16du:dateUtc="2025-02-26T13:32:00Z" w:id="1602"/>
                <w:rFonts w:ascii="Calibri" w:hAnsi="Calibri" w:cs="Calibri"/>
                <w:color w:val="000000"/>
                <w:sz w:val="22"/>
                <w:szCs w:val="22"/>
              </w:rPr>
              <w:pPrChange w:author="KARLOVCEC, Barbara" w:date="2025-02-26T14:32:00Z" w16du:dateUtc="2025-02-26T13:32:00Z" w:id="1603">
                <w:pPr/>
              </w:pPrChange>
            </w:pPr>
            <w:del w:author="KARLOVCEC, Barbara" w:date="2025-02-26T14:32:00Z" w16du:dateUtc="2025-02-26T13:32:00Z" w:id="1604">
              <w:r w:rsidRPr="005D5556" w:rsidDel="00B409B7">
                <w:rPr>
                  <w:rFonts w:ascii="Calibri" w:hAnsi="Calibri" w:cs="Calibri"/>
                  <w:color w:val="000000"/>
                  <w:sz w:val="22"/>
                  <w:szCs w:val="22"/>
                </w:rPr>
                <w:delText>South East</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029C3C4F" w14:textId="270CF10A">
            <w:pPr>
              <w:pStyle w:val="BodyText"/>
              <w:tabs>
                <w:tab w:val="left" w:pos="720"/>
                <w:tab w:val="num" w:pos="1440"/>
              </w:tabs>
              <w:rPr>
                <w:del w:author="KARLOVCEC, Barbara" w:date="2025-02-26T14:32:00Z" w16du:dateUtc="2025-02-26T13:32:00Z" w:id="1605"/>
                <w:rFonts w:ascii="Calibri" w:hAnsi="Calibri" w:cs="Calibri"/>
                <w:color w:val="000000"/>
                <w:sz w:val="22"/>
                <w:szCs w:val="22"/>
              </w:rPr>
              <w:pPrChange w:author="KARLOVCEC, Barbara" w:date="2025-02-26T14:32:00Z" w16du:dateUtc="2025-02-26T13:32:00Z" w:id="1606">
                <w:pPr/>
              </w:pPrChange>
            </w:pPr>
            <w:del w:author="KARLOVCEC, Barbara" w:date="2025-02-26T14:32:00Z" w16du:dateUtc="2025-02-26T13:32:00Z" w:id="1607">
              <w:r w:rsidRPr="005D5556" w:rsidDel="00B409B7">
                <w:rPr>
                  <w:rFonts w:ascii="Calibri" w:hAnsi="Calibri" w:cs="Calibri"/>
                  <w:color w:val="000000"/>
                  <w:sz w:val="22"/>
                  <w:szCs w:val="22"/>
                </w:rPr>
                <w:delText>ICE  MAKING MACHINE</w:delText>
              </w:r>
            </w:del>
          </w:p>
        </w:tc>
      </w:tr>
      <w:tr w:rsidRPr="005D5556" w:rsidR="00AD600F" w:rsidDel="00B409B7" w:rsidTr="00AD600F" w14:paraId="62EF4299" w14:textId="4A49998E">
        <w:trPr>
          <w:trHeight w:val="675"/>
          <w:del w:author="KARLOVCEC, Barbara" w:date="2025-02-26T14:32:00Z" w:id="1608"/>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3E8B03E1" w14:textId="6D18AF65">
            <w:pPr>
              <w:pStyle w:val="BodyText"/>
              <w:tabs>
                <w:tab w:val="left" w:pos="720"/>
                <w:tab w:val="num" w:pos="1440"/>
              </w:tabs>
              <w:rPr>
                <w:del w:author="KARLOVCEC, Barbara" w:date="2025-02-26T14:32:00Z" w16du:dateUtc="2025-02-26T13:32:00Z" w:id="1609"/>
                <w:rFonts w:ascii="Calibri" w:hAnsi="Calibri" w:cs="Calibri"/>
                <w:color w:val="000000"/>
                <w:sz w:val="22"/>
                <w:szCs w:val="22"/>
              </w:rPr>
              <w:pPrChange w:author="KARLOVCEC, Barbara" w:date="2025-02-26T14:32:00Z" w16du:dateUtc="2025-02-26T13:32:00Z" w:id="1610">
                <w:pPr/>
              </w:pPrChange>
            </w:pPr>
            <w:del w:author="KARLOVCEC, Barbara" w:date="2025-02-26T14:32:00Z" w16du:dateUtc="2025-02-26T13:32:00Z" w:id="1611">
              <w:r w:rsidRPr="005D5556" w:rsidDel="00B409B7">
                <w:rPr>
                  <w:rFonts w:ascii="Calibri" w:hAnsi="Calibri" w:cs="Calibri"/>
                  <w:color w:val="000000"/>
                  <w:sz w:val="22"/>
                  <w:szCs w:val="22"/>
                </w:rPr>
                <w:delText>69</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6209EAF" w14:textId="10C92964">
            <w:pPr>
              <w:pStyle w:val="BodyText"/>
              <w:tabs>
                <w:tab w:val="left" w:pos="720"/>
                <w:tab w:val="num" w:pos="1440"/>
              </w:tabs>
              <w:rPr>
                <w:del w:author="KARLOVCEC, Barbara" w:date="2025-02-26T14:32:00Z" w16du:dateUtc="2025-02-26T13:32:00Z" w:id="1612"/>
                <w:rFonts w:ascii="Calibri" w:hAnsi="Calibri" w:cs="Calibri"/>
                <w:color w:val="000000"/>
                <w:sz w:val="22"/>
                <w:szCs w:val="22"/>
              </w:rPr>
              <w:pPrChange w:author="KARLOVCEC, Barbara" w:date="2025-02-26T14:32:00Z" w16du:dateUtc="2025-02-26T13:32:00Z" w:id="1613">
                <w:pPr/>
              </w:pPrChange>
            </w:pPr>
            <w:del w:author="KARLOVCEC, Barbara" w:date="2025-02-26T14:32:00Z" w16du:dateUtc="2025-02-26T13:32:00Z" w:id="1614">
              <w:r w:rsidRPr="005D5556" w:rsidDel="00B409B7">
                <w:rPr>
                  <w:rFonts w:ascii="Calibri" w:hAnsi="Calibri" w:cs="Calibri"/>
                  <w:color w:val="000000"/>
                  <w:sz w:val="22"/>
                  <w:szCs w:val="22"/>
                </w:rPr>
                <w:delText>PEE COOLING TECH.</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C749882" w14:textId="5AB1FA41">
            <w:pPr>
              <w:pStyle w:val="BodyText"/>
              <w:tabs>
                <w:tab w:val="left" w:pos="720"/>
                <w:tab w:val="num" w:pos="1440"/>
              </w:tabs>
              <w:rPr>
                <w:del w:author="KARLOVCEC, Barbara" w:date="2025-02-26T14:32:00Z" w16du:dateUtc="2025-02-26T13:32:00Z" w:id="1615"/>
                <w:rFonts w:ascii="Calibri" w:hAnsi="Calibri" w:cs="Calibri"/>
                <w:color w:val="000000"/>
                <w:sz w:val="22"/>
                <w:szCs w:val="22"/>
              </w:rPr>
              <w:pPrChange w:author="KARLOVCEC, Barbara" w:date="2025-02-26T14:32:00Z" w16du:dateUtc="2025-02-26T13:32:00Z" w:id="1616">
                <w:pPr/>
              </w:pPrChange>
            </w:pPr>
            <w:del w:author="KARLOVCEC, Barbara" w:date="2025-02-26T14:32:00Z" w16du:dateUtc="2025-02-26T13:32:00Z" w:id="1617">
              <w:r w:rsidRPr="005D5556" w:rsidDel="00B409B7">
                <w:rPr>
                  <w:rFonts w:ascii="Calibri" w:hAnsi="Calibri" w:cs="Calibri"/>
                  <w:color w:val="000000"/>
                  <w:sz w:val="22"/>
                  <w:szCs w:val="22"/>
                </w:rPr>
                <w:delText>Aba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000B93AA" w14:textId="6F17ACC8">
            <w:pPr>
              <w:pStyle w:val="BodyText"/>
              <w:tabs>
                <w:tab w:val="left" w:pos="720"/>
                <w:tab w:val="num" w:pos="1440"/>
              </w:tabs>
              <w:rPr>
                <w:del w:author="KARLOVCEC, Barbara" w:date="2025-02-26T14:32:00Z" w16du:dateUtc="2025-02-26T13:32:00Z" w:id="1618"/>
                <w:rFonts w:ascii="Calibri" w:hAnsi="Calibri" w:cs="Calibri"/>
                <w:color w:val="000000"/>
                <w:sz w:val="22"/>
                <w:szCs w:val="22"/>
              </w:rPr>
              <w:pPrChange w:author="KARLOVCEC, Barbara" w:date="2025-02-26T14:32:00Z" w16du:dateUtc="2025-02-26T13:32:00Z" w:id="1619">
                <w:pPr/>
              </w:pPrChange>
            </w:pPr>
            <w:del w:author="KARLOVCEC, Barbara" w:date="2025-02-26T14:32:00Z" w16du:dateUtc="2025-02-26T13:32:00Z" w:id="1620">
              <w:r w:rsidRPr="005D5556" w:rsidDel="00B409B7">
                <w:rPr>
                  <w:rFonts w:ascii="Calibri" w:hAnsi="Calibri" w:cs="Calibri"/>
                  <w:color w:val="000000"/>
                  <w:sz w:val="22"/>
                  <w:szCs w:val="22"/>
                </w:rPr>
                <w:delText>South East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72C8B77" w14:textId="622BEDAB">
            <w:pPr>
              <w:pStyle w:val="BodyText"/>
              <w:tabs>
                <w:tab w:val="left" w:pos="720"/>
                <w:tab w:val="num" w:pos="1440"/>
              </w:tabs>
              <w:rPr>
                <w:del w:author="KARLOVCEC, Barbara" w:date="2025-02-26T14:32:00Z" w16du:dateUtc="2025-02-26T13:32:00Z" w:id="1621"/>
                <w:rFonts w:ascii="Calibri" w:hAnsi="Calibri" w:cs="Calibri"/>
                <w:color w:val="000000"/>
                <w:sz w:val="22"/>
                <w:szCs w:val="22"/>
              </w:rPr>
              <w:pPrChange w:author="KARLOVCEC, Barbara" w:date="2025-02-26T14:32:00Z" w16du:dateUtc="2025-02-26T13:32:00Z" w:id="1622">
                <w:pPr/>
              </w:pPrChange>
            </w:pPr>
            <w:del w:author="KARLOVCEC, Barbara" w:date="2025-02-26T14:32:00Z" w16du:dateUtc="2025-02-26T13:32:00Z" w:id="1623">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w:delText>
              </w:r>
            </w:del>
          </w:p>
        </w:tc>
      </w:tr>
      <w:tr w:rsidRPr="005D5556" w:rsidR="00AD600F" w:rsidDel="00B409B7" w:rsidTr="00AD600F" w14:paraId="26E0634C" w14:textId="3811A691">
        <w:trPr>
          <w:trHeight w:val="300"/>
          <w:del w:author="KARLOVCEC, Barbara" w:date="2025-02-26T14:32:00Z" w:id="1624"/>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0FDAE46A" w14:textId="56D6F466">
            <w:pPr>
              <w:pStyle w:val="BodyText"/>
              <w:tabs>
                <w:tab w:val="left" w:pos="720"/>
                <w:tab w:val="num" w:pos="1440"/>
              </w:tabs>
              <w:rPr>
                <w:del w:author="KARLOVCEC, Barbara" w:date="2025-02-26T14:32:00Z" w16du:dateUtc="2025-02-26T13:32:00Z" w:id="1625"/>
                <w:rFonts w:ascii="Calibri" w:hAnsi="Calibri" w:cs="Calibri"/>
                <w:color w:val="000000"/>
                <w:sz w:val="22"/>
                <w:szCs w:val="22"/>
              </w:rPr>
              <w:pPrChange w:author="KARLOVCEC, Barbara" w:date="2025-02-26T14:32:00Z" w16du:dateUtc="2025-02-26T13:32:00Z" w:id="1626">
                <w:pPr/>
              </w:pPrChange>
            </w:pPr>
            <w:del w:author="KARLOVCEC, Barbara" w:date="2025-02-26T14:32:00Z" w16du:dateUtc="2025-02-26T13:32:00Z" w:id="1627">
              <w:r w:rsidRPr="005D5556" w:rsidDel="00B409B7">
                <w:rPr>
                  <w:rFonts w:ascii="Calibri" w:hAnsi="Calibri" w:cs="Calibri"/>
                  <w:color w:val="000000"/>
                  <w:sz w:val="22"/>
                  <w:szCs w:val="22"/>
                </w:rPr>
                <w:delText>70</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B798182" w14:textId="11904C02">
            <w:pPr>
              <w:pStyle w:val="BodyText"/>
              <w:tabs>
                <w:tab w:val="left" w:pos="720"/>
                <w:tab w:val="num" w:pos="1440"/>
              </w:tabs>
              <w:rPr>
                <w:del w:author="KARLOVCEC, Barbara" w:date="2025-02-26T14:32:00Z" w16du:dateUtc="2025-02-26T13:32:00Z" w:id="1628"/>
                <w:rFonts w:ascii="Calibri" w:hAnsi="Calibri" w:cs="Calibri"/>
                <w:color w:val="000000"/>
                <w:sz w:val="22"/>
                <w:szCs w:val="22"/>
              </w:rPr>
              <w:pPrChange w:author="KARLOVCEC, Barbara" w:date="2025-02-26T14:32:00Z" w16du:dateUtc="2025-02-26T13:32:00Z" w:id="1629">
                <w:pPr/>
              </w:pPrChange>
            </w:pPr>
            <w:del w:author="KARLOVCEC, Barbara" w:date="2025-02-26T14:32:00Z" w16du:dateUtc="2025-02-26T13:32:00Z" w:id="1630">
              <w:r w:rsidRPr="005D5556" w:rsidDel="00B409B7">
                <w:rPr>
                  <w:rFonts w:ascii="Calibri" w:hAnsi="Calibri" w:cs="Calibri"/>
                  <w:color w:val="000000"/>
                  <w:sz w:val="22"/>
                  <w:szCs w:val="22"/>
                </w:rPr>
                <w:delText>GODS OPINIO TECHNICAL NIG.</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F6A519C" w14:textId="655A4FDC">
            <w:pPr>
              <w:pStyle w:val="BodyText"/>
              <w:tabs>
                <w:tab w:val="left" w:pos="720"/>
                <w:tab w:val="num" w:pos="1440"/>
              </w:tabs>
              <w:rPr>
                <w:del w:author="KARLOVCEC, Barbara" w:date="2025-02-26T14:32:00Z" w16du:dateUtc="2025-02-26T13:32:00Z" w:id="1631"/>
                <w:rFonts w:ascii="Calibri" w:hAnsi="Calibri" w:cs="Calibri"/>
                <w:color w:val="000000"/>
                <w:sz w:val="22"/>
                <w:szCs w:val="22"/>
              </w:rPr>
              <w:pPrChange w:author="KARLOVCEC, Barbara" w:date="2025-02-26T14:32:00Z" w16du:dateUtc="2025-02-26T13:32:00Z" w:id="1632">
                <w:pPr/>
              </w:pPrChange>
            </w:pPr>
            <w:del w:author="KARLOVCEC, Barbara" w:date="2025-02-26T14:32:00Z" w16du:dateUtc="2025-02-26T13:32:00Z" w:id="1633">
              <w:r w:rsidRPr="005D5556" w:rsidDel="00B409B7">
                <w:rPr>
                  <w:rFonts w:ascii="Calibri" w:hAnsi="Calibri" w:cs="Calibri"/>
                  <w:color w:val="000000"/>
                  <w:sz w:val="22"/>
                  <w:szCs w:val="22"/>
                </w:rPr>
                <w:delText>ONITSHA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0CC9B168" w14:textId="7BC4BF57">
            <w:pPr>
              <w:pStyle w:val="BodyText"/>
              <w:tabs>
                <w:tab w:val="left" w:pos="720"/>
                <w:tab w:val="num" w:pos="1440"/>
              </w:tabs>
              <w:rPr>
                <w:del w:author="KARLOVCEC, Barbara" w:date="2025-02-26T14:32:00Z" w16du:dateUtc="2025-02-26T13:32:00Z" w:id="1634"/>
                <w:rFonts w:ascii="Calibri" w:hAnsi="Calibri" w:cs="Calibri"/>
                <w:color w:val="000000"/>
                <w:sz w:val="22"/>
                <w:szCs w:val="22"/>
              </w:rPr>
              <w:pPrChange w:author="KARLOVCEC, Barbara" w:date="2025-02-26T14:32:00Z" w16du:dateUtc="2025-02-26T13:32:00Z" w:id="1635">
                <w:pPr/>
              </w:pPrChange>
            </w:pPr>
            <w:del w:author="KARLOVCEC, Barbara" w:date="2025-02-26T14:32:00Z" w16du:dateUtc="2025-02-26T13:32:00Z" w:id="1636">
              <w:r w:rsidRPr="005D5556" w:rsidDel="00B409B7">
                <w:rPr>
                  <w:rFonts w:ascii="Calibri" w:hAnsi="Calibri" w:cs="Calibri"/>
                  <w:color w:val="000000"/>
                  <w:sz w:val="22"/>
                  <w:szCs w:val="22"/>
                </w:rPr>
                <w:delText>South East</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30A78D31" w14:textId="4106AC6D">
            <w:pPr>
              <w:pStyle w:val="BodyText"/>
              <w:tabs>
                <w:tab w:val="left" w:pos="720"/>
                <w:tab w:val="num" w:pos="1440"/>
              </w:tabs>
              <w:rPr>
                <w:del w:author="KARLOVCEC, Barbara" w:date="2025-02-26T14:32:00Z" w16du:dateUtc="2025-02-26T13:32:00Z" w:id="1637"/>
                <w:rFonts w:ascii="Calibri" w:hAnsi="Calibri" w:cs="Calibri"/>
                <w:color w:val="000000"/>
                <w:sz w:val="22"/>
                <w:szCs w:val="22"/>
              </w:rPr>
              <w:pPrChange w:author="KARLOVCEC, Barbara" w:date="2025-02-26T14:32:00Z" w16du:dateUtc="2025-02-26T13:32:00Z" w:id="1638">
                <w:pPr/>
              </w:pPrChange>
            </w:pPr>
            <w:del w:author="KARLOVCEC, Barbara" w:date="2025-02-26T14:32:00Z" w16du:dateUtc="2025-02-26T13:32:00Z" w:id="1639">
              <w:r w:rsidRPr="005D5556" w:rsidDel="00B409B7">
                <w:rPr>
                  <w:rFonts w:ascii="Calibri" w:hAnsi="Calibri" w:cs="Calibri"/>
                  <w:color w:val="000000"/>
                  <w:sz w:val="22"/>
                  <w:szCs w:val="22"/>
                </w:rPr>
                <w:delText>ICE  MAKING MACHINE</w:delText>
              </w:r>
            </w:del>
          </w:p>
        </w:tc>
      </w:tr>
      <w:tr w:rsidRPr="005D5556" w:rsidR="00AD600F" w:rsidDel="00B409B7" w:rsidTr="00AD600F" w14:paraId="47A52320" w14:textId="718966E3">
        <w:trPr>
          <w:trHeight w:val="300"/>
          <w:del w:author="KARLOVCEC, Barbara" w:date="2025-02-26T14:32:00Z" w:id="1640"/>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094E33ED" w14:textId="7FF4F4EA">
            <w:pPr>
              <w:pStyle w:val="BodyText"/>
              <w:tabs>
                <w:tab w:val="left" w:pos="720"/>
                <w:tab w:val="num" w:pos="1440"/>
              </w:tabs>
              <w:rPr>
                <w:del w:author="KARLOVCEC, Barbara" w:date="2025-02-26T14:32:00Z" w16du:dateUtc="2025-02-26T13:32:00Z" w:id="1641"/>
                <w:rFonts w:ascii="Calibri" w:hAnsi="Calibri" w:cs="Calibri"/>
                <w:color w:val="000000"/>
                <w:sz w:val="22"/>
                <w:szCs w:val="22"/>
              </w:rPr>
              <w:pPrChange w:author="KARLOVCEC, Barbara" w:date="2025-02-26T14:32:00Z" w16du:dateUtc="2025-02-26T13:32:00Z" w:id="1642">
                <w:pPr/>
              </w:pPrChange>
            </w:pPr>
            <w:del w:author="KARLOVCEC, Barbara" w:date="2025-02-26T14:32:00Z" w16du:dateUtc="2025-02-26T13:32:00Z" w:id="1643">
              <w:r w:rsidRPr="005D5556" w:rsidDel="00B409B7">
                <w:rPr>
                  <w:rFonts w:ascii="Calibri" w:hAnsi="Calibri" w:cs="Calibri"/>
                  <w:color w:val="000000"/>
                  <w:sz w:val="22"/>
                  <w:szCs w:val="22"/>
                </w:rPr>
                <w:delText>71</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82AD25B" w14:textId="79E4A639">
            <w:pPr>
              <w:pStyle w:val="BodyText"/>
              <w:tabs>
                <w:tab w:val="left" w:pos="720"/>
                <w:tab w:val="num" w:pos="1440"/>
              </w:tabs>
              <w:rPr>
                <w:del w:author="KARLOVCEC, Barbara" w:date="2025-02-26T14:32:00Z" w16du:dateUtc="2025-02-26T13:32:00Z" w:id="1644"/>
                <w:rFonts w:ascii="Calibri" w:hAnsi="Calibri" w:cs="Calibri"/>
                <w:color w:val="000000"/>
                <w:sz w:val="22"/>
                <w:szCs w:val="22"/>
              </w:rPr>
              <w:pPrChange w:author="KARLOVCEC, Barbara" w:date="2025-02-26T14:32:00Z" w16du:dateUtc="2025-02-26T13:32:00Z" w:id="1645">
                <w:pPr/>
              </w:pPrChange>
            </w:pPr>
            <w:del w:author="KARLOVCEC, Barbara" w:date="2025-02-26T14:32:00Z" w16du:dateUtc="2025-02-26T13:32:00Z" w:id="1646">
              <w:r w:rsidRPr="005D5556" w:rsidDel="00B409B7">
                <w:rPr>
                  <w:rFonts w:ascii="Calibri" w:hAnsi="Calibri" w:cs="Calibri"/>
                  <w:color w:val="000000"/>
                  <w:sz w:val="22"/>
                  <w:szCs w:val="22"/>
                </w:rPr>
                <w:delText>E-PAL ENTERPRISES NIG LTD</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DD4BCEF" w14:textId="000C45FC">
            <w:pPr>
              <w:pStyle w:val="BodyText"/>
              <w:tabs>
                <w:tab w:val="left" w:pos="720"/>
                <w:tab w:val="num" w:pos="1440"/>
              </w:tabs>
              <w:rPr>
                <w:del w:author="KARLOVCEC, Barbara" w:date="2025-02-26T14:32:00Z" w16du:dateUtc="2025-02-26T13:32:00Z" w:id="1647"/>
                <w:rFonts w:ascii="Calibri" w:hAnsi="Calibri" w:cs="Calibri"/>
                <w:color w:val="000000"/>
                <w:sz w:val="22"/>
                <w:szCs w:val="22"/>
              </w:rPr>
              <w:pPrChange w:author="KARLOVCEC, Barbara" w:date="2025-02-26T14:32:00Z" w16du:dateUtc="2025-02-26T13:32:00Z" w:id="1648">
                <w:pPr/>
              </w:pPrChange>
            </w:pPr>
            <w:del w:author="KARLOVCEC, Barbara" w:date="2025-02-26T14:32:00Z" w16du:dateUtc="2025-02-26T13:32:00Z" w:id="1649">
              <w:r w:rsidRPr="005D5556" w:rsidDel="00B409B7">
                <w:rPr>
                  <w:rFonts w:ascii="Calibri" w:hAnsi="Calibri" w:cs="Calibri"/>
                  <w:color w:val="000000"/>
                  <w:sz w:val="22"/>
                  <w:szCs w:val="22"/>
                </w:rPr>
                <w:delText>Aba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2560E86E" w14:textId="0C5B4E78">
            <w:pPr>
              <w:pStyle w:val="BodyText"/>
              <w:tabs>
                <w:tab w:val="left" w:pos="720"/>
                <w:tab w:val="num" w:pos="1440"/>
              </w:tabs>
              <w:rPr>
                <w:del w:author="KARLOVCEC, Barbara" w:date="2025-02-26T14:32:00Z" w16du:dateUtc="2025-02-26T13:32:00Z" w:id="1650"/>
                <w:rFonts w:ascii="Calibri" w:hAnsi="Calibri" w:cs="Calibri"/>
                <w:color w:val="000000"/>
                <w:sz w:val="22"/>
                <w:szCs w:val="22"/>
              </w:rPr>
              <w:pPrChange w:author="KARLOVCEC, Barbara" w:date="2025-02-26T14:32:00Z" w16du:dateUtc="2025-02-26T13:32:00Z" w:id="1651">
                <w:pPr/>
              </w:pPrChange>
            </w:pPr>
            <w:del w:author="KARLOVCEC, Barbara" w:date="2025-02-26T14:32:00Z" w16du:dateUtc="2025-02-26T13:32:00Z" w:id="1652">
              <w:r w:rsidRPr="005D5556" w:rsidDel="00B409B7">
                <w:rPr>
                  <w:rFonts w:ascii="Calibri" w:hAnsi="Calibri" w:cs="Calibri"/>
                  <w:color w:val="000000"/>
                  <w:sz w:val="22"/>
                  <w:szCs w:val="22"/>
                </w:rPr>
                <w:delText>South East</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11C18201" w14:textId="543E3523">
            <w:pPr>
              <w:pStyle w:val="BodyText"/>
              <w:tabs>
                <w:tab w:val="left" w:pos="720"/>
                <w:tab w:val="num" w:pos="1440"/>
              </w:tabs>
              <w:rPr>
                <w:del w:author="KARLOVCEC, Barbara" w:date="2025-02-26T14:32:00Z" w16du:dateUtc="2025-02-26T13:32:00Z" w:id="1653"/>
                <w:rFonts w:ascii="Calibri" w:hAnsi="Calibri" w:cs="Calibri"/>
                <w:color w:val="000000"/>
                <w:sz w:val="22"/>
                <w:szCs w:val="22"/>
              </w:rPr>
              <w:pPrChange w:author="KARLOVCEC, Barbara" w:date="2025-02-26T14:32:00Z" w16du:dateUtc="2025-02-26T13:32:00Z" w:id="1654">
                <w:pPr/>
              </w:pPrChange>
            </w:pPr>
            <w:del w:author="KARLOVCEC, Barbara" w:date="2025-02-26T14:32:00Z" w16du:dateUtc="2025-02-26T13:32:00Z" w:id="1655">
              <w:r w:rsidRPr="005D5556" w:rsidDel="00B409B7">
                <w:rPr>
                  <w:rFonts w:ascii="Calibri" w:hAnsi="Calibri" w:cs="Calibri"/>
                  <w:color w:val="000000"/>
                  <w:sz w:val="22"/>
                  <w:szCs w:val="22"/>
                </w:rPr>
                <w:delText>ICE  MAKING MACHINE</w:delText>
              </w:r>
            </w:del>
          </w:p>
        </w:tc>
      </w:tr>
      <w:tr w:rsidRPr="005D5556" w:rsidR="00AD600F" w:rsidDel="00B409B7" w:rsidTr="00AD600F" w14:paraId="024CC7C1" w14:textId="1838276C">
        <w:trPr>
          <w:trHeight w:val="1125"/>
          <w:del w:author="KARLOVCEC, Barbara" w:date="2025-02-26T14:32:00Z" w:id="1656"/>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25415666" w14:textId="25B153E8">
            <w:pPr>
              <w:pStyle w:val="BodyText"/>
              <w:tabs>
                <w:tab w:val="left" w:pos="720"/>
                <w:tab w:val="num" w:pos="1440"/>
              </w:tabs>
              <w:rPr>
                <w:del w:author="KARLOVCEC, Barbara" w:date="2025-02-26T14:32:00Z" w16du:dateUtc="2025-02-26T13:32:00Z" w:id="1657"/>
                <w:rFonts w:ascii="Calibri" w:hAnsi="Calibri" w:cs="Calibri"/>
                <w:color w:val="000000"/>
                <w:sz w:val="22"/>
                <w:szCs w:val="22"/>
              </w:rPr>
              <w:pPrChange w:author="KARLOVCEC, Barbara" w:date="2025-02-26T14:32:00Z" w16du:dateUtc="2025-02-26T13:32:00Z" w:id="1658">
                <w:pPr/>
              </w:pPrChange>
            </w:pPr>
            <w:del w:author="KARLOVCEC, Barbara" w:date="2025-02-26T14:32:00Z" w16du:dateUtc="2025-02-26T13:32:00Z" w:id="1659">
              <w:r w:rsidRPr="005D5556" w:rsidDel="00B409B7">
                <w:rPr>
                  <w:rFonts w:ascii="Calibri" w:hAnsi="Calibri" w:cs="Calibri"/>
                  <w:color w:val="000000"/>
                  <w:sz w:val="22"/>
                  <w:szCs w:val="22"/>
                </w:rPr>
                <w:delText>72</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69C3D60" w14:textId="79144D4E">
            <w:pPr>
              <w:pStyle w:val="BodyText"/>
              <w:tabs>
                <w:tab w:val="left" w:pos="720"/>
                <w:tab w:val="num" w:pos="1440"/>
              </w:tabs>
              <w:rPr>
                <w:del w:author="KARLOVCEC, Barbara" w:date="2025-02-26T14:32:00Z" w16du:dateUtc="2025-02-26T13:32:00Z" w:id="1660"/>
                <w:rFonts w:ascii="Calibri" w:hAnsi="Calibri" w:cs="Calibri"/>
                <w:color w:val="000000"/>
                <w:sz w:val="22"/>
                <w:szCs w:val="22"/>
              </w:rPr>
              <w:pPrChange w:author="KARLOVCEC, Barbara" w:date="2025-02-26T14:32:00Z" w16du:dateUtc="2025-02-26T13:32:00Z" w:id="1661">
                <w:pPr/>
              </w:pPrChange>
            </w:pPr>
            <w:del w:author="KARLOVCEC, Barbara" w:date="2025-02-26T14:32:00Z" w16du:dateUtc="2025-02-26T13:32:00Z" w:id="1662">
              <w:r w:rsidRPr="005D5556" w:rsidDel="00B409B7">
                <w:rPr>
                  <w:rFonts w:ascii="Calibri" w:hAnsi="Calibri" w:cs="Calibri"/>
                  <w:color w:val="000000"/>
                  <w:sz w:val="22"/>
                  <w:szCs w:val="22"/>
                </w:rPr>
                <w:delText>UGOWE ENG. COMPANY</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2EB802A" w14:textId="1E33C29C">
            <w:pPr>
              <w:pStyle w:val="BodyText"/>
              <w:tabs>
                <w:tab w:val="left" w:pos="720"/>
                <w:tab w:val="num" w:pos="1440"/>
              </w:tabs>
              <w:rPr>
                <w:del w:author="KARLOVCEC, Barbara" w:date="2025-02-26T14:32:00Z" w16du:dateUtc="2025-02-26T13:32:00Z" w:id="1663"/>
                <w:rFonts w:ascii="Calibri" w:hAnsi="Calibri" w:cs="Calibri"/>
                <w:color w:val="000000"/>
                <w:sz w:val="22"/>
                <w:szCs w:val="22"/>
              </w:rPr>
              <w:pPrChange w:author="KARLOVCEC, Barbara" w:date="2025-02-26T14:32:00Z" w16du:dateUtc="2025-02-26T13:32:00Z" w:id="1664">
                <w:pPr/>
              </w:pPrChange>
            </w:pPr>
            <w:del w:author="KARLOVCEC, Barbara" w:date="2025-02-26T14:32:00Z" w16du:dateUtc="2025-02-26T13:32:00Z" w:id="1665">
              <w:r w:rsidRPr="005D5556" w:rsidDel="00B409B7">
                <w:rPr>
                  <w:rFonts w:ascii="Calibri" w:hAnsi="Calibri" w:cs="Calibri"/>
                  <w:color w:val="000000"/>
                  <w:sz w:val="22"/>
                  <w:szCs w:val="22"/>
                </w:rPr>
                <w:delText>Benin</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FA0A180" w14:textId="7DF1AEBD">
            <w:pPr>
              <w:pStyle w:val="BodyText"/>
              <w:tabs>
                <w:tab w:val="left" w:pos="720"/>
                <w:tab w:val="num" w:pos="1440"/>
              </w:tabs>
              <w:rPr>
                <w:del w:author="KARLOVCEC, Barbara" w:date="2025-02-26T14:32:00Z" w16du:dateUtc="2025-02-26T13:32:00Z" w:id="1666"/>
                <w:rFonts w:ascii="Calibri" w:hAnsi="Calibri" w:cs="Calibri"/>
                <w:color w:val="000000"/>
                <w:sz w:val="22"/>
                <w:szCs w:val="22"/>
              </w:rPr>
              <w:pPrChange w:author="KARLOVCEC, Barbara" w:date="2025-02-26T14:32:00Z" w16du:dateUtc="2025-02-26T13:32:00Z" w:id="1667">
                <w:pPr/>
              </w:pPrChange>
            </w:pPr>
            <w:del w:author="KARLOVCEC, Barbara" w:date="2025-02-26T14:32:00Z" w16du:dateUtc="2025-02-26T13:32:00Z" w:id="1668">
              <w:r w:rsidRPr="005D5556" w:rsidDel="00B409B7">
                <w:rPr>
                  <w:rFonts w:ascii="Calibri" w:hAnsi="Calibri" w:cs="Calibri"/>
                  <w:color w:val="000000"/>
                  <w:sz w:val="22"/>
                  <w:szCs w:val="22"/>
                </w:rPr>
                <w:delText>South South</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06087F6" w14:textId="6F2C7958">
            <w:pPr>
              <w:pStyle w:val="BodyText"/>
              <w:tabs>
                <w:tab w:val="left" w:pos="720"/>
                <w:tab w:val="num" w:pos="1440"/>
              </w:tabs>
              <w:rPr>
                <w:del w:author="KARLOVCEC, Barbara" w:date="2025-02-26T14:32:00Z" w16du:dateUtc="2025-02-26T13:32:00Z" w:id="1669"/>
                <w:rFonts w:ascii="Calibri" w:hAnsi="Calibri" w:cs="Calibri"/>
                <w:color w:val="000000"/>
                <w:sz w:val="22"/>
                <w:szCs w:val="22"/>
              </w:rPr>
              <w:pPrChange w:author="KARLOVCEC, Barbara" w:date="2025-02-26T14:32:00Z" w16du:dateUtc="2025-02-26T13:32:00Z" w:id="1670">
                <w:pPr/>
              </w:pPrChange>
            </w:pPr>
            <w:del w:author="KARLOVCEC, Barbara" w:date="2025-02-26T14:32:00Z" w16du:dateUtc="2025-02-26T13:32:00Z" w:id="1671">
              <w:r w:rsidRPr="005D5556" w:rsidDel="00B409B7">
                <w:rPr>
                  <w:rFonts w:ascii="Calibri" w:hAnsi="Calibri" w:cs="Calibri"/>
                  <w:color w:val="000000"/>
                  <w:sz w:val="22"/>
                  <w:szCs w:val="22"/>
                </w:rPr>
                <w:delText>ICE  MAKING MACHINE/COLD ROOM/</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BUILDING OF MINI COLD</w:delText>
              </w:r>
            </w:del>
          </w:p>
        </w:tc>
      </w:tr>
      <w:tr w:rsidRPr="005D5556" w:rsidR="00AD600F" w:rsidDel="00B409B7" w:rsidTr="00AD600F" w14:paraId="6D29C919" w14:textId="11CCF71C">
        <w:trPr>
          <w:trHeight w:val="900"/>
          <w:del w:author="KARLOVCEC, Barbara" w:date="2025-02-26T14:32:00Z" w:id="1672"/>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5697F35B" w14:textId="51728103">
            <w:pPr>
              <w:pStyle w:val="BodyText"/>
              <w:tabs>
                <w:tab w:val="left" w:pos="720"/>
                <w:tab w:val="num" w:pos="1440"/>
              </w:tabs>
              <w:rPr>
                <w:del w:author="KARLOVCEC, Barbara" w:date="2025-02-26T14:32:00Z" w16du:dateUtc="2025-02-26T13:32:00Z" w:id="1673"/>
                <w:rFonts w:ascii="Calibri" w:hAnsi="Calibri" w:cs="Calibri"/>
                <w:color w:val="000000"/>
                <w:sz w:val="22"/>
                <w:szCs w:val="22"/>
              </w:rPr>
              <w:pPrChange w:author="KARLOVCEC, Barbara" w:date="2025-02-26T14:32:00Z" w16du:dateUtc="2025-02-26T13:32:00Z" w:id="1674">
                <w:pPr/>
              </w:pPrChange>
            </w:pPr>
            <w:del w:author="KARLOVCEC, Barbara" w:date="2025-02-26T14:32:00Z" w16du:dateUtc="2025-02-26T13:32:00Z" w:id="1675">
              <w:r w:rsidRPr="005D5556" w:rsidDel="00B409B7">
                <w:rPr>
                  <w:rFonts w:ascii="Calibri" w:hAnsi="Calibri" w:cs="Calibri"/>
                  <w:color w:val="000000"/>
                  <w:sz w:val="22"/>
                  <w:szCs w:val="22"/>
                </w:rPr>
                <w:delText>73</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E5FC567" w14:textId="22C4E8E5">
            <w:pPr>
              <w:pStyle w:val="BodyText"/>
              <w:tabs>
                <w:tab w:val="left" w:pos="720"/>
                <w:tab w:val="num" w:pos="1440"/>
              </w:tabs>
              <w:rPr>
                <w:del w:author="KARLOVCEC, Barbara" w:date="2025-02-26T14:32:00Z" w16du:dateUtc="2025-02-26T13:32:00Z" w:id="1676"/>
                <w:rFonts w:ascii="Calibri" w:hAnsi="Calibri" w:cs="Calibri"/>
                <w:color w:val="000000"/>
                <w:sz w:val="22"/>
                <w:szCs w:val="22"/>
              </w:rPr>
              <w:pPrChange w:author="KARLOVCEC, Barbara" w:date="2025-02-26T14:32:00Z" w16du:dateUtc="2025-02-26T13:32:00Z" w:id="1677">
                <w:pPr/>
              </w:pPrChange>
            </w:pPr>
            <w:del w:author="KARLOVCEC, Barbara" w:date="2025-02-26T14:32:00Z" w16du:dateUtc="2025-02-26T13:32:00Z" w:id="1678">
              <w:r w:rsidRPr="005D5556" w:rsidDel="00B409B7">
                <w:rPr>
                  <w:rFonts w:ascii="Calibri" w:hAnsi="Calibri" w:cs="Calibri"/>
                  <w:color w:val="000000"/>
                  <w:sz w:val="22"/>
                  <w:szCs w:val="22"/>
                </w:rPr>
                <w:delText>GEOWHO ENINGEERING INTERNATIONAL COMPANY</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B24B4A4" w14:textId="3C333115">
            <w:pPr>
              <w:pStyle w:val="BodyText"/>
              <w:tabs>
                <w:tab w:val="left" w:pos="720"/>
                <w:tab w:val="num" w:pos="1440"/>
              </w:tabs>
              <w:rPr>
                <w:del w:author="KARLOVCEC, Barbara" w:date="2025-02-26T14:32:00Z" w16du:dateUtc="2025-02-26T13:32:00Z" w:id="1679"/>
                <w:rFonts w:ascii="Calibri" w:hAnsi="Calibri" w:cs="Calibri"/>
                <w:color w:val="000000"/>
                <w:sz w:val="22"/>
                <w:szCs w:val="22"/>
              </w:rPr>
              <w:pPrChange w:author="KARLOVCEC, Barbara" w:date="2025-02-26T14:32:00Z" w16du:dateUtc="2025-02-26T13:32:00Z" w:id="1680">
                <w:pPr/>
              </w:pPrChange>
            </w:pPr>
            <w:del w:author="KARLOVCEC, Barbara" w:date="2025-02-26T14:32:00Z" w16du:dateUtc="2025-02-26T13:32:00Z" w:id="1681">
              <w:r w:rsidRPr="005D5556" w:rsidDel="00B409B7">
                <w:rPr>
                  <w:rFonts w:ascii="Calibri" w:hAnsi="Calibri" w:cs="Calibri"/>
                  <w:color w:val="000000"/>
                  <w:sz w:val="22"/>
                  <w:szCs w:val="22"/>
                </w:rPr>
                <w:delText>Portharcourt</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2A32E892" w14:textId="6EF5DFF4">
            <w:pPr>
              <w:pStyle w:val="BodyText"/>
              <w:tabs>
                <w:tab w:val="left" w:pos="720"/>
                <w:tab w:val="num" w:pos="1440"/>
              </w:tabs>
              <w:rPr>
                <w:del w:author="KARLOVCEC, Barbara" w:date="2025-02-26T14:32:00Z" w16du:dateUtc="2025-02-26T13:32:00Z" w:id="1682"/>
                <w:rFonts w:ascii="Calibri" w:hAnsi="Calibri" w:cs="Calibri"/>
                <w:color w:val="000000"/>
                <w:sz w:val="22"/>
                <w:szCs w:val="22"/>
              </w:rPr>
              <w:pPrChange w:author="KARLOVCEC, Barbara" w:date="2025-02-26T14:32:00Z" w16du:dateUtc="2025-02-26T13:32:00Z" w:id="1683">
                <w:pPr/>
              </w:pPrChange>
            </w:pPr>
            <w:del w:author="KARLOVCEC, Barbara" w:date="2025-02-26T14:32:00Z" w16du:dateUtc="2025-02-26T13:32:00Z" w:id="1684">
              <w:r w:rsidRPr="005D5556" w:rsidDel="00B409B7">
                <w:rPr>
                  <w:rFonts w:ascii="Calibri" w:hAnsi="Calibri" w:cs="Calibri"/>
                  <w:color w:val="000000"/>
                  <w:sz w:val="22"/>
                  <w:szCs w:val="22"/>
                </w:rPr>
                <w:delText>South South</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E10FF94" w14:textId="58F3889E">
            <w:pPr>
              <w:pStyle w:val="BodyText"/>
              <w:tabs>
                <w:tab w:val="left" w:pos="720"/>
                <w:tab w:val="num" w:pos="1440"/>
              </w:tabs>
              <w:rPr>
                <w:del w:author="KARLOVCEC, Barbara" w:date="2025-02-26T14:32:00Z" w16du:dateUtc="2025-02-26T13:32:00Z" w:id="1685"/>
                <w:rFonts w:ascii="Calibri" w:hAnsi="Calibri" w:cs="Calibri"/>
                <w:color w:val="000000"/>
                <w:sz w:val="22"/>
                <w:szCs w:val="22"/>
              </w:rPr>
              <w:pPrChange w:author="KARLOVCEC, Barbara" w:date="2025-02-26T14:32:00Z" w16du:dateUtc="2025-02-26T13:32:00Z" w:id="1686">
                <w:pPr/>
              </w:pPrChange>
            </w:pPr>
            <w:del w:author="KARLOVCEC, Barbara" w:date="2025-02-26T14:32:00Z" w16du:dateUtc="2025-02-26T13:32:00Z" w:id="1687">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CENTRAL UNIT, COLD STORE</w:delText>
              </w:r>
            </w:del>
          </w:p>
        </w:tc>
      </w:tr>
      <w:tr w:rsidRPr="005D5556" w:rsidR="00AD600F" w:rsidDel="00B409B7" w:rsidTr="00AD600F" w14:paraId="0D074E87" w14:textId="66EB8414">
        <w:trPr>
          <w:trHeight w:val="450"/>
          <w:del w:author="KARLOVCEC, Barbara" w:date="2025-02-26T14:32:00Z" w:id="1688"/>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7714B97E" w14:textId="06C0DB4B">
            <w:pPr>
              <w:pStyle w:val="BodyText"/>
              <w:tabs>
                <w:tab w:val="left" w:pos="720"/>
                <w:tab w:val="num" w:pos="1440"/>
              </w:tabs>
              <w:rPr>
                <w:del w:author="KARLOVCEC, Barbara" w:date="2025-02-26T14:32:00Z" w16du:dateUtc="2025-02-26T13:32:00Z" w:id="1689"/>
                <w:rFonts w:ascii="Calibri" w:hAnsi="Calibri" w:cs="Calibri"/>
                <w:color w:val="000000"/>
                <w:sz w:val="22"/>
                <w:szCs w:val="22"/>
              </w:rPr>
              <w:pPrChange w:author="KARLOVCEC, Barbara" w:date="2025-02-26T14:32:00Z" w16du:dateUtc="2025-02-26T13:32:00Z" w:id="1690">
                <w:pPr/>
              </w:pPrChange>
            </w:pPr>
            <w:del w:author="KARLOVCEC, Barbara" w:date="2025-02-26T14:32:00Z" w16du:dateUtc="2025-02-26T13:32:00Z" w:id="1691">
              <w:r w:rsidRPr="005D5556" w:rsidDel="00B409B7">
                <w:rPr>
                  <w:rFonts w:ascii="Calibri" w:hAnsi="Calibri" w:cs="Calibri"/>
                  <w:color w:val="000000"/>
                  <w:sz w:val="22"/>
                  <w:szCs w:val="22"/>
                </w:rPr>
                <w:delText>74</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11D08E3" w14:textId="13033FFD">
            <w:pPr>
              <w:pStyle w:val="BodyText"/>
              <w:tabs>
                <w:tab w:val="left" w:pos="720"/>
                <w:tab w:val="num" w:pos="1440"/>
              </w:tabs>
              <w:rPr>
                <w:del w:author="KARLOVCEC, Barbara" w:date="2025-02-26T14:32:00Z" w16du:dateUtc="2025-02-26T13:32:00Z" w:id="1692"/>
                <w:rFonts w:ascii="Calibri" w:hAnsi="Calibri" w:cs="Calibri"/>
                <w:color w:val="000000"/>
                <w:sz w:val="22"/>
                <w:szCs w:val="22"/>
              </w:rPr>
              <w:pPrChange w:author="KARLOVCEC, Barbara" w:date="2025-02-26T14:32:00Z" w16du:dateUtc="2025-02-26T13:32:00Z" w:id="1693">
                <w:pPr/>
              </w:pPrChange>
            </w:pPr>
            <w:del w:author="KARLOVCEC, Barbara" w:date="2025-02-26T14:32:00Z" w16du:dateUtc="2025-02-26T13:32:00Z" w:id="1694">
              <w:r w:rsidRPr="005D5556" w:rsidDel="00B409B7">
                <w:rPr>
                  <w:rFonts w:ascii="Calibri" w:hAnsi="Calibri" w:cs="Calibri"/>
                  <w:color w:val="000000"/>
                  <w:sz w:val="22"/>
                  <w:szCs w:val="22"/>
                </w:rPr>
                <w:delText>CHRISTOLY NIG. ENTERPRISES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1EADEE2" w14:textId="540465D3">
            <w:pPr>
              <w:pStyle w:val="BodyText"/>
              <w:tabs>
                <w:tab w:val="left" w:pos="720"/>
                <w:tab w:val="num" w:pos="1440"/>
              </w:tabs>
              <w:rPr>
                <w:del w:author="KARLOVCEC, Barbara" w:date="2025-02-26T14:32:00Z" w16du:dateUtc="2025-02-26T13:32:00Z" w:id="1695"/>
                <w:rFonts w:ascii="Calibri" w:hAnsi="Calibri" w:cs="Calibri"/>
                <w:color w:val="000000"/>
                <w:sz w:val="22"/>
                <w:szCs w:val="22"/>
              </w:rPr>
              <w:pPrChange w:author="KARLOVCEC, Barbara" w:date="2025-02-26T14:32:00Z" w16du:dateUtc="2025-02-26T13:32:00Z" w:id="1696">
                <w:pPr/>
              </w:pPrChange>
            </w:pPr>
            <w:del w:author="KARLOVCEC, Barbara" w:date="2025-02-26T14:32:00Z" w16du:dateUtc="2025-02-26T13:32:00Z" w:id="1697">
              <w:r w:rsidRPr="005D5556" w:rsidDel="00B409B7">
                <w:rPr>
                  <w:rFonts w:ascii="Calibri" w:hAnsi="Calibri" w:cs="Calibri"/>
                  <w:color w:val="000000"/>
                  <w:sz w:val="22"/>
                  <w:szCs w:val="22"/>
                </w:rPr>
                <w:delText>PORT HARCOURT</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2A7545AA" w14:textId="27E47860">
            <w:pPr>
              <w:pStyle w:val="BodyText"/>
              <w:tabs>
                <w:tab w:val="left" w:pos="720"/>
                <w:tab w:val="num" w:pos="1440"/>
              </w:tabs>
              <w:rPr>
                <w:del w:author="KARLOVCEC, Barbara" w:date="2025-02-26T14:32:00Z" w16du:dateUtc="2025-02-26T13:32:00Z" w:id="1698"/>
                <w:rFonts w:ascii="Calibri" w:hAnsi="Calibri" w:cs="Calibri"/>
                <w:color w:val="000000"/>
                <w:sz w:val="22"/>
                <w:szCs w:val="22"/>
              </w:rPr>
              <w:pPrChange w:author="KARLOVCEC, Barbara" w:date="2025-02-26T14:32:00Z" w16du:dateUtc="2025-02-26T13:32:00Z" w:id="1699">
                <w:pPr/>
              </w:pPrChange>
            </w:pPr>
            <w:del w:author="KARLOVCEC, Barbara" w:date="2025-02-26T14:32:00Z" w16du:dateUtc="2025-02-26T13:32:00Z" w:id="1700">
              <w:r w:rsidRPr="005D5556" w:rsidDel="00B409B7">
                <w:rPr>
                  <w:rFonts w:ascii="Calibri" w:hAnsi="Calibri" w:cs="Calibri"/>
                  <w:color w:val="000000"/>
                  <w:sz w:val="22"/>
                  <w:szCs w:val="22"/>
                </w:rPr>
                <w:delText>South south</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6FFE6220" w14:textId="022F2D5A">
            <w:pPr>
              <w:pStyle w:val="BodyText"/>
              <w:tabs>
                <w:tab w:val="left" w:pos="720"/>
                <w:tab w:val="num" w:pos="1440"/>
              </w:tabs>
              <w:rPr>
                <w:del w:author="KARLOVCEC, Barbara" w:date="2025-02-26T14:32:00Z" w16du:dateUtc="2025-02-26T13:32:00Z" w:id="1701"/>
                <w:rFonts w:ascii="Calibri" w:hAnsi="Calibri" w:cs="Calibri"/>
                <w:color w:val="000000"/>
                <w:sz w:val="22"/>
                <w:szCs w:val="22"/>
              </w:rPr>
              <w:pPrChange w:author="KARLOVCEC, Barbara" w:date="2025-02-26T14:32:00Z" w16du:dateUtc="2025-02-26T13:32:00Z" w:id="1702">
                <w:pPr/>
              </w:pPrChange>
            </w:pPr>
            <w:del w:author="KARLOVCEC, Barbara" w:date="2025-02-26T14:32:00Z" w16du:dateUtc="2025-02-26T13:32:00Z" w:id="1703">
              <w:r w:rsidRPr="005D5556" w:rsidDel="00B409B7">
                <w:rPr>
                  <w:rFonts w:ascii="Calibri" w:hAnsi="Calibri" w:cs="Calibri"/>
                  <w:color w:val="000000"/>
                  <w:sz w:val="22"/>
                  <w:szCs w:val="22"/>
                </w:rPr>
                <w:delText>ICE  MAKING MACHINE</w:delText>
              </w:r>
            </w:del>
          </w:p>
        </w:tc>
      </w:tr>
      <w:tr w:rsidRPr="005D5556" w:rsidR="00AD600F" w:rsidDel="00B409B7" w:rsidTr="00AD600F" w14:paraId="4BCF6A51" w14:textId="273E8641">
        <w:trPr>
          <w:trHeight w:val="675"/>
          <w:del w:author="KARLOVCEC, Barbara" w:date="2025-02-26T14:32:00Z" w:id="1704"/>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6C5C4FE8" w14:textId="759AE625">
            <w:pPr>
              <w:pStyle w:val="BodyText"/>
              <w:tabs>
                <w:tab w:val="left" w:pos="720"/>
                <w:tab w:val="num" w:pos="1440"/>
              </w:tabs>
              <w:rPr>
                <w:del w:author="KARLOVCEC, Barbara" w:date="2025-02-26T14:32:00Z" w16du:dateUtc="2025-02-26T13:32:00Z" w:id="1705"/>
                <w:rFonts w:ascii="Calibri" w:hAnsi="Calibri" w:cs="Calibri"/>
                <w:color w:val="000000"/>
                <w:sz w:val="22"/>
                <w:szCs w:val="22"/>
              </w:rPr>
              <w:pPrChange w:author="KARLOVCEC, Barbara" w:date="2025-02-26T14:32:00Z" w16du:dateUtc="2025-02-26T13:32:00Z" w:id="1706">
                <w:pPr/>
              </w:pPrChange>
            </w:pPr>
            <w:del w:author="KARLOVCEC, Barbara" w:date="2025-02-26T14:32:00Z" w16du:dateUtc="2025-02-26T13:32:00Z" w:id="1707">
              <w:r w:rsidRPr="005D5556" w:rsidDel="00B409B7">
                <w:rPr>
                  <w:rFonts w:ascii="Calibri" w:hAnsi="Calibri" w:cs="Calibri"/>
                  <w:color w:val="000000"/>
                  <w:sz w:val="22"/>
                  <w:szCs w:val="22"/>
                </w:rPr>
                <w:delText>75</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C726055" w14:textId="314E1A8A">
            <w:pPr>
              <w:pStyle w:val="BodyText"/>
              <w:tabs>
                <w:tab w:val="left" w:pos="720"/>
                <w:tab w:val="num" w:pos="1440"/>
              </w:tabs>
              <w:rPr>
                <w:del w:author="KARLOVCEC, Barbara" w:date="2025-02-26T14:32:00Z" w16du:dateUtc="2025-02-26T13:32:00Z" w:id="1708"/>
                <w:rFonts w:ascii="Calibri" w:hAnsi="Calibri" w:cs="Calibri"/>
                <w:color w:val="000000"/>
                <w:sz w:val="22"/>
                <w:szCs w:val="22"/>
              </w:rPr>
              <w:pPrChange w:author="KARLOVCEC, Barbara" w:date="2025-02-26T14:32:00Z" w16du:dateUtc="2025-02-26T13:32:00Z" w:id="1709">
                <w:pPr/>
              </w:pPrChange>
            </w:pPr>
            <w:del w:author="KARLOVCEC, Barbara" w:date="2025-02-26T14:32:00Z" w16du:dateUtc="2025-02-26T13:32:00Z" w:id="1710">
              <w:r w:rsidRPr="005D5556" w:rsidDel="00B409B7">
                <w:rPr>
                  <w:rFonts w:ascii="Calibri" w:hAnsi="Calibri" w:cs="Calibri"/>
                  <w:color w:val="000000"/>
                  <w:sz w:val="22"/>
                  <w:szCs w:val="22"/>
                </w:rPr>
                <w:delText>OGTECH ELBART LTD</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AE669D5" w14:textId="319EC8CB">
            <w:pPr>
              <w:pStyle w:val="BodyText"/>
              <w:tabs>
                <w:tab w:val="left" w:pos="720"/>
                <w:tab w:val="num" w:pos="1440"/>
              </w:tabs>
              <w:rPr>
                <w:del w:author="KARLOVCEC, Barbara" w:date="2025-02-26T14:32:00Z" w16du:dateUtc="2025-02-26T13:32:00Z" w:id="1711"/>
                <w:rFonts w:ascii="Calibri" w:hAnsi="Calibri" w:cs="Calibri"/>
                <w:color w:val="000000"/>
                <w:sz w:val="22"/>
                <w:szCs w:val="22"/>
              </w:rPr>
              <w:pPrChange w:author="KARLOVCEC, Barbara" w:date="2025-02-26T14:32:00Z" w16du:dateUtc="2025-02-26T13:32:00Z" w:id="1712">
                <w:pPr/>
              </w:pPrChange>
            </w:pPr>
            <w:del w:author="KARLOVCEC, Barbara" w:date="2025-02-26T14:32:00Z" w16du:dateUtc="2025-02-26T13:32:00Z" w:id="1713">
              <w:r w:rsidRPr="005D5556" w:rsidDel="00B409B7">
                <w:rPr>
                  <w:rFonts w:ascii="Calibri" w:hAnsi="Calibri" w:cs="Calibri"/>
                  <w:color w:val="000000"/>
                  <w:sz w:val="22"/>
                  <w:szCs w:val="22"/>
                </w:rPr>
                <w:delText>PORT HARCOURT</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3476D8C3" w14:textId="490B579A">
            <w:pPr>
              <w:pStyle w:val="BodyText"/>
              <w:tabs>
                <w:tab w:val="left" w:pos="720"/>
                <w:tab w:val="num" w:pos="1440"/>
              </w:tabs>
              <w:rPr>
                <w:del w:author="KARLOVCEC, Barbara" w:date="2025-02-26T14:32:00Z" w16du:dateUtc="2025-02-26T13:32:00Z" w:id="1714"/>
                <w:rFonts w:ascii="Calibri" w:hAnsi="Calibri" w:cs="Calibri"/>
                <w:color w:val="000000"/>
                <w:sz w:val="22"/>
                <w:szCs w:val="22"/>
              </w:rPr>
              <w:pPrChange w:author="KARLOVCEC, Barbara" w:date="2025-02-26T14:32:00Z" w16du:dateUtc="2025-02-26T13:32:00Z" w:id="1715">
                <w:pPr/>
              </w:pPrChange>
            </w:pPr>
            <w:del w:author="KARLOVCEC, Barbara" w:date="2025-02-26T14:32:00Z" w16du:dateUtc="2025-02-26T13:32:00Z" w:id="1716">
              <w:r w:rsidRPr="005D5556" w:rsidDel="00B409B7">
                <w:rPr>
                  <w:rFonts w:ascii="Calibri" w:hAnsi="Calibri" w:cs="Calibri"/>
                  <w:color w:val="000000"/>
                  <w:sz w:val="22"/>
                  <w:szCs w:val="22"/>
                </w:rPr>
                <w:delText>South South</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E667626" w14:textId="6DDBE073">
            <w:pPr>
              <w:pStyle w:val="BodyText"/>
              <w:tabs>
                <w:tab w:val="left" w:pos="720"/>
                <w:tab w:val="num" w:pos="1440"/>
              </w:tabs>
              <w:rPr>
                <w:del w:author="KARLOVCEC, Barbara" w:date="2025-02-26T14:32:00Z" w16du:dateUtc="2025-02-26T13:32:00Z" w:id="1717"/>
                <w:rFonts w:ascii="Calibri" w:hAnsi="Calibri" w:cs="Calibri"/>
                <w:color w:val="000000"/>
                <w:sz w:val="22"/>
                <w:szCs w:val="22"/>
              </w:rPr>
              <w:pPrChange w:author="KARLOVCEC, Barbara" w:date="2025-02-26T14:32:00Z" w16du:dateUtc="2025-02-26T13:32:00Z" w:id="1718">
                <w:pPr/>
              </w:pPrChange>
            </w:pPr>
            <w:del w:author="KARLOVCEC, Barbara" w:date="2025-02-26T14:32:00Z" w16du:dateUtc="2025-02-26T13:32:00Z" w:id="1719">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w:delText>
              </w:r>
            </w:del>
          </w:p>
        </w:tc>
      </w:tr>
      <w:tr w:rsidRPr="005D5556" w:rsidR="00AD600F" w:rsidDel="00B409B7" w:rsidTr="00AD600F" w14:paraId="51F6CB27" w14:textId="52160AA0">
        <w:trPr>
          <w:trHeight w:val="1125"/>
          <w:del w:author="KARLOVCEC, Barbara" w:date="2025-02-26T14:32:00Z" w:id="1720"/>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6F2E8F72" w14:textId="3AA93F87">
            <w:pPr>
              <w:pStyle w:val="BodyText"/>
              <w:tabs>
                <w:tab w:val="left" w:pos="720"/>
                <w:tab w:val="num" w:pos="1440"/>
              </w:tabs>
              <w:rPr>
                <w:del w:author="KARLOVCEC, Barbara" w:date="2025-02-26T14:32:00Z" w16du:dateUtc="2025-02-26T13:32:00Z" w:id="1721"/>
                <w:rFonts w:ascii="Calibri" w:hAnsi="Calibri" w:cs="Calibri"/>
                <w:color w:val="000000"/>
                <w:sz w:val="22"/>
                <w:szCs w:val="22"/>
              </w:rPr>
              <w:pPrChange w:author="KARLOVCEC, Barbara" w:date="2025-02-26T14:32:00Z" w16du:dateUtc="2025-02-26T13:32:00Z" w:id="1722">
                <w:pPr/>
              </w:pPrChange>
            </w:pPr>
            <w:del w:author="KARLOVCEC, Barbara" w:date="2025-02-26T14:32:00Z" w16du:dateUtc="2025-02-26T13:32:00Z" w:id="1723">
              <w:r w:rsidRPr="005D5556" w:rsidDel="00B409B7">
                <w:rPr>
                  <w:rFonts w:ascii="Calibri" w:hAnsi="Calibri" w:cs="Calibri"/>
                  <w:color w:val="000000"/>
                  <w:sz w:val="22"/>
                  <w:szCs w:val="22"/>
                </w:rPr>
                <w:delText>76</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68420970" w14:textId="612BFACF">
            <w:pPr>
              <w:pStyle w:val="BodyText"/>
              <w:tabs>
                <w:tab w:val="left" w:pos="720"/>
                <w:tab w:val="num" w:pos="1440"/>
              </w:tabs>
              <w:rPr>
                <w:del w:author="KARLOVCEC, Barbara" w:date="2025-02-26T14:32:00Z" w16du:dateUtc="2025-02-26T13:32:00Z" w:id="1724"/>
                <w:rFonts w:ascii="Calibri" w:hAnsi="Calibri" w:cs="Calibri"/>
                <w:color w:val="000000"/>
                <w:sz w:val="22"/>
                <w:szCs w:val="22"/>
              </w:rPr>
              <w:pPrChange w:author="KARLOVCEC, Barbara" w:date="2025-02-26T14:32:00Z" w16du:dateUtc="2025-02-26T13:32:00Z" w:id="1725">
                <w:pPr/>
              </w:pPrChange>
            </w:pPr>
            <w:del w:author="KARLOVCEC, Barbara" w:date="2025-02-26T14:32:00Z" w16du:dateUtc="2025-02-26T13:32:00Z" w:id="1726">
              <w:r w:rsidRPr="005D5556" w:rsidDel="00B409B7">
                <w:rPr>
                  <w:rFonts w:ascii="Calibri" w:hAnsi="Calibri" w:cs="Calibri"/>
                  <w:color w:val="000000"/>
                  <w:sz w:val="22"/>
                  <w:szCs w:val="22"/>
                </w:rPr>
                <w:delText>A. Z. MOMOH NIGERIA LTD</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87105CC" w14:textId="47F7C9DF">
            <w:pPr>
              <w:pStyle w:val="BodyText"/>
              <w:tabs>
                <w:tab w:val="left" w:pos="720"/>
                <w:tab w:val="num" w:pos="1440"/>
              </w:tabs>
              <w:rPr>
                <w:del w:author="KARLOVCEC, Barbara" w:date="2025-02-26T14:32:00Z" w16du:dateUtc="2025-02-26T13:32:00Z" w:id="1727"/>
                <w:rFonts w:ascii="Calibri" w:hAnsi="Calibri" w:cs="Calibri"/>
                <w:color w:val="000000"/>
                <w:sz w:val="22"/>
                <w:szCs w:val="22"/>
              </w:rPr>
              <w:pPrChange w:author="KARLOVCEC, Barbara" w:date="2025-02-26T14:32:00Z" w16du:dateUtc="2025-02-26T13:32:00Z" w:id="1728">
                <w:pPr/>
              </w:pPrChange>
            </w:pPr>
            <w:del w:author="KARLOVCEC, Barbara" w:date="2025-02-26T14:32:00Z" w16du:dateUtc="2025-02-26T13:32:00Z" w:id="1729">
              <w:r w:rsidRPr="005D5556" w:rsidDel="00B409B7">
                <w:rPr>
                  <w:rFonts w:ascii="Calibri" w:hAnsi="Calibri" w:cs="Calibri"/>
                  <w:color w:val="000000"/>
                  <w:sz w:val="22"/>
                  <w:szCs w:val="22"/>
                </w:rPr>
                <w:delText>Port Harcourt</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32F84378" w14:textId="411D00D5">
            <w:pPr>
              <w:pStyle w:val="BodyText"/>
              <w:tabs>
                <w:tab w:val="left" w:pos="720"/>
                <w:tab w:val="num" w:pos="1440"/>
              </w:tabs>
              <w:rPr>
                <w:del w:author="KARLOVCEC, Barbara" w:date="2025-02-26T14:32:00Z" w16du:dateUtc="2025-02-26T13:32:00Z" w:id="1730"/>
                <w:rFonts w:ascii="Calibri" w:hAnsi="Calibri" w:cs="Calibri"/>
                <w:color w:val="000000"/>
                <w:sz w:val="22"/>
                <w:szCs w:val="22"/>
              </w:rPr>
              <w:pPrChange w:author="KARLOVCEC, Barbara" w:date="2025-02-26T14:32:00Z" w16du:dateUtc="2025-02-26T13:32:00Z" w:id="1731">
                <w:pPr/>
              </w:pPrChange>
            </w:pPr>
            <w:del w:author="KARLOVCEC, Barbara" w:date="2025-02-26T14:32:00Z" w16du:dateUtc="2025-02-26T13:32:00Z" w:id="1732">
              <w:r w:rsidRPr="005D5556" w:rsidDel="00B409B7">
                <w:rPr>
                  <w:rFonts w:ascii="Calibri" w:hAnsi="Calibri" w:cs="Calibri"/>
                  <w:color w:val="000000"/>
                  <w:sz w:val="22"/>
                  <w:szCs w:val="22"/>
                </w:rPr>
                <w:delText>South south</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9411CB2" w14:textId="29197E7B">
            <w:pPr>
              <w:pStyle w:val="BodyText"/>
              <w:tabs>
                <w:tab w:val="left" w:pos="720"/>
                <w:tab w:val="num" w:pos="1440"/>
              </w:tabs>
              <w:rPr>
                <w:del w:author="KARLOVCEC, Barbara" w:date="2025-02-26T14:32:00Z" w16du:dateUtc="2025-02-26T13:32:00Z" w:id="1733"/>
                <w:rFonts w:ascii="Calibri" w:hAnsi="Calibri" w:cs="Calibri"/>
                <w:color w:val="000000"/>
                <w:sz w:val="22"/>
                <w:szCs w:val="22"/>
              </w:rPr>
              <w:pPrChange w:author="KARLOVCEC, Barbara" w:date="2025-02-26T14:32:00Z" w16du:dateUtc="2025-02-26T13:32:00Z" w:id="1734">
                <w:pPr/>
              </w:pPrChange>
            </w:pPr>
            <w:del w:author="KARLOVCEC, Barbara" w:date="2025-02-26T14:32:00Z" w16du:dateUtc="2025-02-26T13:32:00Z" w:id="1735">
              <w:r w:rsidRPr="005D5556" w:rsidDel="00B409B7">
                <w:rPr>
                  <w:rFonts w:ascii="Calibri" w:hAnsi="Calibri" w:cs="Calibri"/>
                  <w:color w:val="000000"/>
                  <w:sz w:val="22"/>
                  <w:szCs w:val="22"/>
                </w:rPr>
                <w:delText xml:space="preserve">INDUSTRIAL COLD ROOM,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MARINE COLD ROOM, BOX TRUK COLD ROOM</w:delText>
              </w:r>
            </w:del>
          </w:p>
        </w:tc>
      </w:tr>
      <w:tr w:rsidRPr="005D5556" w:rsidR="00AD600F" w:rsidDel="00B409B7" w:rsidTr="00AD600F" w14:paraId="54A339BC" w14:textId="001BCF3A">
        <w:trPr>
          <w:trHeight w:val="675"/>
          <w:del w:author="KARLOVCEC, Barbara" w:date="2025-02-26T14:32:00Z" w:id="1736"/>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03DC85FE" w14:textId="1F8B5FC6">
            <w:pPr>
              <w:pStyle w:val="BodyText"/>
              <w:tabs>
                <w:tab w:val="left" w:pos="720"/>
                <w:tab w:val="num" w:pos="1440"/>
              </w:tabs>
              <w:rPr>
                <w:del w:author="KARLOVCEC, Barbara" w:date="2025-02-26T14:32:00Z" w16du:dateUtc="2025-02-26T13:32:00Z" w:id="1737"/>
                <w:rFonts w:ascii="Calibri" w:hAnsi="Calibri" w:cs="Calibri"/>
                <w:color w:val="000000"/>
                <w:sz w:val="22"/>
                <w:szCs w:val="22"/>
              </w:rPr>
              <w:pPrChange w:author="KARLOVCEC, Barbara" w:date="2025-02-26T14:32:00Z" w16du:dateUtc="2025-02-26T13:32:00Z" w:id="1738">
                <w:pPr/>
              </w:pPrChange>
            </w:pPr>
            <w:del w:author="KARLOVCEC, Barbara" w:date="2025-02-26T14:32:00Z" w16du:dateUtc="2025-02-26T13:32:00Z" w:id="1739">
              <w:r w:rsidRPr="005D5556" w:rsidDel="00B409B7">
                <w:rPr>
                  <w:rFonts w:ascii="Calibri" w:hAnsi="Calibri" w:cs="Calibri"/>
                  <w:color w:val="000000"/>
                  <w:sz w:val="22"/>
                  <w:szCs w:val="22"/>
                </w:rPr>
                <w:delText>77</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E0D0730" w14:textId="4F4254E8">
            <w:pPr>
              <w:pStyle w:val="BodyText"/>
              <w:tabs>
                <w:tab w:val="left" w:pos="720"/>
                <w:tab w:val="num" w:pos="1440"/>
              </w:tabs>
              <w:rPr>
                <w:del w:author="KARLOVCEC, Barbara" w:date="2025-02-26T14:32:00Z" w16du:dateUtc="2025-02-26T13:32:00Z" w:id="1740"/>
                <w:rFonts w:ascii="Calibri" w:hAnsi="Calibri" w:cs="Calibri"/>
                <w:color w:val="000000"/>
                <w:sz w:val="22"/>
                <w:szCs w:val="22"/>
              </w:rPr>
              <w:pPrChange w:author="KARLOVCEC, Barbara" w:date="2025-02-26T14:32:00Z" w16du:dateUtc="2025-02-26T13:32:00Z" w:id="1741">
                <w:pPr/>
              </w:pPrChange>
            </w:pPr>
            <w:del w:author="KARLOVCEC, Barbara" w:date="2025-02-26T14:32:00Z" w16du:dateUtc="2025-02-26T13:32:00Z" w:id="1742">
              <w:r w:rsidRPr="005D5556" w:rsidDel="00B409B7">
                <w:rPr>
                  <w:rFonts w:ascii="Calibri" w:hAnsi="Calibri" w:cs="Calibri"/>
                  <w:color w:val="000000"/>
                  <w:sz w:val="22"/>
                  <w:szCs w:val="22"/>
                </w:rPr>
                <w:delText>BAYOSON TECHNICAL</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4D992D5" w14:textId="6F2E4B4C">
            <w:pPr>
              <w:pStyle w:val="BodyText"/>
              <w:tabs>
                <w:tab w:val="left" w:pos="720"/>
                <w:tab w:val="num" w:pos="1440"/>
              </w:tabs>
              <w:rPr>
                <w:del w:author="KARLOVCEC, Barbara" w:date="2025-02-26T14:32:00Z" w16du:dateUtc="2025-02-26T13:32:00Z" w:id="1743"/>
                <w:rFonts w:ascii="Calibri" w:hAnsi="Calibri" w:cs="Calibri"/>
                <w:color w:val="000000"/>
                <w:sz w:val="22"/>
                <w:szCs w:val="22"/>
              </w:rPr>
              <w:pPrChange w:author="KARLOVCEC, Barbara" w:date="2025-02-26T14:32:00Z" w16du:dateUtc="2025-02-26T13:32:00Z" w:id="1744">
                <w:pPr/>
              </w:pPrChange>
            </w:pPr>
            <w:del w:author="KARLOVCEC, Barbara" w:date="2025-02-26T14:32:00Z" w16du:dateUtc="2025-02-26T13:32:00Z" w:id="1745">
              <w:r w:rsidRPr="005D5556" w:rsidDel="00B409B7">
                <w:rPr>
                  <w:rFonts w:ascii="Calibri" w:hAnsi="Calibri" w:cs="Calibri"/>
                  <w:color w:val="000000"/>
                  <w:sz w:val="22"/>
                  <w:szCs w:val="22"/>
                </w:rPr>
                <w:delText>Lagos</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79E2B969" w14:textId="7DE24935">
            <w:pPr>
              <w:pStyle w:val="BodyText"/>
              <w:tabs>
                <w:tab w:val="left" w:pos="720"/>
                <w:tab w:val="num" w:pos="1440"/>
              </w:tabs>
              <w:rPr>
                <w:del w:author="KARLOVCEC, Barbara" w:date="2025-02-26T14:32:00Z" w16du:dateUtc="2025-02-26T13:32:00Z" w:id="1746"/>
                <w:rFonts w:ascii="Calibri" w:hAnsi="Calibri" w:cs="Calibri"/>
                <w:color w:val="000000"/>
                <w:sz w:val="22"/>
                <w:szCs w:val="22"/>
              </w:rPr>
              <w:pPrChange w:author="KARLOVCEC, Barbara" w:date="2025-02-26T14:32:00Z" w16du:dateUtc="2025-02-26T13:32:00Z" w:id="1747">
                <w:pPr/>
              </w:pPrChange>
            </w:pPr>
            <w:del w:author="KARLOVCEC, Barbara" w:date="2025-02-26T14:32:00Z" w16du:dateUtc="2025-02-26T13:32:00Z" w:id="1748">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9EFEEA7" w14:textId="3F06BA09">
            <w:pPr>
              <w:pStyle w:val="BodyText"/>
              <w:tabs>
                <w:tab w:val="left" w:pos="720"/>
                <w:tab w:val="num" w:pos="1440"/>
              </w:tabs>
              <w:rPr>
                <w:del w:author="KARLOVCEC, Barbara" w:date="2025-02-26T14:32:00Z" w16du:dateUtc="2025-02-26T13:32:00Z" w:id="1749"/>
                <w:rFonts w:ascii="Calibri" w:hAnsi="Calibri" w:cs="Calibri"/>
                <w:color w:val="000000"/>
                <w:sz w:val="22"/>
                <w:szCs w:val="22"/>
              </w:rPr>
              <w:pPrChange w:author="KARLOVCEC, Barbara" w:date="2025-02-26T14:32:00Z" w16du:dateUtc="2025-02-26T13:32:00Z" w:id="1750">
                <w:pPr/>
              </w:pPrChange>
            </w:pPr>
            <w:del w:author="KARLOVCEC, Barbara" w:date="2025-02-26T14:32:00Z" w16du:dateUtc="2025-02-26T13:32:00Z" w:id="1751">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w:delText>
              </w:r>
            </w:del>
          </w:p>
        </w:tc>
      </w:tr>
      <w:tr w:rsidRPr="005D5556" w:rsidR="00AD600F" w:rsidDel="00B409B7" w:rsidTr="00AD600F" w14:paraId="1079DFA2" w14:textId="4ACC7F5B">
        <w:trPr>
          <w:trHeight w:val="450"/>
          <w:del w:author="KARLOVCEC, Barbara" w:date="2025-02-26T14:32:00Z" w:id="1752"/>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14EABC90" w14:textId="2F2DD31A">
            <w:pPr>
              <w:pStyle w:val="BodyText"/>
              <w:tabs>
                <w:tab w:val="left" w:pos="720"/>
                <w:tab w:val="num" w:pos="1440"/>
              </w:tabs>
              <w:rPr>
                <w:del w:author="KARLOVCEC, Barbara" w:date="2025-02-26T14:32:00Z" w16du:dateUtc="2025-02-26T13:32:00Z" w:id="1753"/>
                <w:rFonts w:ascii="Calibri" w:hAnsi="Calibri" w:cs="Calibri"/>
                <w:color w:val="000000"/>
                <w:sz w:val="22"/>
                <w:szCs w:val="22"/>
              </w:rPr>
              <w:pPrChange w:author="KARLOVCEC, Barbara" w:date="2025-02-26T14:32:00Z" w16du:dateUtc="2025-02-26T13:32:00Z" w:id="1754">
                <w:pPr/>
              </w:pPrChange>
            </w:pPr>
            <w:del w:author="KARLOVCEC, Barbara" w:date="2025-02-26T14:32:00Z" w16du:dateUtc="2025-02-26T13:32:00Z" w:id="1755">
              <w:r w:rsidRPr="005D5556" w:rsidDel="00B409B7">
                <w:rPr>
                  <w:rFonts w:ascii="Calibri" w:hAnsi="Calibri" w:cs="Calibri"/>
                  <w:color w:val="000000"/>
                  <w:sz w:val="22"/>
                  <w:szCs w:val="22"/>
                </w:rPr>
                <w:delText>78</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C509CEF" w14:textId="35C7F88B">
            <w:pPr>
              <w:pStyle w:val="BodyText"/>
              <w:tabs>
                <w:tab w:val="left" w:pos="720"/>
                <w:tab w:val="num" w:pos="1440"/>
              </w:tabs>
              <w:rPr>
                <w:del w:author="KARLOVCEC, Barbara" w:date="2025-02-26T14:32:00Z" w16du:dateUtc="2025-02-26T13:32:00Z" w:id="1756"/>
                <w:rFonts w:ascii="Calibri" w:hAnsi="Calibri" w:cs="Calibri"/>
                <w:color w:val="000000"/>
                <w:sz w:val="22"/>
                <w:szCs w:val="22"/>
              </w:rPr>
              <w:pPrChange w:author="KARLOVCEC, Barbara" w:date="2025-02-26T14:32:00Z" w16du:dateUtc="2025-02-26T13:32:00Z" w:id="1757">
                <w:pPr/>
              </w:pPrChange>
            </w:pPr>
            <w:del w:author="KARLOVCEC, Barbara" w:date="2025-02-26T14:32:00Z" w16du:dateUtc="2025-02-26T13:32:00Z" w:id="1758">
              <w:r w:rsidRPr="005D5556" w:rsidDel="00B409B7">
                <w:rPr>
                  <w:rFonts w:ascii="Calibri" w:hAnsi="Calibri" w:cs="Calibri"/>
                  <w:color w:val="000000"/>
                  <w:sz w:val="22"/>
                  <w:szCs w:val="22"/>
                </w:rPr>
                <w:delText>OHAVIC VENTURES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BA12E48" w14:textId="576983C3">
            <w:pPr>
              <w:pStyle w:val="BodyText"/>
              <w:tabs>
                <w:tab w:val="left" w:pos="720"/>
                <w:tab w:val="num" w:pos="1440"/>
              </w:tabs>
              <w:rPr>
                <w:del w:author="KARLOVCEC, Barbara" w:date="2025-02-26T14:32:00Z" w16du:dateUtc="2025-02-26T13:32:00Z" w:id="1759"/>
                <w:rFonts w:ascii="Calibri" w:hAnsi="Calibri" w:cs="Calibri"/>
                <w:color w:val="000000"/>
                <w:sz w:val="22"/>
                <w:szCs w:val="22"/>
              </w:rPr>
              <w:pPrChange w:author="KARLOVCEC, Barbara" w:date="2025-02-26T14:32:00Z" w16du:dateUtc="2025-02-26T13:32:00Z" w:id="1760">
                <w:pPr/>
              </w:pPrChange>
            </w:pPr>
            <w:del w:author="KARLOVCEC, Barbara" w:date="2025-02-26T14:32:00Z" w16du:dateUtc="2025-02-26T13:32:00Z" w:id="1761">
              <w:r w:rsidRPr="005D5556" w:rsidDel="00B409B7">
                <w:rPr>
                  <w:rFonts w:ascii="Calibri" w:hAnsi="Calibri" w:cs="Calibri"/>
                  <w:color w:val="000000"/>
                  <w:sz w:val="22"/>
                  <w:szCs w:val="22"/>
                </w:rPr>
                <w:delText>PORT HARCOURT</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41792F23" w14:textId="7E3CB7C6">
            <w:pPr>
              <w:pStyle w:val="BodyText"/>
              <w:tabs>
                <w:tab w:val="left" w:pos="720"/>
                <w:tab w:val="num" w:pos="1440"/>
              </w:tabs>
              <w:rPr>
                <w:del w:author="KARLOVCEC, Barbara" w:date="2025-02-26T14:32:00Z" w16du:dateUtc="2025-02-26T13:32:00Z" w:id="1762"/>
                <w:rFonts w:ascii="Calibri" w:hAnsi="Calibri" w:cs="Calibri"/>
                <w:color w:val="000000"/>
                <w:sz w:val="22"/>
                <w:szCs w:val="22"/>
              </w:rPr>
              <w:pPrChange w:author="KARLOVCEC, Barbara" w:date="2025-02-26T14:32:00Z" w16du:dateUtc="2025-02-26T13:32:00Z" w:id="1763">
                <w:pPr/>
              </w:pPrChange>
            </w:pPr>
            <w:del w:author="KARLOVCEC, Barbara" w:date="2025-02-26T14:32:00Z" w16du:dateUtc="2025-02-26T13:32:00Z" w:id="1764">
              <w:r w:rsidRPr="005D5556" w:rsidDel="00B409B7">
                <w:rPr>
                  <w:rFonts w:ascii="Calibri" w:hAnsi="Calibri" w:cs="Calibri"/>
                  <w:color w:val="000000"/>
                  <w:sz w:val="22"/>
                  <w:szCs w:val="22"/>
                </w:rPr>
                <w:delText>South South</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61122748" w14:textId="48965876">
            <w:pPr>
              <w:pStyle w:val="BodyText"/>
              <w:tabs>
                <w:tab w:val="left" w:pos="720"/>
                <w:tab w:val="num" w:pos="1440"/>
              </w:tabs>
              <w:rPr>
                <w:del w:author="KARLOVCEC, Barbara" w:date="2025-02-26T14:32:00Z" w16du:dateUtc="2025-02-26T13:32:00Z" w:id="1765"/>
                <w:rFonts w:ascii="Calibri" w:hAnsi="Calibri" w:cs="Calibri"/>
                <w:color w:val="000000"/>
                <w:sz w:val="22"/>
                <w:szCs w:val="22"/>
              </w:rPr>
              <w:pPrChange w:author="KARLOVCEC, Barbara" w:date="2025-02-26T14:32:00Z" w16du:dateUtc="2025-02-26T13:32:00Z" w:id="1766">
                <w:pPr/>
              </w:pPrChange>
            </w:pPr>
            <w:del w:author="KARLOVCEC, Barbara" w:date="2025-02-26T14:32:00Z" w16du:dateUtc="2025-02-26T13:32:00Z" w:id="1767">
              <w:r w:rsidRPr="005D5556" w:rsidDel="00B409B7">
                <w:rPr>
                  <w:rFonts w:ascii="Calibri" w:hAnsi="Calibri" w:cs="Calibri"/>
                  <w:color w:val="000000"/>
                  <w:sz w:val="22"/>
                  <w:szCs w:val="22"/>
                </w:rPr>
                <w:delText>ICE  MAKING MACHINE</w:delText>
              </w:r>
            </w:del>
          </w:p>
        </w:tc>
      </w:tr>
      <w:tr w:rsidRPr="005D5556" w:rsidR="00AD600F" w:rsidDel="00B409B7" w:rsidTr="00AD600F" w14:paraId="3A611170" w14:textId="48D154E0">
        <w:trPr>
          <w:trHeight w:val="450"/>
          <w:del w:author="KARLOVCEC, Barbara" w:date="2025-02-26T14:32:00Z" w:id="1768"/>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2E850199" w14:textId="5A82C9F4">
            <w:pPr>
              <w:pStyle w:val="BodyText"/>
              <w:tabs>
                <w:tab w:val="left" w:pos="720"/>
                <w:tab w:val="num" w:pos="1440"/>
              </w:tabs>
              <w:rPr>
                <w:del w:author="KARLOVCEC, Barbara" w:date="2025-02-26T14:32:00Z" w16du:dateUtc="2025-02-26T13:32:00Z" w:id="1769"/>
                <w:rFonts w:ascii="Calibri" w:hAnsi="Calibri" w:cs="Calibri"/>
                <w:color w:val="000000"/>
                <w:sz w:val="22"/>
                <w:szCs w:val="22"/>
              </w:rPr>
              <w:pPrChange w:author="KARLOVCEC, Barbara" w:date="2025-02-26T14:32:00Z" w16du:dateUtc="2025-02-26T13:32:00Z" w:id="1770">
                <w:pPr/>
              </w:pPrChange>
            </w:pPr>
            <w:del w:author="KARLOVCEC, Barbara" w:date="2025-02-26T14:32:00Z" w16du:dateUtc="2025-02-26T13:32:00Z" w:id="1771">
              <w:r w:rsidRPr="005D5556" w:rsidDel="00B409B7">
                <w:rPr>
                  <w:rFonts w:ascii="Calibri" w:hAnsi="Calibri" w:cs="Calibri"/>
                  <w:color w:val="000000"/>
                  <w:sz w:val="22"/>
                  <w:szCs w:val="22"/>
                </w:rPr>
                <w:delText>79</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F9B29D1" w14:textId="6AE310D3">
            <w:pPr>
              <w:pStyle w:val="BodyText"/>
              <w:tabs>
                <w:tab w:val="left" w:pos="720"/>
                <w:tab w:val="num" w:pos="1440"/>
              </w:tabs>
              <w:rPr>
                <w:del w:author="KARLOVCEC, Barbara" w:date="2025-02-26T14:32:00Z" w16du:dateUtc="2025-02-26T13:32:00Z" w:id="1772"/>
                <w:rFonts w:ascii="Calibri" w:hAnsi="Calibri" w:cs="Calibri"/>
                <w:color w:val="000000"/>
                <w:sz w:val="22"/>
                <w:szCs w:val="22"/>
              </w:rPr>
              <w:pPrChange w:author="KARLOVCEC, Barbara" w:date="2025-02-26T14:32:00Z" w16du:dateUtc="2025-02-26T13:32:00Z" w:id="1773">
                <w:pPr/>
              </w:pPrChange>
            </w:pPr>
            <w:del w:author="KARLOVCEC, Barbara" w:date="2025-02-26T14:32:00Z" w16du:dateUtc="2025-02-26T13:32:00Z" w:id="1774">
              <w:r w:rsidRPr="005D5556" w:rsidDel="00B409B7">
                <w:rPr>
                  <w:rFonts w:ascii="Calibri" w:hAnsi="Calibri" w:cs="Calibri"/>
                  <w:color w:val="000000"/>
                  <w:sz w:val="22"/>
                  <w:szCs w:val="22"/>
                </w:rPr>
                <w:delText>SAROCOOL TECHNICAL SERVICES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EA00B98" w14:textId="14F22725">
            <w:pPr>
              <w:pStyle w:val="BodyText"/>
              <w:tabs>
                <w:tab w:val="left" w:pos="720"/>
                <w:tab w:val="num" w:pos="1440"/>
              </w:tabs>
              <w:rPr>
                <w:del w:author="KARLOVCEC, Barbara" w:date="2025-02-26T14:32:00Z" w16du:dateUtc="2025-02-26T13:32:00Z" w:id="1775"/>
                <w:rFonts w:ascii="Calibri" w:hAnsi="Calibri" w:cs="Calibri"/>
                <w:color w:val="000000"/>
                <w:sz w:val="22"/>
                <w:szCs w:val="22"/>
              </w:rPr>
              <w:pPrChange w:author="KARLOVCEC, Barbara" w:date="2025-02-26T14:32:00Z" w16du:dateUtc="2025-02-26T13:32:00Z" w:id="1776">
                <w:pPr/>
              </w:pPrChange>
            </w:pPr>
            <w:del w:author="KARLOVCEC, Barbara" w:date="2025-02-26T14:32:00Z" w16du:dateUtc="2025-02-26T13:32:00Z" w:id="1777">
              <w:r w:rsidRPr="005D5556" w:rsidDel="00B409B7">
                <w:rPr>
                  <w:rFonts w:ascii="Calibri" w:hAnsi="Calibri" w:cs="Calibri"/>
                  <w:color w:val="000000"/>
                  <w:sz w:val="22"/>
                  <w:szCs w:val="22"/>
                </w:rPr>
                <w:delText>PORT HARCOURT</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1CE9A9CD" w14:textId="78A545E4">
            <w:pPr>
              <w:pStyle w:val="BodyText"/>
              <w:tabs>
                <w:tab w:val="left" w:pos="720"/>
                <w:tab w:val="num" w:pos="1440"/>
              </w:tabs>
              <w:rPr>
                <w:del w:author="KARLOVCEC, Barbara" w:date="2025-02-26T14:32:00Z" w16du:dateUtc="2025-02-26T13:32:00Z" w:id="1778"/>
                <w:rFonts w:ascii="Calibri" w:hAnsi="Calibri" w:cs="Calibri"/>
                <w:color w:val="000000"/>
                <w:sz w:val="22"/>
                <w:szCs w:val="22"/>
              </w:rPr>
              <w:pPrChange w:author="KARLOVCEC, Barbara" w:date="2025-02-26T14:32:00Z" w16du:dateUtc="2025-02-26T13:32:00Z" w:id="1779">
                <w:pPr/>
              </w:pPrChange>
            </w:pPr>
            <w:del w:author="KARLOVCEC, Barbara" w:date="2025-02-26T14:32:00Z" w16du:dateUtc="2025-02-26T13:32:00Z" w:id="1780">
              <w:r w:rsidRPr="005D5556" w:rsidDel="00B409B7">
                <w:rPr>
                  <w:rFonts w:ascii="Calibri" w:hAnsi="Calibri" w:cs="Calibri"/>
                  <w:color w:val="000000"/>
                  <w:sz w:val="22"/>
                  <w:szCs w:val="22"/>
                </w:rPr>
                <w:delText>South South</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4B23E04F" w14:textId="358BA1F7">
            <w:pPr>
              <w:pStyle w:val="BodyText"/>
              <w:tabs>
                <w:tab w:val="left" w:pos="720"/>
                <w:tab w:val="num" w:pos="1440"/>
              </w:tabs>
              <w:rPr>
                <w:del w:author="KARLOVCEC, Barbara" w:date="2025-02-26T14:32:00Z" w16du:dateUtc="2025-02-26T13:32:00Z" w:id="1781"/>
                <w:rFonts w:ascii="Calibri" w:hAnsi="Calibri" w:cs="Calibri"/>
                <w:color w:val="000000"/>
                <w:sz w:val="22"/>
                <w:szCs w:val="22"/>
              </w:rPr>
              <w:pPrChange w:author="KARLOVCEC, Barbara" w:date="2025-02-26T14:32:00Z" w16du:dateUtc="2025-02-26T13:32:00Z" w:id="1782">
                <w:pPr/>
              </w:pPrChange>
            </w:pPr>
            <w:del w:author="KARLOVCEC, Barbara" w:date="2025-02-26T14:32:00Z" w16du:dateUtc="2025-02-26T13:32:00Z" w:id="1783">
              <w:r w:rsidRPr="005D5556" w:rsidDel="00B409B7">
                <w:rPr>
                  <w:rFonts w:ascii="Calibri" w:hAnsi="Calibri" w:cs="Calibri"/>
                  <w:color w:val="000000"/>
                  <w:sz w:val="22"/>
                  <w:szCs w:val="22"/>
                </w:rPr>
                <w:delText>ICE  MAKING MACHINE</w:delText>
              </w:r>
            </w:del>
          </w:p>
        </w:tc>
      </w:tr>
      <w:tr w:rsidRPr="005D5556" w:rsidR="00AD600F" w:rsidDel="00B409B7" w:rsidTr="00AD600F" w14:paraId="1168C7BB" w14:textId="6E73EF71">
        <w:trPr>
          <w:trHeight w:val="1125"/>
          <w:del w:author="KARLOVCEC, Barbara" w:date="2025-02-26T14:32:00Z" w:id="1784"/>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38E6CE41" w14:textId="421903D1">
            <w:pPr>
              <w:pStyle w:val="BodyText"/>
              <w:tabs>
                <w:tab w:val="left" w:pos="720"/>
                <w:tab w:val="num" w:pos="1440"/>
              </w:tabs>
              <w:rPr>
                <w:del w:author="KARLOVCEC, Barbara" w:date="2025-02-26T14:32:00Z" w16du:dateUtc="2025-02-26T13:32:00Z" w:id="1785"/>
                <w:rFonts w:ascii="Calibri" w:hAnsi="Calibri" w:cs="Calibri"/>
                <w:color w:val="000000"/>
                <w:sz w:val="22"/>
                <w:szCs w:val="22"/>
              </w:rPr>
              <w:pPrChange w:author="KARLOVCEC, Barbara" w:date="2025-02-26T14:32:00Z" w16du:dateUtc="2025-02-26T13:32:00Z" w:id="1786">
                <w:pPr/>
              </w:pPrChange>
            </w:pPr>
            <w:del w:author="KARLOVCEC, Barbara" w:date="2025-02-26T14:32:00Z" w16du:dateUtc="2025-02-26T13:32:00Z" w:id="1787">
              <w:r w:rsidRPr="005D5556" w:rsidDel="00B409B7">
                <w:rPr>
                  <w:rFonts w:ascii="Calibri" w:hAnsi="Calibri" w:cs="Calibri"/>
                  <w:color w:val="000000"/>
                  <w:sz w:val="22"/>
                  <w:szCs w:val="22"/>
                </w:rPr>
                <w:delText>80</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98361EB" w14:textId="22300DDA">
            <w:pPr>
              <w:pStyle w:val="BodyText"/>
              <w:tabs>
                <w:tab w:val="left" w:pos="720"/>
                <w:tab w:val="num" w:pos="1440"/>
              </w:tabs>
              <w:rPr>
                <w:del w:author="KARLOVCEC, Barbara" w:date="2025-02-26T14:32:00Z" w16du:dateUtc="2025-02-26T13:32:00Z" w:id="1788"/>
                <w:rFonts w:ascii="Calibri" w:hAnsi="Calibri" w:cs="Calibri"/>
                <w:color w:val="000000"/>
                <w:sz w:val="22"/>
                <w:szCs w:val="22"/>
              </w:rPr>
              <w:pPrChange w:author="KARLOVCEC, Barbara" w:date="2025-02-26T14:32:00Z" w16du:dateUtc="2025-02-26T13:32:00Z" w:id="1789">
                <w:pPr/>
              </w:pPrChange>
            </w:pPr>
            <w:del w:author="KARLOVCEC, Barbara" w:date="2025-02-26T14:32:00Z" w16du:dateUtc="2025-02-26T13:32:00Z" w:id="1790">
              <w:r w:rsidRPr="005D5556" w:rsidDel="00B409B7">
                <w:rPr>
                  <w:rFonts w:ascii="Calibri" w:hAnsi="Calibri" w:cs="Calibri"/>
                  <w:color w:val="000000"/>
                  <w:sz w:val="22"/>
                  <w:szCs w:val="22"/>
                </w:rPr>
                <w:delText>NESCO TECHNICAL SERVICE CO.</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05020BB" w14:textId="3D8C74C4">
            <w:pPr>
              <w:pStyle w:val="BodyText"/>
              <w:tabs>
                <w:tab w:val="left" w:pos="720"/>
                <w:tab w:val="num" w:pos="1440"/>
              </w:tabs>
              <w:rPr>
                <w:del w:author="KARLOVCEC, Barbara" w:date="2025-02-26T14:32:00Z" w16du:dateUtc="2025-02-26T13:32:00Z" w:id="1791"/>
                <w:rFonts w:ascii="Calibri" w:hAnsi="Calibri" w:cs="Calibri"/>
                <w:color w:val="000000"/>
                <w:sz w:val="22"/>
                <w:szCs w:val="22"/>
              </w:rPr>
              <w:pPrChange w:author="KARLOVCEC, Barbara" w:date="2025-02-26T14:32:00Z" w16du:dateUtc="2025-02-26T13:32:00Z" w:id="1792">
                <w:pPr/>
              </w:pPrChange>
            </w:pPr>
            <w:del w:author="KARLOVCEC, Barbara" w:date="2025-02-26T14:32:00Z" w16du:dateUtc="2025-02-26T13:32:00Z" w:id="1793">
              <w:r w:rsidRPr="005D5556" w:rsidDel="00B409B7">
                <w:rPr>
                  <w:rFonts w:ascii="Calibri" w:hAnsi="Calibri" w:cs="Calibri"/>
                  <w:color w:val="000000"/>
                  <w:sz w:val="22"/>
                  <w:szCs w:val="22"/>
                </w:rPr>
                <w:delText>PORT HARCOURT</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6D046DCA" w14:textId="4D4DB19C">
            <w:pPr>
              <w:pStyle w:val="BodyText"/>
              <w:tabs>
                <w:tab w:val="left" w:pos="720"/>
                <w:tab w:val="num" w:pos="1440"/>
              </w:tabs>
              <w:rPr>
                <w:del w:author="KARLOVCEC, Barbara" w:date="2025-02-26T14:32:00Z" w16du:dateUtc="2025-02-26T13:32:00Z" w:id="1794"/>
                <w:rFonts w:ascii="Calibri" w:hAnsi="Calibri" w:cs="Calibri"/>
                <w:color w:val="000000"/>
                <w:sz w:val="22"/>
                <w:szCs w:val="22"/>
              </w:rPr>
              <w:pPrChange w:author="KARLOVCEC, Barbara" w:date="2025-02-26T14:32:00Z" w16du:dateUtc="2025-02-26T13:32:00Z" w:id="1795">
                <w:pPr/>
              </w:pPrChange>
            </w:pPr>
            <w:del w:author="KARLOVCEC, Barbara" w:date="2025-02-26T14:32:00Z" w16du:dateUtc="2025-02-26T13:32:00Z" w:id="1796">
              <w:r w:rsidRPr="005D5556" w:rsidDel="00B409B7">
                <w:rPr>
                  <w:rFonts w:ascii="Calibri" w:hAnsi="Calibri" w:cs="Calibri"/>
                  <w:color w:val="000000"/>
                  <w:sz w:val="22"/>
                  <w:szCs w:val="22"/>
                </w:rPr>
                <w:delText>South south</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DF4BFA3" w14:textId="0D897C58">
            <w:pPr>
              <w:pStyle w:val="BodyText"/>
              <w:tabs>
                <w:tab w:val="left" w:pos="720"/>
                <w:tab w:val="num" w:pos="1440"/>
              </w:tabs>
              <w:rPr>
                <w:del w:author="KARLOVCEC, Barbara" w:date="2025-02-26T14:32:00Z" w16du:dateUtc="2025-02-26T13:32:00Z" w:id="1797"/>
                <w:rFonts w:ascii="Calibri" w:hAnsi="Calibri" w:cs="Calibri"/>
                <w:color w:val="000000"/>
                <w:sz w:val="22"/>
                <w:szCs w:val="22"/>
              </w:rPr>
              <w:pPrChange w:author="KARLOVCEC, Barbara" w:date="2025-02-26T14:32:00Z" w16du:dateUtc="2025-02-26T13:32:00Z" w:id="1798">
                <w:pPr/>
              </w:pPrChange>
            </w:pPr>
            <w:del w:author="KARLOVCEC, Barbara" w:date="2025-02-26T14:32:00Z" w16du:dateUtc="2025-02-26T13:32:00Z" w:id="1799">
              <w:r w:rsidRPr="005D5556" w:rsidDel="00B409B7">
                <w:rPr>
                  <w:rFonts w:ascii="Calibri" w:hAnsi="Calibri" w:cs="Calibri"/>
                  <w:color w:val="000000"/>
                  <w:sz w:val="22"/>
                  <w:szCs w:val="22"/>
                </w:rPr>
                <w:delText xml:space="preserve">BOX TRUCK COLD ROOM,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MARINE COLD ROOM, INDUSTRIAL COLD ROOM</w:delText>
              </w:r>
            </w:del>
          </w:p>
        </w:tc>
      </w:tr>
      <w:tr w:rsidRPr="005D5556" w:rsidR="00AD600F" w:rsidDel="00B409B7" w:rsidTr="00AD600F" w14:paraId="55550947" w14:textId="1EAFAAC9">
        <w:trPr>
          <w:trHeight w:val="300"/>
          <w:del w:author="KARLOVCEC, Barbara" w:date="2025-02-26T14:32:00Z" w:id="1800"/>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7BC2F98B" w14:textId="06B0B789">
            <w:pPr>
              <w:pStyle w:val="BodyText"/>
              <w:tabs>
                <w:tab w:val="left" w:pos="720"/>
                <w:tab w:val="num" w:pos="1440"/>
              </w:tabs>
              <w:rPr>
                <w:del w:author="KARLOVCEC, Barbara" w:date="2025-02-26T14:32:00Z" w16du:dateUtc="2025-02-26T13:32:00Z" w:id="1801"/>
                <w:rFonts w:ascii="Calibri" w:hAnsi="Calibri" w:cs="Calibri"/>
                <w:color w:val="000000"/>
                <w:sz w:val="22"/>
                <w:szCs w:val="22"/>
              </w:rPr>
              <w:pPrChange w:author="KARLOVCEC, Barbara" w:date="2025-02-26T14:32:00Z" w16du:dateUtc="2025-02-26T13:32:00Z" w:id="1802">
                <w:pPr/>
              </w:pPrChange>
            </w:pPr>
            <w:del w:author="KARLOVCEC, Barbara" w:date="2025-02-26T14:32:00Z" w16du:dateUtc="2025-02-26T13:32:00Z" w:id="1803">
              <w:r w:rsidRPr="005D5556" w:rsidDel="00B409B7">
                <w:rPr>
                  <w:rFonts w:ascii="Calibri" w:hAnsi="Calibri" w:cs="Calibri"/>
                  <w:color w:val="000000"/>
                  <w:sz w:val="22"/>
                  <w:szCs w:val="22"/>
                </w:rPr>
                <w:delText>81</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1EC3493" w14:textId="26215C6C">
            <w:pPr>
              <w:pStyle w:val="BodyText"/>
              <w:tabs>
                <w:tab w:val="left" w:pos="720"/>
                <w:tab w:val="num" w:pos="1440"/>
              </w:tabs>
              <w:rPr>
                <w:del w:author="KARLOVCEC, Barbara" w:date="2025-02-26T14:32:00Z" w16du:dateUtc="2025-02-26T13:32:00Z" w:id="1804"/>
                <w:rFonts w:ascii="Calibri" w:hAnsi="Calibri" w:cs="Calibri"/>
                <w:color w:val="000000"/>
                <w:sz w:val="22"/>
                <w:szCs w:val="22"/>
              </w:rPr>
              <w:pPrChange w:author="KARLOVCEC, Barbara" w:date="2025-02-26T14:32:00Z" w16du:dateUtc="2025-02-26T13:32:00Z" w:id="1805">
                <w:pPr/>
              </w:pPrChange>
            </w:pPr>
            <w:del w:author="KARLOVCEC, Barbara" w:date="2025-02-26T14:32:00Z" w16du:dateUtc="2025-02-26T13:32:00Z" w:id="1806">
              <w:r w:rsidRPr="005D5556" w:rsidDel="00B409B7">
                <w:rPr>
                  <w:rFonts w:ascii="Calibri" w:hAnsi="Calibri" w:cs="Calibri"/>
                  <w:color w:val="000000"/>
                  <w:sz w:val="22"/>
                  <w:szCs w:val="22"/>
                </w:rPr>
                <w:delText>AUSTIN LAZ &amp; CO PLC</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DA98E3E" w14:textId="767A0951">
            <w:pPr>
              <w:pStyle w:val="BodyText"/>
              <w:tabs>
                <w:tab w:val="left" w:pos="720"/>
                <w:tab w:val="num" w:pos="1440"/>
              </w:tabs>
              <w:rPr>
                <w:del w:author="KARLOVCEC, Barbara" w:date="2025-02-26T14:32:00Z" w16du:dateUtc="2025-02-26T13:32:00Z" w:id="1807"/>
                <w:rFonts w:ascii="Calibri" w:hAnsi="Calibri" w:cs="Calibri"/>
                <w:color w:val="000000"/>
                <w:sz w:val="22"/>
                <w:szCs w:val="22"/>
              </w:rPr>
              <w:pPrChange w:author="KARLOVCEC, Barbara" w:date="2025-02-26T14:32:00Z" w16du:dateUtc="2025-02-26T13:32:00Z" w:id="1808">
                <w:pPr/>
              </w:pPrChange>
            </w:pPr>
            <w:del w:author="KARLOVCEC, Barbara" w:date="2025-02-26T14:32:00Z" w16du:dateUtc="2025-02-26T13:32:00Z" w:id="1809">
              <w:r w:rsidRPr="005D5556" w:rsidDel="00B409B7">
                <w:rPr>
                  <w:rFonts w:ascii="Calibri" w:hAnsi="Calibri" w:cs="Calibri"/>
                  <w:color w:val="000000"/>
                  <w:sz w:val="22"/>
                  <w:szCs w:val="22"/>
                </w:rPr>
                <w:delText>BENIN</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4CC2CC1F" w14:textId="022E4E6A">
            <w:pPr>
              <w:pStyle w:val="BodyText"/>
              <w:tabs>
                <w:tab w:val="left" w:pos="720"/>
                <w:tab w:val="num" w:pos="1440"/>
              </w:tabs>
              <w:rPr>
                <w:del w:author="KARLOVCEC, Barbara" w:date="2025-02-26T14:32:00Z" w16du:dateUtc="2025-02-26T13:32:00Z" w:id="1810"/>
                <w:rFonts w:ascii="Calibri" w:hAnsi="Calibri" w:cs="Calibri"/>
                <w:color w:val="000000"/>
                <w:sz w:val="22"/>
                <w:szCs w:val="22"/>
              </w:rPr>
              <w:pPrChange w:author="KARLOVCEC, Barbara" w:date="2025-02-26T14:32:00Z" w16du:dateUtc="2025-02-26T13:32:00Z" w:id="1811">
                <w:pPr/>
              </w:pPrChange>
            </w:pPr>
            <w:del w:author="KARLOVCEC, Barbara" w:date="2025-02-26T14:32:00Z" w16du:dateUtc="2025-02-26T13:32:00Z" w:id="1812">
              <w:r w:rsidRPr="005D5556" w:rsidDel="00B409B7">
                <w:rPr>
                  <w:rFonts w:ascii="Calibri" w:hAnsi="Calibri" w:cs="Calibri"/>
                  <w:color w:val="000000"/>
                  <w:sz w:val="22"/>
                  <w:szCs w:val="22"/>
                </w:rPr>
                <w:delText>South South</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681DABCF" w14:textId="4A399901">
            <w:pPr>
              <w:pStyle w:val="BodyText"/>
              <w:tabs>
                <w:tab w:val="left" w:pos="720"/>
                <w:tab w:val="num" w:pos="1440"/>
              </w:tabs>
              <w:rPr>
                <w:del w:author="KARLOVCEC, Barbara" w:date="2025-02-26T14:32:00Z" w16du:dateUtc="2025-02-26T13:32:00Z" w:id="1813"/>
                <w:rFonts w:ascii="Calibri" w:hAnsi="Calibri" w:cs="Calibri"/>
                <w:color w:val="000000"/>
                <w:sz w:val="22"/>
                <w:szCs w:val="22"/>
              </w:rPr>
              <w:pPrChange w:author="KARLOVCEC, Barbara" w:date="2025-02-26T14:32:00Z" w16du:dateUtc="2025-02-26T13:32:00Z" w:id="1814">
                <w:pPr/>
              </w:pPrChange>
            </w:pPr>
            <w:del w:author="KARLOVCEC, Barbara" w:date="2025-02-26T14:32:00Z" w16du:dateUtc="2025-02-26T13:32:00Z" w:id="1815">
              <w:r w:rsidRPr="005D5556" w:rsidDel="00B409B7">
                <w:rPr>
                  <w:rFonts w:ascii="Calibri" w:hAnsi="Calibri" w:cs="Calibri"/>
                  <w:color w:val="000000"/>
                  <w:sz w:val="22"/>
                  <w:szCs w:val="22"/>
                </w:rPr>
                <w:delText>ICE  MAKING MACHINE</w:delText>
              </w:r>
            </w:del>
          </w:p>
        </w:tc>
      </w:tr>
      <w:tr w:rsidRPr="005D5556" w:rsidR="00AD600F" w:rsidDel="00B409B7" w:rsidTr="00AD600F" w14:paraId="7D6F622B" w14:textId="5B4FC500">
        <w:trPr>
          <w:trHeight w:val="675"/>
          <w:del w:author="KARLOVCEC, Barbara" w:date="2025-02-26T14:32:00Z" w:id="1816"/>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3A51C3E8" w14:textId="73DB3736">
            <w:pPr>
              <w:pStyle w:val="BodyText"/>
              <w:tabs>
                <w:tab w:val="left" w:pos="720"/>
                <w:tab w:val="num" w:pos="1440"/>
              </w:tabs>
              <w:rPr>
                <w:del w:author="KARLOVCEC, Barbara" w:date="2025-02-26T14:32:00Z" w16du:dateUtc="2025-02-26T13:32:00Z" w:id="1817"/>
                <w:rFonts w:ascii="Calibri" w:hAnsi="Calibri" w:cs="Calibri"/>
                <w:color w:val="000000"/>
                <w:sz w:val="22"/>
                <w:szCs w:val="22"/>
              </w:rPr>
              <w:pPrChange w:author="KARLOVCEC, Barbara" w:date="2025-02-26T14:32:00Z" w16du:dateUtc="2025-02-26T13:32:00Z" w:id="1818">
                <w:pPr/>
              </w:pPrChange>
            </w:pPr>
            <w:del w:author="KARLOVCEC, Barbara" w:date="2025-02-26T14:32:00Z" w16du:dateUtc="2025-02-26T13:32:00Z" w:id="1819">
              <w:r w:rsidRPr="005D5556" w:rsidDel="00B409B7">
                <w:rPr>
                  <w:rFonts w:ascii="Calibri" w:hAnsi="Calibri" w:cs="Calibri"/>
                  <w:color w:val="000000"/>
                  <w:sz w:val="22"/>
                  <w:szCs w:val="22"/>
                </w:rPr>
                <w:delText>82</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6DD57053" w14:textId="6827546B">
            <w:pPr>
              <w:pStyle w:val="BodyText"/>
              <w:tabs>
                <w:tab w:val="left" w:pos="720"/>
                <w:tab w:val="num" w:pos="1440"/>
              </w:tabs>
              <w:rPr>
                <w:del w:author="KARLOVCEC, Barbara" w:date="2025-02-26T14:32:00Z" w16du:dateUtc="2025-02-26T13:32:00Z" w:id="1820"/>
                <w:rFonts w:ascii="Calibri" w:hAnsi="Calibri" w:cs="Calibri"/>
                <w:color w:val="000000"/>
                <w:sz w:val="22"/>
                <w:szCs w:val="22"/>
              </w:rPr>
              <w:pPrChange w:author="KARLOVCEC, Barbara" w:date="2025-02-26T14:32:00Z" w16du:dateUtc="2025-02-26T13:32:00Z" w:id="1821">
                <w:pPr/>
              </w:pPrChange>
            </w:pPr>
            <w:del w:author="KARLOVCEC, Barbara" w:date="2025-02-26T14:32:00Z" w16du:dateUtc="2025-02-26T13:32:00Z" w:id="1822">
              <w:r w:rsidRPr="005D5556" w:rsidDel="00B409B7">
                <w:rPr>
                  <w:rFonts w:ascii="Calibri" w:hAnsi="Calibri" w:cs="Calibri"/>
                  <w:color w:val="000000"/>
                  <w:sz w:val="22"/>
                  <w:szCs w:val="22"/>
                </w:rPr>
                <w:delText>DE HEROES REFRIGERANTINO CO.</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0430036" w14:textId="3F8F06CF">
            <w:pPr>
              <w:pStyle w:val="BodyText"/>
              <w:tabs>
                <w:tab w:val="left" w:pos="720"/>
                <w:tab w:val="num" w:pos="1440"/>
              </w:tabs>
              <w:rPr>
                <w:del w:author="KARLOVCEC, Barbara" w:date="2025-02-26T14:32:00Z" w16du:dateUtc="2025-02-26T13:32:00Z" w:id="1823"/>
                <w:rFonts w:ascii="Calibri" w:hAnsi="Calibri" w:cs="Calibri"/>
                <w:color w:val="000000"/>
                <w:sz w:val="22"/>
                <w:szCs w:val="22"/>
              </w:rPr>
              <w:pPrChange w:author="KARLOVCEC, Barbara" w:date="2025-02-26T14:32:00Z" w16du:dateUtc="2025-02-26T13:32:00Z" w:id="1824">
                <w:pPr/>
              </w:pPrChange>
            </w:pPr>
            <w:del w:author="KARLOVCEC, Barbara" w:date="2025-02-26T14:32:00Z" w16du:dateUtc="2025-02-26T13:32:00Z" w:id="1825">
              <w:r w:rsidRPr="005D5556" w:rsidDel="00B409B7">
                <w:rPr>
                  <w:rFonts w:ascii="Calibri" w:hAnsi="Calibri" w:cs="Calibri"/>
                  <w:color w:val="000000"/>
                  <w:sz w:val="22"/>
                  <w:szCs w:val="22"/>
                </w:rPr>
                <w:delText>PORT HARCOURT</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156BEC5D" w14:textId="73F1FFE6">
            <w:pPr>
              <w:pStyle w:val="BodyText"/>
              <w:tabs>
                <w:tab w:val="left" w:pos="720"/>
                <w:tab w:val="num" w:pos="1440"/>
              </w:tabs>
              <w:rPr>
                <w:del w:author="KARLOVCEC, Barbara" w:date="2025-02-26T14:32:00Z" w16du:dateUtc="2025-02-26T13:32:00Z" w:id="1826"/>
                <w:rFonts w:ascii="Calibri" w:hAnsi="Calibri" w:cs="Calibri"/>
                <w:color w:val="000000"/>
                <w:sz w:val="22"/>
                <w:szCs w:val="22"/>
              </w:rPr>
              <w:pPrChange w:author="KARLOVCEC, Barbara" w:date="2025-02-26T14:32:00Z" w16du:dateUtc="2025-02-26T13:32:00Z" w:id="1827">
                <w:pPr/>
              </w:pPrChange>
            </w:pPr>
            <w:del w:author="KARLOVCEC, Barbara" w:date="2025-02-26T14:32:00Z" w16du:dateUtc="2025-02-26T13:32:00Z" w:id="1828">
              <w:r w:rsidRPr="005D5556" w:rsidDel="00B409B7">
                <w:rPr>
                  <w:rFonts w:ascii="Calibri" w:hAnsi="Calibri" w:cs="Calibri"/>
                  <w:color w:val="000000"/>
                  <w:sz w:val="22"/>
                  <w:szCs w:val="22"/>
                </w:rPr>
                <w:delText>south south</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68576FF8" w14:textId="79EEDAE0">
            <w:pPr>
              <w:pStyle w:val="BodyText"/>
              <w:tabs>
                <w:tab w:val="left" w:pos="720"/>
                <w:tab w:val="num" w:pos="1440"/>
              </w:tabs>
              <w:rPr>
                <w:del w:author="KARLOVCEC, Barbara" w:date="2025-02-26T14:32:00Z" w16du:dateUtc="2025-02-26T13:32:00Z" w:id="1829"/>
                <w:rFonts w:ascii="Calibri" w:hAnsi="Calibri" w:cs="Calibri"/>
                <w:color w:val="000000"/>
                <w:sz w:val="22"/>
                <w:szCs w:val="22"/>
              </w:rPr>
              <w:pPrChange w:author="KARLOVCEC, Barbara" w:date="2025-02-26T14:32:00Z" w16du:dateUtc="2025-02-26T13:32:00Z" w:id="1830">
                <w:pPr/>
              </w:pPrChange>
            </w:pPr>
            <w:del w:author="KARLOVCEC, Barbara" w:date="2025-02-26T14:32:00Z" w16du:dateUtc="2025-02-26T13:32:00Z" w:id="1831">
              <w:r w:rsidRPr="005D5556" w:rsidDel="00B409B7">
                <w:rPr>
                  <w:rFonts w:ascii="Calibri" w:hAnsi="Calibri" w:cs="Calibri"/>
                  <w:color w:val="000000"/>
                  <w:sz w:val="22"/>
                  <w:szCs w:val="22"/>
                </w:rPr>
                <w:delText xml:space="preserve">COLD ROOM/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INDUSTRIAL REFRIGERATION</w:delText>
              </w:r>
            </w:del>
          </w:p>
        </w:tc>
      </w:tr>
      <w:tr w:rsidRPr="005D5556" w:rsidR="00AD600F" w:rsidDel="00B409B7" w:rsidTr="00AD600F" w14:paraId="1EA84CC2" w14:textId="0CDA96A9">
        <w:trPr>
          <w:trHeight w:val="675"/>
          <w:del w:author="KARLOVCEC, Barbara" w:date="2025-02-26T14:32:00Z" w:id="1832"/>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35160D19" w14:textId="6984FBBD">
            <w:pPr>
              <w:pStyle w:val="BodyText"/>
              <w:tabs>
                <w:tab w:val="left" w:pos="720"/>
                <w:tab w:val="num" w:pos="1440"/>
              </w:tabs>
              <w:rPr>
                <w:del w:author="KARLOVCEC, Barbara" w:date="2025-02-26T14:32:00Z" w16du:dateUtc="2025-02-26T13:32:00Z" w:id="1833"/>
                <w:rFonts w:ascii="Calibri" w:hAnsi="Calibri" w:cs="Calibri"/>
                <w:color w:val="000000"/>
                <w:sz w:val="22"/>
                <w:szCs w:val="22"/>
              </w:rPr>
              <w:pPrChange w:author="KARLOVCEC, Barbara" w:date="2025-02-26T14:32:00Z" w16du:dateUtc="2025-02-26T13:32:00Z" w:id="1834">
                <w:pPr/>
              </w:pPrChange>
            </w:pPr>
            <w:del w:author="KARLOVCEC, Barbara" w:date="2025-02-26T14:32:00Z" w16du:dateUtc="2025-02-26T13:32:00Z" w:id="1835">
              <w:r w:rsidRPr="005D5556" w:rsidDel="00B409B7">
                <w:rPr>
                  <w:rFonts w:ascii="Calibri" w:hAnsi="Calibri" w:cs="Calibri"/>
                  <w:color w:val="000000"/>
                  <w:sz w:val="22"/>
                  <w:szCs w:val="22"/>
                </w:rPr>
                <w:delText>83</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A014D21" w14:textId="652C22F1">
            <w:pPr>
              <w:pStyle w:val="BodyText"/>
              <w:tabs>
                <w:tab w:val="left" w:pos="720"/>
                <w:tab w:val="num" w:pos="1440"/>
              </w:tabs>
              <w:rPr>
                <w:del w:author="KARLOVCEC, Barbara" w:date="2025-02-26T14:32:00Z" w16du:dateUtc="2025-02-26T13:32:00Z" w:id="1836"/>
                <w:rFonts w:ascii="Calibri" w:hAnsi="Calibri" w:cs="Calibri"/>
                <w:color w:val="000000"/>
                <w:sz w:val="22"/>
                <w:szCs w:val="22"/>
              </w:rPr>
              <w:pPrChange w:author="KARLOVCEC, Barbara" w:date="2025-02-26T14:32:00Z" w16du:dateUtc="2025-02-26T13:32:00Z" w:id="1837">
                <w:pPr/>
              </w:pPrChange>
            </w:pPr>
            <w:del w:author="KARLOVCEC, Barbara" w:date="2025-02-26T14:32:00Z" w16du:dateUtc="2025-02-26T13:32:00Z" w:id="1838">
              <w:r w:rsidRPr="005D5556" w:rsidDel="00B409B7">
                <w:rPr>
                  <w:rFonts w:ascii="Calibri" w:hAnsi="Calibri" w:cs="Calibri"/>
                  <w:color w:val="000000"/>
                  <w:sz w:val="22"/>
                  <w:szCs w:val="22"/>
                </w:rPr>
                <w:delText>ANGSONS ENTERPRISES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EF8A4B0" w14:textId="24C02A73">
            <w:pPr>
              <w:pStyle w:val="BodyText"/>
              <w:tabs>
                <w:tab w:val="left" w:pos="720"/>
                <w:tab w:val="num" w:pos="1440"/>
              </w:tabs>
              <w:rPr>
                <w:del w:author="KARLOVCEC, Barbara" w:date="2025-02-26T14:32:00Z" w16du:dateUtc="2025-02-26T13:32:00Z" w:id="1839"/>
                <w:rFonts w:ascii="Calibri" w:hAnsi="Calibri" w:cs="Calibri"/>
                <w:color w:val="000000"/>
                <w:sz w:val="22"/>
                <w:szCs w:val="22"/>
              </w:rPr>
              <w:pPrChange w:author="KARLOVCEC, Barbara" w:date="2025-02-26T14:32:00Z" w16du:dateUtc="2025-02-26T13:32:00Z" w:id="1840">
                <w:pPr/>
              </w:pPrChange>
            </w:pPr>
            <w:del w:author="KARLOVCEC, Barbara" w:date="2025-02-26T14:32:00Z" w16du:dateUtc="2025-02-26T13:32:00Z" w:id="1841">
              <w:r w:rsidRPr="005D5556" w:rsidDel="00B409B7">
                <w:rPr>
                  <w:rFonts w:ascii="Calibri" w:hAnsi="Calibri" w:cs="Calibri"/>
                  <w:color w:val="000000"/>
                  <w:sz w:val="22"/>
                  <w:szCs w:val="22"/>
                </w:rPr>
                <w:delText>PORT HARCOURT</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73D2A22A" w14:textId="77B20C81">
            <w:pPr>
              <w:pStyle w:val="BodyText"/>
              <w:tabs>
                <w:tab w:val="left" w:pos="720"/>
                <w:tab w:val="num" w:pos="1440"/>
              </w:tabs>
              <w:rPr>
                <w:del w:author="KARLOVCEC, Barbara" w:date="2025-02-26T14:32:00Z" w16du:dateUtc="2025-02-26T13:32:00Z" w:id="1842"/>
                <w:rFonts w:ascii="Calibri" w:hAnsi="Calibri" w:cs="Calibri"/>
                <w:color w:val="000000"/>
                <w:sz w:val="22"/>
                <w:szCs w:val="22"/>
              </w:rPr>
              <w:pPrChange w:author="KARLOVCEC, Barbara" w:date="2025-02-26T14:32:00Z" w16du:dateUtc="2025-02-26T13:32:00Z" w:id="1843">
                <w:pPr/>
              </w:pPrChange>
            </w:pPr>
            <w:del w:author="KARLOVCEC, Barbara" w:date="2025-02-26T14:32:00Z" w16du:dateUtc="2025-02-26T13:32:00Z" w:id="1844">
              <w:r w:rsidRPr="005D5556" w:rsidDel="00B409B7">
                <w:rPr>
                  <w:rFonts w:ascii="Calibri" w:hAnsi="Calibri" w:cs="Calibri"/>
                  <w:color w:val="000000"/>
                  <w:sz w:val="22"/>
                  <w:szCs w:val="22"/>
                </w:rPr>
                <w:delText>South south</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2A4283B" w14:textId="49102EA7">
            <w:pPr>
              <w:pStyle w:val="BodyText"/>
              <w:tabs>
                <w:tab w:val="left" w:pos="720"/>
                <w:tab w:val="num" w:pos="1440"/>
              </w:tabs>
              <w:rPr>
                <w:del w:author="KARLOVCEC, Barbara" w:date="2025-02-26T14:32:00Z" w16du:dateUtc="2025-02-26T13:32:00Z" w:id="1845"/>
                <w:rFonts w:ascii="Calibri" w:hAnsi="Calibri" w:cs="Calibri"/>
                <w:color w:val="000000"/>
                <w:sz w:val="22"/>
                <w:szCs w:val="22"/>
              </w:rPr>
              <w:pPrChange w:author="KARLOVCEC, Barbara" w:date="2025-02-26T14:32:00Z" w16du:dateUtc="2025-02-26T13:32:00Z" w:id="1846">
                <w:pPr/>
              </w:pPrChange>
            </w:pPr>
            <w:del w:author="KARLOVCEC, Barbara" w:date="2025-02-26T14:32:00Z" w16du:dateUtc="2025-02-26T13:32:00Z" w:id="1847">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w:delText>
              </w:r>
            </w:del>
          </w:p>
        </w:tc>
      </w:tr>
      <w:tr w:rsidRPr="005D5556" w:rsidR="00AD600F" w:rsidDel="00B409B7" w:rsidTr="00AD600F" w14:paraId="2BA0EB39" w14:textId="1BFC6966">
        <w:trPr>
          <w:trHeight w:val="300"/>
          <w:del w:author="KARLOVCEC, Barbara" w:date="2025-02-26T14:32:00Z" w:id="1848"/>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3995628D" w14:textId="001D86BB">
            <w:pPr>
              <w:pStyle w:val="BodyText"/>
              <w:tabs>
                <w:tab w:val="left" w:pos="720"/>
                <w:tab w:val="num" w:pos="1440"/>
              </w:tabs>
              <w:rPr>
                <w:del w:author="KARLOVCEC, Barbara" w:date="2025-02-26T14:32:00Z" w16du:dateUtc="2025-02-26T13:32:00Z" w:id="1849"/>
                <w:rFonts w:ascii="Calibri" w:hAnsi="Calibri" w:cs="Calibri"/>
                <w:color w:val="000000"/>
                <w:sz w:val="22"/>
                <w:szCs w:val="22"/>
              </w:rPr>
              <w:pPrChange w:author="KARLOVCEC, Barbara" w:date="2025-02-26T14:32:00Z" w16du:dateUtc="2025-02-26T13:32:00Z" w:id="1850">
                <w:pPr/>
              </w:pPrChange>
            </w:pPr>
            <w:del w:author="KARLOVCEC, Barbara" w:date="2025-02-26T14:32:00Z" w16du:dateUtc="2025-02-26T13:32:00Z" w:id="1851">
              <w:r w:rsidRPr="005D5556" w:rsidDel="00B409B7">
                <w:rPr>
                  <w:rFonts w:ascii="Calibri" w:hAnsi="Calibri" w:cs="Calibri"/>
                  <w:color w:val="000000"/>
                  <w:sz w:val="22"/>
                  <w:szCs w:val="22"/>
                </w:rPr>
                <w:delText>84</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2F29E47" w14:textId="5FD92B92">
            <w:pPr>
              <w:pStyle w:val="BodyText"/>
              <w:tabs>
                <w:tab w:val="left" w:pos="720"/>
                <w:tab w:val="num" w:pos="1440"/>
              </w:tabs>
              <w:rPr>
                <w:del w:author="KARLOVCEC, Barbara" w:date="2025-02-26T14:32:00Z" w16du:dateUtc="2025-02-26T13:32:00Z" w:id="1852"/>
                <w:rFonts w:ascii="Calibri" w:hAnsi="Calibri" w:cs="Calibri"/>
                <w:color w:val="000000"/>
                <w:sz w:val="22"/>
                <w:szCs w:val="22"/>
              </w:rPr>
              <w:pPrChange w:author="KARLOVCEC, Barbara" w:date="2025-02-26T14:32:00Z" w16du:dateUtc="2025-02-26T13:32:00Z" w:id="1853">
                <w:pPr/>
              </w:pPrChange>
            </w:pPr>
            <w:del w:author="KARLOVCEC, Barbara" w:date="2025-02-26T14:32:00Z" w16du:dateUtc="2025-02-26T13:32:00Z" w:id="1854">
              <w:r w:rsidRPr="005D5556" w:rsidDel="00B409B7">
                <w:rPr>
                  <w:rFonts w:ascii="Calibri" w:hAnsi="Calibri" w:cs="Calibri"/>
                  <w:color w:val="000000"/>
                  <w:sz w:val="22"/>
                  <w:szCs w:val="22"/>
                </w:rPr>
                <w:delText>COOLMAN TECH SERVICES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0AEE894" w14:textId="49506668">
            <w:pPr>
              <w:pStyle w:val="BodyText"/>
              <w:tabs>
                <w:tab w:val="left" w:pos="720"/>
                <w:tab w:val="num" w:pos="1440"/>
              </w:tabs>
              <w:rPr>
                <w:del w:author="KARLOVCEC, Barbara" w:date="2025-02-26T14:32:00Z" w16du:dateUtc="2025-02-26T13:32:00Z" w:id="1855"/>
                <w:rFonts w:ascii="Calibri" w:hAnsi="Calibri" w:cs="Calibri"/>
                <w:color w:val="000000"/>
                <w:sz w:val="22"/>
                <w:szCs w:val="22"/>
              </w:rPr>
              <w:pPrChange w:author="KARLOVCEC, Barbara" w:date="2025-02-26T14:32:00Z" w16du:dateUtc="2025-02-26T13:32:00Z" w:id="1856">
                <w:pPr/>
              </w:pPrChange>
            </w:pPr>
            <w:del w:author="KARLOVCEC, Barbara" w:date="2025-02-26T14:32:00Z" w16du:dateUtc="2025-02-26T13:32:00Z" w:id="1857">
              <w:r w:rsidRPr="005D5556" w:rsidDel="00B409B7">
                <w:rPr>
                  <w:rFonts w:ascii="Calibri" w:hAnsi="Calibri" w:cs="Calibri"/>
                  <w:color w:val="000000"/>
                  <w:sz w:val="22"/>
                  <w:szCs w:val="22"/>
                </w:rPr>
                <w:delText>Akwa Ibom</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711D46FC" w14:textId="33E51CFA">
            <w:pPr>
              <w:pStyle w:val="BodyText"/>
              <w:tabs>
                <w:tab w:val="left" w:pos="720"/>
                <w:tab w:val="num" w:pos="1440"/>
              </w:tabs>
              <w:rPr>
                <w:del w:author="KARLOVCEC, Barbara" w:date="2025-02-26T14:32:00Z" w16du:dateUtc="2025-02-26T13:32:00Z" w:id="1858"/>
                <w:rFonts w:ascii="Calibri" w:hAnsi="Calibri" w:cs="Calibri"/>
                <w:color w:val="000000"/>
                <w:sz w:val="22"/>
                <w:szCs w:val="22"/>
              </w:rPr>
              <w:pPrChange w:author="KARLOVCEC, Barbara" w:date="2025-02-26T14:32:00Z" w16du:dateUtc="2025-02-26T13:32:00Z" w:id="1859">
                <w:pPr/>
              </w:pPrChange>
            </w:pPr>
            <w:del w:author="KARLOVCEC, Barbara" w:date="2025-02-26T14:32:00Z" w16du:dateUtc="2025-02-26T13:32:00Z" w:id="1860">
              <w:r w:rsidRPr="005D5556" w:rsidDel="00B409B7">
                <w:rPr>
                  <w:rFonts w:ascii="Calibri" w:hAnsi="Calibri" w:cs="Calibri"/>
                  <w:color w:val="000000"/>
                  <w:sz w:val="22"/>
                  <w:szCs w:val="22"/>
                </w:rPr>
                <w:delText>South south</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B392DDB" w14:textId="39E83314">
            <w:pPr>
              <w:pStyle w:val="BodyText"/>
              <w:tabs>
                <w:tab w:val="left" w:pos="720"/>
                <w:tab w:val="num" w:pos="1440"/>
              </w:tabs>
              <w:rPr>
                <w:del w:author="KARLOVCEC, Barbara" w:date="2025-02-26T14:32:00Z" w16du:dateUtc="2025-02-26T13:32:00Z" w:id="1861"/>
                <w:rFonts w:ascii="Calibri" w:hAnsi="Calibri" w:cs="Calibri"/>
                <w:color w:val="000000"/>
                <w:sz w:val="22"/>
                <w:szCs w:val="22"/>
              </w:rPr>
              <w:pPrChange w:author="KARLOVCEC, Barbara" w:date="2025-02-26T14:32:00Z" w16du:dateUtc="2025-02-26T13:32:00Z" w:id="1862">
                <w:pPr/>
              </w:pPrChange>
            </w:pPr>
            <w:del w:author="KARLOVCEC, Barbara" w:date="2025-02-26T14:32:00Z" w16du:dateUtc="2025-02-26T13:32:00Z" w:id="1863">
              <w:r w:rsidRPr="005D5556" w:rsidDel="00B409B7">
                <w:rPr>
                  <w:rFonts w:ascii="Calibri" w:hAnsi="Calibri" w:cs="Calibri"/>
                  <w:color w:val="000000"/>
                  <w:sz w:val="22"/>
                  <w:szCs w:val="22"/>
                </w:rPr>
                <w:delText>COLD ROOM</w:delText>
              </w:r>
            </w:del>
          </w:p>
        </w:tc>
      </w:tr>
      <w:tr w:rsidRPr="005D5556" w:rsidR="00AD600F" w:rsidDel="00B409B7" w:rsidTr="00AD600F" w14:paraId="499A5E75" w14:textId="10332B57">
        <w:trPr>
          <w:trHeight w:val="300"/>
          <w:del w:author="KARLOVCEC, Barbara" w:date="2025-02-26T14:32:00Z" w:id="1864"/>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576CBA2E" w14:textId="47303B84">
            <w:pPr>
              <w:pStyle w:val="BodyText"/>
              <w:tabs>
                <w:tab w:val="left" w:pos="720"/>
                <w:tab w:val="num" w:pos="1440"/>
              </w:tabs>
              <w:rPr>
                <w:del w:author="KARLOVCEC, Barbara" w:date="2025-02-26T14:32:00Z" w16du:dateUtc="2025-02-26T13:32:00Z" w:id="1865"/>
                <w:rFonts w:ascii="Calibri" w:hAnsi="Calibri" w:cs="Calibri"/>
                <w:color w:val="000000"/>
                <w:sz w:val="22"/>
                <w:szCs w:val="22"/>
              </w:rPr>
              <w:pPrChange w:author="KARLOVCEC, Barbara" w:date="2025-02-26T14:32:00Z" w16du:dateUtc="2025-02-26T13:32:00Z" w:id="1866">
                <w:pPr/>
              </w:pPrChange>
            </w:pPr>
            <w:del w:author="KARLOVCEC, Barbara" w:date="2025-02-26T14:32:00Z" w16du:dateUtc="2025-02-26T13:32:00Z" w:id="1867">
              <w:r w:rsidRPr="005D5556" w:rsidDel="00B409B7">
                <w:rPr>
                  <w:rFonts w:ascii="Calibri" w:hAnsi="Calibri" w:cs="Calibri"/>
                  <w:color w:val="000000"/>
                  <w:sz w:val="22"/>
                  <w:szCs w:val="22"/>
                </w:rPr>
                <w:delText>85</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12F53B3" w14:textId="52D1F37F">
            <w:pPr>
              <w:pStyle w:val="BodyText"/>
              <w:tabs>
                <w:tab w:val="left" w:pos="720"/>
                <w:tab w:val="num" w:pos="1440"/>
              </w:tabs>
              <w:rPr>
                <w:del w:author="KARLOVCEC, Barbara" w:date="2025-02-26T14:32:00Z" w16du:dateUtc="2025-02-26T13:32:00Z" w:id="1868"/>
                <w:rFonts w:ascii="Calibri" w:hAnsi="Calibri" w:cs="Calibri"/>
                <w:color w:val="000000"/>
                <w:sz w:val="22"/>
                <w:szCs w:val="22"/>
              </w:rPr>
              <w:pPrChange w:author="KARLOVCEC, Barbara" w:date="2025-02-26T14:32:00Z" w16du:dateUtc="2025-02-26T13:32:00Z" w:id="1869">
                <w:pPr/>
              </w:pPrChange>
            </w:pPr>
            <w:del w:author="KARLOVCEC, Barbara" w:date="2025-02-26T14:32:00Z" w16du:dateUtc="2025-02-26T13:32:00Z" w:id="1870">
              <w:r w:rsidRPr="005D5556" w:rsidDel="00B409B7">
                <w:rPr>
                  <w:rFonts w:ascii="Calibri" w:hAnsi="Calibri" w:cs="Calibri"/>
                  <w:color w:val="000000"/>
                  <w:sz w:val="22"/>
                  <w:szCs w:val="22"/>
                </w:rPr>
                <w:delText>Pauli Brothers and Company</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FAABD77" w14:textId="05A26E0A">
            <w:pPr>
              <w:pStyle w:val="BodyText"/>
              <w:tabs>
                <w:tab w:val="left" w:pos="720"/>
                <w:tab w:val="num" w:pos="1440"/>
              </w:tabs>
              <w:rPr>
                <w:del w:author="KARLOVCEC, Barbara" w:date="2025-02-26T14:32:00Z" w16du:dateUtc="2025-02-26T13:32:00Z" w:id="1871"/>
                <w:rFonts w:ascii="Calibri" w:hAnsi="Calibri" w:cs="Calibri"/>
                <w:color w:val="000000"/>
                <w:sz w:val="22"/>
                <w:szCs w:val="22"/>
              </w:rPr>
              <w:pPrChange w:author="KARLOVCEC, Barbara" w:date="2025-02-26T14:32:00Z" w16du:dateUtc="2025-02-26T13:32:00Z" w:id="1872">
                <w:pPr/>
              </w:pPrChange>
            </w:pPr>
            <w:del w:author="KARLOVCEC, Barbara" w:date="2025-02-26T14:32:00Z" w16du:dateUtc="2025-02-26T13:32:00Z" w:id="1873">
              <w:r w:rsidRPr="005D5556" w:rsidDel="00B409B7">
                <w:rPr>
                  <w:rFonts w:ascii="Calibri" w:hAnsi="Calibri" w:cs="Calibri"/>
                  <w:color w:val="000000"/>
                  <w:sz w:val="22"/>
                  <w:szCs w:val="22"/>
                </w:rPr>
                <w:delText>Enugu/Enugu</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243343FE" w14:textId="743C4C55">
            <w:pPr>
              <w:pStyle w:val="BodyText"/>
              <w:tabs>
                <w:tab w:val="left" w:pos="720"/>
                <w:tab w:val="num" w:pos="1440"/>
              </w:tabs>
              <w:rPr>
                <w:del w:author="KARLOVCEC, Barbara" w:date="2025-02-26T14:32:00Z" w16du:dateUtc="2025-02-26T13:32:00Z" w:id="1874"/>
                <w:rFonts w:ascii="Calibri" w:hAnsi="Calibri" w:cs="Calibri"/>
                <w:color w:val="000000"/>
                <w:sz w:val="22"/>
                <w:szCs w:val="22"/>
              </w:rPr>
              <w:pPrChange w:author="KARLOVCEC, Barbara" w:date="2025-02-26T14:32:00Z" w16du:dateUtc="2025-02-26T13:32:00Z" w:id="1875">
                <w:pPr/>
              </w:pPrChange>
            </w:pPr>
            <w:del w:author="KARLOVCEC, Barbara" w:date="2025-02-26T14:32:00Z" w16du:dateUtc="2025-02-26T13:32:00Z" w:id="1876">
              <w:r w:rsidRPr="005D5556" w:rsidDel="00B409B7">
                <w:rPr>
                  <w:rFonts w:ascii="Calibri" w:hAnsi="Calibri" w:cs="Calibri"/>
                  <w:color w:val="000000"/>
                  <w:sz w:val="22"/>
                  <w:szCs w:val="22"/>
                </w:rPr>
                <w:delText>South East</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DC42A5F" w14:textId="404773D3">
            <w:pPr>
              <w:pStyle w:val="BodyText"/>
              <w:tabs>
                <w:tab w:val="left" w:pos="720"/>
                <w:tab w:val="num" w:pos="1440"/>
              </w:tabs>
              <w:rPr>
                <w:del w:author="KARLOVCEC, Barbara" w:date="2025-02-26T14:32:00Z" w16du:dateUtc="2025-02-26T13:32:00Z" w:id="1877"/>
                <w:rFonts w:ascii="Calibri" w:hAnsi="Calibri" w:cs="Calibri"/>
                <w:color w:val="000000"/>
                <w:sz w:val="22"/>
                <w:szCs w:val="22"/>
              </w:rPr>
              <w:pPrChange w:author="KARLOVCEC, Barbara" w:date="2025-02-26T14:32:00Z" w16du:dateUtc="2025-02-26T13:32:00Z" w:id="1878">
                <w:pPr/>
              </w:pPrChange>
            </w:pPr>
            <w:del w:author="KARLOVCEC, Barbara" w:date="2025-02-26T14:32:00Z" w16du:dateUtc="2025-02-26T13:32:00Z" w:id="1879">
              <w:r w:rsidRPr="005D5556" w:rsidDel="00B409B7">
                <w:rPr>
                  <w:rFonts w:ascii="Calibri" w:hAnsi="Calibri" w:cs="Calibri"/>
                  <w:color w:val="000000"/>
                  <w:sz w:val="22"/>
                  <w:szCs w:val="22"/>
                </w:rPr>
                <w:delText>ICE  MAKING MACHINE</w:delText>
              </w:r>
            </w:del>
          </w:p>
        </w:tc>
      </w:tr>
      <w:tr w:rsidRPr="005D5556" w:rsidR="00AD600F" w:rsidDel="00B409B7" w:rsidTr="00AD600F" w14:paraId="35BF1714" w14:textId="69F8E3F8">
        <w:trPr>
          <w:trHeight w:val="300"/>
          <w:del w:author="KARLOVCEC, Barbara" w:date="2025-02-26T14:32:00Z" w:id="1880"/>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42268BDD" w14:textId="58F62837">
            <w:pPr>
              <w:pStyle w:val="BodyText"/>
              <w:tabs>
                <w:tab w:val="left" w:pos="720"/>
                <w:tab w:val="num" w:pos="1440"/>
              </w:tabs>
              <w:rPr>
                <w:del w:author="KARLOVCEC, Barbara" w:date="2025-02-26T14:32:00Z" w16du:dateUtc="2025-02-26T13:32:00Z" w:id="1881"/>
                <w:rFonts w:ascii="Calibri" w:hAnsi="Calibri" w:cs="Calibri"/>
                <w:color w:val="000000"/>
                <w:sz w:val="22"/>
                <w:szCs w:val="22"/>
              </w:rPr>
              <w:pPrChange w:author="KARLOVCEC, Barbara" w:date="2025-02-26T14:32:00Z" w16du:dateUtc="2025-02-26T13:32:00Z" w:id="1882">
                <w:pPr/>
              </w:pPrChange>
            </w:pPr>
            <w:del w:author="KARLOVCEC, Barbara" w:date="2025-02-26T14:32:00Z" w16du:dateUtc="2025-02-26T13:32:00Z" w:id="1883">
              <w:r w:rsidRPr="005D5556" w:rsidDel="00B409B7">
                <w:rPr>
                  <w:rFonts w:ascii="Calibri" w:hAnsi="Calibri" w:cs="Calibri"/>
                  <w:color w:val="000000"/>
                  <w:sz w:val="22"/>
                  <w:szCs w:val="22"/>
                </w:rPr>
                <w:delText>86</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BD08390" w14:textId="0074884F">
            <w:pPr>
              <w:pStyle w:val="BodyText"/>
              <w:tabs>
                <w:tab w:val="left" w:pos="720"/>
                <w:tab w:val="num" w:pos="1440"/>
              </w:tabs>
              <w:rPr>
                <w:del w:author="KARLOVCEC, Barbara" w:date="2025-02-26T14:32:00Z" w16du:dateUtc="2025-02-26T13:32:00Z" w:id="1884"/>
                <w:rFonts w:ascii="Calibri" w:hAnsi="Calibri" w:cs="Calibri"/>
                <w:color w:val="000000"/>
                <w:sz w:val="22"/>
                <w:szCs w:val="22"/>
              </w:rPr>
              <w:pPrChange w:author="KARLOVCEC, Barbara" w:date="2025-02-26T14:32:00Z" w16du:dateUtc="2025-02-26T13:32:00Z" w:id="1885">
                <w:pPr/>
              </w:pPrChange>
            </w:pPr>
            <w:del w:author="KARLOVCEC, Barbara" w:date="2025-02-26T14:32:00Z" w16du:dateUtc="2025-02-26T13:32:00Z" w:id="1886">
              <w:r w:rsidRPr="005D5556" w:rsidDel="00B409B7">
                <w:rPr>
                  <w:rFonts w:ascii="Calibri" w:hAnsi="Calibri" w:cs="Calibri"/>
                  <w:color w:val="000000"/>
                  <w:sz w:val="22"/>
                  <w:szCs w:val="22"/>
                </w:rPr>
                <w:delText>SamueL Technical Works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695402D4" w14:textId="741871BE">
            <w:pPr>
              <w:pStyle w:val="BodyText"/>
              <w:tabs>
                <w:tab w:val="left" w:pos="720"/>
                <w:tab w:val="num" w:pos="1440"/>
              </w:tabs>
              <w:rPr>
                <w:del w:author="KARLOVCEC, Barbara" w:date="2025-02-26T14:32:00Z" w16du:dateUtc="2025-02-26T13:32:00Z" w:id="1887"/>
                <w:rFonts w:ascii="Calibri" w:hAnsi="Calibri" w:cs="Calibri"/>
                <w:color w:val="000000"/>
                <w:sz w:val="22"/>
                <w:szCs w:val="22"/>
              </w:rPr>
              <w:pPrChange w:author="KARLOVCEC, Barbara" w:date="2025-02-26T14:32:00Z" w16du:dateUtc="2025-02-26T13:32:00Z" w:id="1888">
                <w:pPr/>
              </w:pPrChange>
            </w:pPr>
            <w:del w:author="KARLOVCEC, Barbara" w:date="2025-02-26T14:32:00Z" w16du:dateUtc="2025-02-26T13:32:00Z" w:id="1889">
              <w:r w:rsidRPr="005D5556" w:rsidDel="00B409B7">
                <w:rPr>
                  <w:rFonts w:ascii="Calibri" w:hAnsi="Calibri" w:cs="Calibri"/>
                  <w:color w:val="000000"/>
                  <w:sz w:val="22"/>
                  <w:szCs w:val="22"/>
                </w:rPr>
                <w:delText>Oyo/Oyo</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6FD5ED9" w14:textId="1F5A67B8">
            <w:pPr>
              <w:pStyle w:val="BodyText"/>
              <w:tabs>
                <w:tab w:val="left" w:pos="720"/>
                <w:tab w:val="num" w:pos="1440"/>
              </w:tabs>
              <w:rPr>
                <w:del w:author="KARLOVCEC, Barbara" w:date="2025-02-26T14:32:00Z" w16du:dateUtc="2025-02-26T13:32:00Z" w:id="1890"/>
                <w:rFonts w:ascii="Calibri" w:hAnsi="Calibri" w:cs="Calibri"/>
                <w:color w:val="000000"/>
                <w:sz w:val="22"/>
                <w:szCs w:val="22"/>
              </w:rPr>
              <w:pPrChange w:author="KARLOVCEC, Barbara" w:date="2025-02-26T14:32:00Z" w16du:dateUtc="2025-02-26T13:32:00Z" w:id="1891">
                <w:pPr/>
              </w:pPrChange>
            </w:pPr>
            <w:del w:author="KARLOVCEC, Barbara" w:date="2025-02-26T14:32:00Z" w16du:dateUtc="2025-02-26T13:32:00Z" w:id="1892">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12C90E2" w14:textId="2B40A4A4">
            <w:pPr>
              <w:pStyle w:val="BodyText"/>
              <w:tabs>
                <w:tab w:val="left" w:pos="720"/>
                <w:tab w:val="num" w:pos="1440"/>
              </w:tabs>
              <w:rPr>
                <w:del w:author="KARLOVCEC, Barbara" w:date="2025-02-26T14:32:00Z" w16du:dateUtc="2025-02-26T13:32:00Z" w:id="1893"/>
                <w:rFonts w:ascii="Calibri" w:hAnsi="Calibri" w:cs="Calibri"/>
                <w:color w:val="000000"/>
                <w:sz w:val="22"/>
                <w:szCs w:val="22"/>
              </w:rPr>
              <w:pPrChange w:author="KARLOVCEC, Barbara" w:date="2025-02-26T14:32:00Z" w16du:dateUtc="2025-02-26T13:32:00Z" w:id="1894">
                <w:pPr/>
              </w:pPrChange>
            </w:pPr>
            <w:del w:author="KARLOVCEC, Barbara" w:date="2025-02-26T14:32:00Z" w16du:dateUtc="2025-02-26T13:32:00Z" w:id="1895">
              <w:r w:rsidRPr="005D5556" w:rsidDel="00B409B7">
                <w:rPr>
                  <w:rFonts w:ascii="Calibri" w:hAnsi="Calibri" w:cs="Calibri"/>
                  <w:color w:val="000000"/>
                  <w:sz w:val="22"/>
                  <w:szCs w:val="22"/>
                </w:rPr>
                <w:delText>ICE  MAKING MACHINE</w:delText>
              </w:r>
            </w:del>
          </w:p>
        </w:tc>
      </w:tr>
      <w:tr w:rsidRPr="005D5556" w:rsidR="00AD600F" w:rsidDel="00B409B7" w:rsidTr="00AD600F" w14:paraId="6FCF8E2E" w14:textId="558BBF42">
        <w:trPr>
          <w:trHeight w:val="675"/>
          <w:del w:author="KARLOVCEC, Barbara" w:date="2025-02-26T14:32:00Z" w:id="1896"/>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7EE52018" w14:textId="3C1F19DB">
            <w:pPr>
              <w:pStyle w:val="BodyText"/>
              <w:tabs>
                <w:tab w:val="left" w:pos="720"/>
                <w:tab w:val="num" w:pos="1440"/>
              </w:tabs>
              <w:rPr>
                <w:del w:author="KARLOVCEC, Barbara" w:date="2025-02-26T14:32:00Z" w16du:dateUtc="2025-02-26T13:32:00Z" w:id="1897"/>
                <w:rFonts w:ascii="Calibri" w:hAnsi="Calibri" w:cs="Calibri"/>
                <w:color w:val="000000"/>
                <w:sz w:val="22"/>
                <w:szCs w:val="22"/>
              </w:rPr>
              <w:pPrChange w:author="KARLOVCEC, Barbara" w:date="2025-02-26T14:32:00Z" w16du:dateUtc="2025-02-26T13:32:00Z" w:id="1898">
                <w:pPr/>
              </w:pPrChange>
            </w:pPr>
            <w:del w:author="KARLOVCEC, Barbara" w:date="2025-02-26T14:32:00Z" w16du:dateUtc="2025-02-26T13:32:00Z" w:id="1899">
              <w:r w:rsidRPr="005D5556" w:rsidDel="00B409B7">
                <w:rPr>
                  <w:rFonts w:ascii="Calibri" w:hAnsi="Calibri" w:cs="Calibri"/>
                  <w:color w:val="000000"/>
                  <w:sz w:val="22"/>
                  <w:szCs w:val="22"/>
                </w:rPr>
                <w:delText>87</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70D4403" w14:textId="52AA22D5">
            <w:pPr>
              <w:pStyle w:val="BodyText"/>
              <w:tabs>
                <w:tab w:val="left" w:pos="720"/>
                <w:tab w:val="num" w:pos="1440"/>
              </w:tabs>
              <w:rPr>
                <w:del w:author="KARLOVCEC, Barbara" w:date="2025-02-26T14:32:00Z" w16du:dateUtc="2025-02-26T13:32:00Z" w:id="1900"/>
                <w:rFonts w:ascii="Calibri" w:hAnsi="Calibri" w:cs="Calibri"/>
                <w:color w:val="000000"/>
                <w:sz w:val="22"/>
                <w:szCs w:val="22"/>
              </w:rPr>
              <w:pPrChange w:author="KARLOVCEC, Barbara" w:date="2025-02-26T14:32:00Z" w16du:dateUtc="2025-02-26T13:32:00Z" w:id="1901">
                <w:pPr/>
              </w:pPrChange>
            </w:pPr>
            <w:del w:author="KARLOVCEC, Barbara" w:date="2025-02-26T14:32:00Z" w16du:dateUtc="2025-02-26T13:32:00Z" w:id="1902">
              <w:r w:rsidRPr="005D5556" w:rsidDel="00B409B7">
                <w:rPr>
                  <w:rFonts w:ascii="Calibri" w:hAnsi="Calibri" w:cs="Calibri"/>
                  <w:color w:val="000000"/>
                  <w:sz w:val="22"/>
                  <w:szCs w:val="22"/>
                </w:rPr>
                <w:delText>Jumascoi Technical Engineering Company</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2F6F458" w14:textId="003CD968">
            <w:pPr>
              <w:pStyle w:val="BodyText"/>
              <w:tabs>
                <w:tab w:val="left" w:pos="720"/>
                <w:tab w:val="num" w:pos="1440"/>
              </w:tabs>
              <w:rPr>
                <w:del w:author="KARLOVCEC, Barbara" w:date="2025-02-26T14:32:00Z" w16du:dateUtc="2025-02-26T13:32:00Z" w:id="1903"/>
                <w:rFonts w:ascii="Calibri" w:hAnsi="Calibri" w:cs="Calibri"/>
                <w:color w:val="000000"/>
                <w:sz w:val="22"/>
                <w:szCs w:val="22"/>
              </w:rPr>
              <w:pPrChange w:author="KARLOVCEC, Barbara" w:date="2025-02-26T14:32:00Z" w16du:dateUtc="2025-02-26T13:32:00Z" w:id="1904">
                <w:pPr/>
              </w:pPrChange>
            </w:pPr>
            <w:del w:author="KARLOVCEC, Barbara" w:date="2025-02-26T14:32:00Z" w16du:dateUtc="2025-02-26T13:32:00Z" w:id="1905">
              <w:r w:rsidRPr="005D5556" w:rsidDel="00B409B7">
                <w:rPr>
                  <w:rFonts w:ascii="Calibri" w:hAnsi="Calibri" w:cs="Calibri"/>
                  <w:color w:val="000000"/>
                  <w:sz w:val="22"/>
                  <w:szCs w:val="22"/>
                </w:rPr>
                <w:delText>Oyo/Ibadan</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270891DD" w14:textId="2BF7A717">
            <w:pPr>
              <w:pStyle w:val="BodyText"/>
              <w:tabs>
                <w:tab w:val="left" w:pos="720"/>
                <w:tab w:val="num" w:pos="1440"/>
              </w:tabs>
              <w:rPr>
                <w:del w:author="KARLOVCEC, Barbara" w:date="2025-02-26T14:32:00Z" w16du:dateUtc="2025-02-26T13:32:00Z" w:id="1906"/>
                <w:rFonts w:ascii="Calibri" w:hAnsi="Calibri" w:cs="Calibri"/>
                <w:color w:val="000000"/>
                <w:sz w:val="22"/>
                <w:szCs w:val="22"/>
              </w:rPr>
              <w:pPrChange w:author="KARLOVCEC, Barbara" w:date="2025-02-26T14:32:00Z" w16du:dateUtc="2025-02-26T13:32:00Z" w:id="1907">
                <w:pPr/>
              </w:pPrChange>
            </w:pPr>
            <w:del w:author="KARLOVCEC, Barbara" w:date="2025-02-26T14:32:00Z" w16du:dateUtc="2025-02-26T13:32:00Z" w:id="1908">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ED0801D" w14:textId="4BE61A4C">
            <w:pPr>
              <w:pStyle w:val="BodyText"/>
              <w:tabs>
                <w:tab w:val="left" w:pos="720"/>
                <w:tab w:val="num" w:pos="1440"/>
              </w:tabs>
              <w:rPr>
                <w:del w:author="KARLOVCEC, Barbara" w:date="2025-02-26T14:32:00Z" w16du:dateUtc="2025-02-26T13:32:00Z" w:id="1909"/>
                <w:rFonts w:ascii="Calibri" w:hAnsi="Calibri" w:cs="Calibri"/>
                <w:color w:val="000000"/>
                <w:sz w:val="22"/>
                <w:szCs w:val="22"/>
              </w:rPr>
              <w:pPrChange w:author="KARLOVCEC, Barbara" w:date="2025-02-26T14:32:00Z" w16du:dateUtc="2025-02-26T13:32:00Z" w:id="1910">
                <w:pPr/>
              </w:pPrChange>
            </w:pPr>
            <w:del w:author="KARLOVCEC, Barbara" w:date="2025-02-26T14:32:00Z" w16du:dateUtc="2025-02-26T13:32:00Z" w:id="1911">
              <w:r w:rsidRPr="005D5556" w:rsidDel="00B409B7">
                <w:rPr>
                  <w:rFonts w:ascii="Calibri" w:hAnsi="Calibri" w:cs="Calibri"/>
                  <w:color w:val="000000"/>
                  <w:sz w:val="22"/>
                  <w:szCs w:val="22"/>
                </w:rPr>
                <w:delText>ICE  MAKING MACHINE/</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 xml:space="preserve"> COLD ROOM</w:delText>
              </w:r>
            </w:del>
          </w:p>
        </w:tc>
      </w:tr>
      <w:tr w:rsidRPr="005D5556" w:rsidR="00AD600F" w:rsidDel="00B409B7" w:rsidTr="00AD600F" w14:paraId="5263C063" w14:textId="36DB21B3">
        <w:trPr>
          <w:trHeight w:val="450"/>
          <w:del w:author="KARLOVCEC, Barbara" w:date="2025-02-26T14:32:00Z" w:id="1912"/>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088E7D04" w14:textId="2ADF7C19">
            <w:pPr>
              <w:pStyle w:val="BodyText"/>
              <w:tabs>
                <w:tab w:val="left" w:pos="720"/>
                <w:tab w:val="num" w:pos="1440"/>
              </w:tabs>
              <w:rPr>
                <w:del w:author="KARLOVCEC, Barbara" w:date="2025-02-26T14:32:00Z" w16du:dateUtc="2025-02-26T13:32:00Z" w:id="1913"/>
                <w:rFonts w:ascii="Calibri" w:hAnsi="Calibri" w:cs="Calibri"/>
                <w:color w:val="000000"/>
                <w:sz w:val="22"/>
                <w:szCs w:val="22"/>
              </w:rPr>
              <w:pPrChange w:author="KARLOVCEC, Barbara" w:date="2025-02-26T14:32:00Z" w16du:dateUtc="2025-02-26T13:32:00Z" w:id="1914">
                <w:pPr/>
              </w:pPrChange>
            </w:pPr>
            <w:del w:author="KARLOVCEC, Barbara" w:date="2025-02-26T14:32:00Z" w16du:dateUtc="2025-02-26T13:32:00Z" w:id="1915">
              <w:r w:rsidRPr="005D5556" w:rsidDel="00B409B7">
                <w:rPr>
                  <w:rFonts w:ascii="Calibri" w:hAnsi="Calibri" w:cs="Calibri"/>
                  <w:color w:val="000000"/>
                  <w:sz w:val="22"/>
                  <w:szCs w:val="22"/>
                </w:rPr>
                <w:delText>88</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D5EB122" w14:textId="11675372">
            <w:pPr>
              <w:pStyle w:val="BodyText"/>
              <w:tabs>
                <w:tab w:val="left" w:pos="720"/>
                <w:tab w:val="num" w:pos="1440"/>
              </w:tabs>
              <w:rPr>
                <w:del w:author="KARLOVCEC, Barbara" w:date="2025-02-26T14:32:00Z" w16du:dateUtc="2025-02-26T13:32:00Z" w:id="1916"/>
                <w:rFonts w:ascii="Calibri" w:hAnsi="Calibri" w:cs="Calibri"/>
                <w:color w:val="000000"/>
                <w:sz w:val="22"/>
                <w:szCs w:val="22"/>
              </w:rPr>
              <w:pPrChange w:author="KARLOVCEC, Barbara" w:date="2025-02-26T14:32:00Z" w16du:dateUtc="2025-02-26T13:32:00Z" w:id="1917">
                <w:pPr/>
              </w:pPrChange>
            </w:pPr>
            <w:del w:author="KARLOVCEC, Barbara" w:date="2025-02-26T14:32:00Z" w16du:dateUtc="2025-02-26T13:32:00Z" w:id="1918">
              <w:r w:rsidRPr="005D5556" w:rsidDel="00B409B7">
                <w:rPr>
                  <w:rFonts w:ascii="Calibri" w:hAnsi="Calibri" w:cs="Calibri"/>
                  <w:color w:val="000000"/>
                  <w:sz w:val="22"/>
                  <w:szCs w:val="22"/>
                </w:rPr>
                <w:delText xml:space="preserve">BEST JOHNNY TECHNICAL COMPANY </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4BE456A" w14:textId="41DDFB11">
            <w:pPr>
              <w:pStyle w:val="BodyText"/>
              <w:tabs>
                <w:tab w:val="left" w:pos="720"/>
                <w:tab w:val="num" w:pos="1440"/>
              </w:tabs>
              <w:rPr>
                <w:del w:author="KARLOVCEC, Barbara" w:date="2025-02-26T14:32:00Z" w16du:dateUtc="2025-02-26T13:32:00Z" w:id="1919"/>
                <w:rFonts w:ascii="Calibri" w:hAnsi="Calibri" w:cs="Calibri"/>
                <w:color w:val="000000"/>
                <w:sz w:val="22"/>
                <w:szCs w:val="22"/>
              </w:rPr>
              <w:pPrChange w:author="KARLOVCEC, Barbara" w:date="2025-02-26T14:32:00Z" w16du:dateUtc="2025-02-26T13:32:00Z" w:id="1920">
                <w:pPr/>
              </w:pPrChange>
            </w:pPr>
            <w:del w:author="KARLOVCEC, Barbara" w:date="2025-02-26T14:32:00Z" w16du:dateUtc="2025-02-26T13:32:00Z" w:id="1921">
              <w:r w:rsidRPr="005D5556" w:rsidDel="00B409B7">
                <w:rPr>
                  <w:rFonts w:ascii="Calibri" w:hAnsi="Calibri" w:cs="Calibri"/>
                  <w:color w:val="000000"/>
                  <w:sz w:val="22"/>
                  <w:szCs w:val="22"/>
                </w:rPr>
                <w:delText>Abeokuta</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6279A1BD" w14:textId="17798B18">
            <w:pPr>
              <w:pStyle w:val="BodyText"/>
              <w:tabs>
                <w:tab w:val="left" w:pos="720"/>
                <w:tab w:val="num" w:pos="1440"/>
              </w:tabs>
              <w:rPr>
                <w:del w:author="KARLOVCEC, Barbara" w:date="2025-02-26T14:32:00Z" w16du:dateUtc="2025-02-26T13:32:00Z" w:id="1922"/>
                <w:rFonts w:ascii="Calibri" w:hAnsi="Calibri" w:cs="Calibri"/>
                <w:color w:val="000000"/>
                <w:sz w:val="22"/>
                <w:szCs w:val="22"/>
              </w:rPr>
              <w:pPrChange w:author="KARLOVCEC, Barbara" w:date="2025-02-26T14:32:00Z" w16du:dateUtc="2025-02-26T13:32:00Z" w:id="1923">
                <w:pPr/>
              </w:pPrChange>
            </w:pPr>
            <w:del w:author="KARLOVCEC, Barbara" w:date="2025-02-26T14:32:00Z" w16du:dateUtc="2025-02-26T13:32:00Z" w:id="1924">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6F3EAC45" w14:textId="3B18860B">
            <w:pPr>
              <w:pStyle w:val="BodyText"/>
              <w:tabs>
                <w:tab w:val="left" w:pos="720"/>
                <w:tab w:val="num" w:pos="1440"/>
              </w:tabs>
              <w:rPr>
                <w:del w:author="KARLOVCEC, Barbara" w:date="2025-02-26T14:32:00Z" w16du:dateUtc="2025-02-26T13:32:00Z" w:id="1925"/>
                <w:rFonts w:ascii="Calibri" w:hAnsi="Calibri" w:cs="Calibri"/>
                <w:color w:val="000000"/>
                <w:sz w:val="22"/>
                <w:szCs w:val="22"/>
              </w:rPr>
              <w:pPrChange w:author="KARLOVCEC, Barbara" w:date="2025-02-26T14:32:00Z" w16du:dateUtc="2025-02-26T13:32:00Z" w:id="1926">
                <w:pPr/>
              </w:pPrChange>
            </w:pPr>
            <w:del w:author="KARLOVCEC, Barbara" w:date="2025-02-26T14:32:00Z" w16du:dateUtc="2025-02-26T13:32:00Z" w:id="1927">
              <w:r w:rsidRPr="005D5556" w:rsidDel="00B409B7">
                <w:rPr>
                  <w:rFonts w:ascii="Calibri" w:hAnsi="Calibri" w:cs="Calibri"/>
                  <w:color w:val="000000"/>
                  <w:sz w:val="22"/>
                  <w:szCs w:val="22"/>
                </w:rPr>
                <w:delText>ICE  MAKING MACHINE</w:delText>
              </w:r>
            </w:del>
          </w:p>
        </w:tc>
      </w:tr>
      <w:tr w:rsidRPr="005D5556" w:rsidR="00AD600F" w:rsidDel="00B409B7" w:rsidTr="00AD600F" w14:paraId="320CD5F8" w14:textId="5D47FFE2">
        <w:trPr>
          <w:trHeight w:val="675"/>
          <w:del w:author="KARLOVCEC, Barbara" w:date="2025-02-26T14:32:00Z" w:id="1928"/>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57D87067" w14:textId="50DD859C">
            <w:pPr>
              <w:pStyle w:val="BodyText"/>
              <w:tabs>
                <w:tab w:val="left" w:pos="720"/>
                <w:tab w:val="num" w:pos="1440"/>
              </w:tabs>
              <w:rPr>
                <w:del w:author="KARLOVCEC, Barbara" w:date="2025-02-26T14:32:00Z" w16du:dateUtc="2025-02-26T13:32:00Z" w:id="1929"/>
                <w:rFonts w:ascii="Calibri" w:hAnsi="Calibri" w:cs="Calibri"/>
                <w:color w:val="000000"/>
                <w:sz w:val="22"/>
                <w:szCs w:val="22"/>
              </w:rPr>
              <w:pPrChange w:author="KARLOVCEC, Barbara" w:date="2025-02-26T14:32:00Z" w16du:dateUtc="2025-02-26T13:32:00Z" w:id="1930">
                <w:pPr/>
              </w:pPrChange>
            </w:pPr>
            <w:del w:author="KARLOVCEC, Barbara" w:date="2025-02-26T14:32:00Z" w16du:dateUtc="2025-02-26T13:32:00Z" w:id="1931">
              <w:r w:rsidRPr="005D5556" w:rsidDel="00B409B7">
                <w:rPr>
                  <w:rFonts w:ascii="Calibri" w:hAnsi="Calibri" w:cs="Calibri"/>
                  <w:color w:val="000000"/>
                  <w:sz w:val="22"/>
                  <w:szCs w:val="22"/>
                </w:rPr>
                <w:delText>89</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55D027A" w14:textId="1CAD8AA2">
            <w:pPr>
              <w:pStyle w:val="BodyText"/>
              <w:tabs>
                <w:tab w:val="left" w:pos="720"/>
                <w:tab w:val="num" w:pos="1440"/>
              </w:tabs>
              <w:rPr>
                <w:del w:author="KARLOVCEC, Barbara" w:date="2025-02-26T14:32:00Z" w16du:dateUtc="2025-02-26T13:32:00Z" w:id="1932"/>
                <w:rFonts w:ascii="Calibri" w:hAnsi="Calibri" w:cs="Calibri"/>
                <w:color w:val="000000"/>
                <w:sz w:val="22"/>
                <w:szCs w:val="22"/>
              </w:rPr>
              <w:pPrChange w:author="KARLOVCEC, Barbara" w:date="2025-02-26T14:32:00Z" w16du:dateUtc="2025-02-26T13:32:00Z" w:id="1933">
                <w:pPr/>
              </w:pPrChange>
            </w:pPr>
            <w:del w:author="KARLOVCEC, Barbara" w:date="2025-02-26T14:32:00Z" w16du:dateUtc="2025-02-26T13:32:00Z" w:id="1934">
              <w:r w:rsidRPr="005D5556" w:rsidDel="00B409B7">
                <w:rPr>
                  <w:rFonts w:ascii="Calibri" w:hAnsi="Calibri" w:cs="Calibri"/>
                  <w:color w:val="000000"/>
                  <w:sz w:val="22"/>
                  <w:szCs w:val="22"/>
                </w:rPr>
                <w:delText>AJAYI EZEKIEL</w:delText>
              </w:r>
            </w:del>
          </w:p>
        </w:tc>
        <w:tc>
          <w:tcPr>
            <w:tcW w:w="1220"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7C34BABD" w14:textId="1184C920">
            <w:pPr>
              <w:pStyle w:val="BodyText"/>
              <w:tabs>
                <w:tab w:val="left" w:pos="720"/>
                <w:tab w:val="num" w:pos="1440"/>
              </w:tabs>
              <w:rPr>
                <w:del w:author="KARLOVCEC, Barbara" w:date="2025-02-26T14:32:00Z" w16du:dateUtc="2025-02-26T13:32:00Z" w:id="1935"/>
                <w:rFonts w:ascii="Calibri" w:hAnsi="Calibri" w:cs="Calibri"/>
                <w:color w:val="000000"/>
                <w:sz w:val="22"/>
                <w:szCs w:val="22"/>
              </w:rPr>
              <w:pPrChange w:author="KARLOVCEC, Barbara" w:date="2025-02-26T14:32:00Z" w16du:dateUtc="2025-02-26T13:32:00Z" w:id="1936">
                <w:pPr/>
              </w:pPrChange>
            </w:pPr>
            <w:del w:author="KARLOVCEC, Barbara" w:date="2025-02-26T14:32:00Z" w16du:dateUtc="2025-02-26T13:32:00Z" w:id="1937">
              <w:r w:rsidRPr="005D5556" w:rsidDel="00B409B7">
                <w:rPr>
                  <w:rFonts w:ascii="Calibri" w:hAnsi="Calibri" w:cs="Calibri"/>
                  <w:color w:val="000000"/>
                  <w:sz w:val="22"/>
                  <w:szCs w:val="22"/>
                </w:rPr>
                <w:delText>Lagos</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0DECDC40" w14:textId="4B2BBCC3">
            <w:pPr>
              <w:pStyle w:val="BodyText"/>
              <w:tabs>
                <w:tab w:val="left" w:pos="720"/>
                <w:tab w:val="num" w:pos="1440"/>
              </w:tabs>
              <w:rPr>
                <w:del w:author="KARLOVCEC, Barbara" w:date="2025-02-26T14:32:00Z" w16du:dateUtc="2025-02-26T13:32:00Z" w:id="1938"/>
                <w:rFonts w:ascii="Calibri" w:hAnsi="Calibri" w:cs="Calibri"/>
                <w:color w:val="000000"/>
                <w:sz w:val="22"/>
                <w:szCs w:val="22"/>
              </w:rPr>
              <w:pPrChange w:author="KARLOVCEC, Barbara" w:date="2025-02-26T14:32:00Z" w16du:dateUtc="2025-02-26T13:32:00Z" w:id="1939">
                <w:pPr/>
              </w:pPrChange>
            </w:pPr>
            <w:del w:author="KARLOVCEC, Barbara" w:date="2025-02-26T14:32:00Z" w16du:dateUtc="2025-02-26T13:32:00Z" w:id="1940">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2CA32D4" w14:textId="4B9CE69D">
            <w:pPr>
              <w:pStyle w:val="BodyText"/>
              <w:tabs>
                <w:tab w:val="left" w:pos="720"/>
                <w:tab w:val="num" w:pos="1440"/>
              </w:tabs>
              <w:rPr>
                <w:del w:author="KARLOVCEC, Barbara" w:date="2025-02-26T14:32:00Z" w16du:dateUtc="2025-02-26T13:32:00Z" w:id="1941"/>
                <w:rFonts w:ascii="Calibri" w:hAnsi="Calibri" w:cs="Calibri"/>
                <w:color w:val="000000"/>
                <w:sz w:val="22"/>
                <w:szCs w:val="22"/>
              </w:rPr>
              <w:pPrChange w:author="KARLOVCEC, Barbara" w:date="2025-02-26T14:32:00Z" w16du:dateUtc="2025-02-26T13:32:00Z" w:id="1942">
                <w:pPr/>
              </w:pPrChange>
            </w:pPr>
            <w:del w:author="KARLOVCEC, Barbara" w:date="2025-02-26T14:32:00Z" w16du:dateUtc="2025-02-26T13:32:00Z" w:id="1943">
              <w:r w:rsidRPr="005D5556" w:rsidDel="00B409B7">
                <w:rPr>
                  <w:rFonts w:ascii="Calibri" w:hAnsi="Calibri" w:cs="Calibri"/>
                  <w:color w:val="000000"/>
                  <w:sz w:val="22"/>
                  <w:szCs w:val="22"/>
                </w:rPr>
                <w:delText>ICE  MAKING MACHINE/</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 xml:space="preserve"> COLD ROOM</w:delText>
              </w:r>
            </w:del>
          </w:p>
        </w:tc>
      </w:tr>
      <w:tr w:rsidRPr="005D5556" w:rsidR="00AD600F" w:rsidDel="00B409B7" w:rsidTr="00AD600F" w14:paraId="733AF0A9" w14:textId="063124F4">
        <w:trPr>
          <w:trHeight w:val="300"/>
          <w:del w:author="KARLOVCEC, Barbara" w:date="2025-02-26T14:32:00Z" w:id="1944"/>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3179549A" w14:textId="103A5FEF">
            <w:pPr>
              <w:pStyle w:val="BodyText"/>
              <w:tabs>
                <w:tab w:val="left" w:pos="720"/>
                <w:tab w:val="num" w:pos="1440"/>
              </w:tabs>
              <w:rPr>
                <w:del w:author="KARLOVCEC, Barbara" w:date="2025-02-26T14:32:00Z" w16du:dateUtc="2025-02-26T13:32:00Z" w:id="1945"/>
                <w:rFonts w:ascii="Calibri" w:hAnsi="Calibri" w:cs="Calibri"/>
                <w:color w:val="000000"/>
                <w:sz w:val="22"/>
                <w:szCs w:val="22"/>
              </w:rPr>
              <w:pPrChange w:author="KARLOVCEC, Barbara" w:date="2025-02-26T14:32:00Z" w16du:dateUtc="2025-02-26T13:32:00Z" w:id="1946">
                <w:pPr/>
              </w:pPrChange>
            </w:pPr>
            <w:del w:author="KARLOVCEC, Barbara" w:date="2025-02-26T14:32:00Z" w16du:dateUtc="2025-02-26T13:32:00Z" w:id="1947">
              <w:r w:rsidRPr="005D5556" w:rsidDel="00B409B7">
                <w:rPr>
                  <w:rFonts w:ascii="Calibri" w:hAnsi="Calibri" w:cs="Calibri"/>
                  <w:color w:val="000000"/>
                  <w:sz w:val="22"/>
                  <w:szCs w:val="22"/>
                </w:rPr>
                <w:delText>90</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6AF52B1" w14:textId="65C96C55">
            <w:pPr>
              <w:pStyle w:val="BodyText"/>
              <w:tabs>
                <w:tab w:val="left" w:pos="720"/>
                <w:tab w:val="num" w:pos="1440"/>
              </w:tabs>
              <w:rPr>
                <w:del w:author="KARLOVCEC, Barbara" w:date="2025-02-26T14:32:00Z" w16du:dateUtc="2025-02-26T13:32:00Z" w:id="1948"/>
                <w:rFonts w:ascii="Calibri" w:hAnsi="Calibri" w:cs="Calibri"/>
                <w:color w:val="000000"/>
                <w:sz w:val="22"/>
                <w:szCs w:val="22"/>
              </w:rPr>
              <w:pPrChange w:author="KARLOVCEC, Barbara" w:date="2025-02-26T14:32:00Z" w16du:dateUtc="2025-02-26T13:32:00Z" w:id="1949">
                <w:pPr/>
              </w:pPrChange>
            </w:pPr>
            <w:del w:author="KARLOVCEC, Barbara" w:date="2025-02-26T14:32:00Z" w16du:dateUtc="2025-02-26T13:32:00Z" w:id="1950">
              <w:r w:rsidRPr="005D5556" w:rsidDel="00B409B7">
                <w:rPr>
                  <w:rFonts w:ascii="Calibri" w:hAnsi="Calibri" w:cs="Calibri"/>
                  <w:color w:val="000000"/>
                  <w:sz w:val="22"/>
                  <w:szCs w:val="22"/>
                </w:rPr>
                <w:delText>Castrol Joe Tech.</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F04135C" w14:textId="77B5BF2E">
            <w:pPr>
              <w:pStyle w:val="BodyText"/>
              <w:tabs>
                <w:tab w:val="left" w:pos="720"/>
                <w:tab w:val="num" w:pos="1440"/>
              </w:tabs>
              <w:rPr>
                <w:del w:author="KARLOVCEC, Barbara" w:date="2025-02-26T14:32:00Z" w16du:dateUtc="2025-02-26T13:32:00Z" w:id="1951"/>
                <w:rFonts w:ascii="Calibri" w:hAnsi="Calibri" w:cs="Calibri"/>
                <w:color w:val="000000"/>
                <w:sz w:val="22"/>
                <w:szCs w:val="22"/>
              </w:rPr>
              <w:pPrChange w:author="KARLOVCEC, Barbara" w:date="2025-02-26T14:32:00Z" w16du:dateUtc="2025-02-26T13:32:00Z" w:id="1952">
                <w:pPr/>
              </w:pPrChange>
            </w:pPr>
            <w:del w:author="KARLOVCEC, Barbara" w:date="2025-02-26T14:32:00Z" w16du:dateUtc="2025-02-26T13:32:00Z" w:id="1953">
              <w:r w:rsidRPr="005D5556" w:rsidDel="00B409B7">
                <w:rPr>
                  <w:rFonts w:ascii="Calibri" w:hAnsi="Calibri" w:cs="Calibri"/>
                  <w:color w:val="000000"/>
                  <w:sz w:val="22"/>
                  <w:szCs w:val="22"/>
                </w:rPr>
                <w:delText>Akure/Ondo</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3A67A011" w14:textId="1014C37C">
            <w:pPr>
              <w:pStyle w:val="BodyText"/>
              <w:tabs>
                <w:tab w:val="left" w:pos="720"/>
                <w:tab w:val="num" w:pos="1440"/>
              </w:tabs>
              <w:rPr>
                <w:del w:author="KARLOVCEC, Barbara" w:date="2025-02-26T14:32:00Z" w16du:dateUtc="2025-02-26T13:32:00Z" w:id="1954"/>
                <w:rFonts w:ascii="Calibri" w:hAnsi="Calibri" w:cs="Calibri"/>
                <w:color w:val="000000"/>
                <w:sz w:val="22"/>
                <w:szCs w:val="22"/>
              </w:rPr>
              <w:pPrChange w:author="KARLOVCEC, Barbara" w:date="2025-02-26T14:32:00Z" w16du:dateUtc="2025-02-26T13:32:00Z" w:id="1955">
                <w:pPr/>
              </w:pPrChange>
            </w:pPr>
            <w:del w:author="KARLOVCEC, Barbara" w:date="2025-02-26T14:32:00Z" w16du:dateUtc="2025-02-26T13:32:00Z" w:id="1956">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34747861" w14:textId="0CB13B00">
            <w:pPr>
              <w:pStyle w:val="BodyText"/>
              <w:tabs>
                <w:tab w:val="left" w:pos="720"/>
                <w:tab w:val="num" w:pos="1440"/>
              </w:tabs>
              <w:rPr>
                <w:del w:author="KARLOVCEC, Barbara" w:date="2025-02-26T14:32:00Z" w16du:dateUtc="2025-02-26T13:32:00Z" w:id="1957"/>
                <w:rFonts w:ascii="Calibri" w:hAnsi="Calibri" w:cs="Calibri"/>
                <w:color w:val="000000"/>
                <w:sz w:val="22"/>
                <w:szCs w:val="22"/>
              </w:rPr>
              <w:pPrChange w:author="KARLOVCEC, Barbara" w:date="2025-02-26T14:32:00Z" w16du:dateUtc="2025-02-26T13:32:00Z" w:id="1958">
                <w:pPr/>
              </w:pPrChange>
            </w:pPr>
            <w:del w:author="KARLOVCEC, Barbara" w:date="2025-02-26T14:32:00Z" w16du:dateUtc="2025-02-26T13:32:00Z" w:id="1959">
              <w:r w:rsidRPr="005D5556" w:rsidDel="00B409B7">
                <w:rPr>
                  <w:rFonts w:ascii="Calibri" w:hAnsi="Calibri" w:cs="Calibri"/>
                  <w:color w:val="000000"/>
                  <w:sz w:val="22"/>
                  <w:szCs w:val="22"/>
                </w:rPr>
                <w:delText>COLD ROOM</w:delText>
              </w:r>
            </w:del>
          </w:p>
        </w:tc>
      </w:tr>
      <w:tr w:rsidRPr="005D5556" w:rsidR="00AD600F" w:rsidDel="00B409B7" w:rsidTr="00AD600F" w14:paraId="6C564F19" w14:textId="6F2E7AF8">
        <w:trPr>
          <w:trHeight w:val="675"/>
          <w:del w:author="KARLOVCEC, Barbara" w:date="2025-02-26T14:32:00Z" w:id="1960"/>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372F71EA" w14:textId="4AF6570E">
            <w:pPr>
              <w:pStyle w:val="BodyText"/>
              <w:tabs>
                <w:tab w:val="left" w:pos="720"/>
                <w:tab w:val="num" w:pos="1440"/>
              </w:tabs>
              <w:rPr>
                <w:del w:author="KARLOVCEC, Barbara" w:date="2025-02-26T14:32:00Z" w16du:dateUtc="2025-02-26T13:32:00Z" w:id="1961"/>
                <w:rFonts w:ascii="Calibri" w:hAnsi="Calibri" w:cs="Calibri"/>
                <w:color w:val="000000"/>
                <w:sz w:val="22"/>
                <w:szCs w:val="22"/>
              </w:rPr>
              <w:pPrChange w:author="KARLOVCEC, Barbara" w:date="2025-02-26T14:32:00Z" w16du:dateUtc="2025-02-26T13:32:00Z" w:id="1962">
                <w:pPr/>
              </w:pPrChange>
            </w:pPr>
            <w:del w:author="KARLOVCEC, Barbara" w:date="2025-02-26T14:32:00Z" w16du:dateUtc="2025-02-26T13:32:00Z" w:id="1963">
              <w:r w:rsidRPr="005D5556" w:rsidDel="00B409B7">
                <w:rPr>
                  <w:rFonts w:ascii="Calibri" w:hAnsi="Calibri" w:cs="Calibri"/>
                  <w:color w:val="000000"/>
                  <w:sz w:val="22"/>
                  <w:szCs w:val="22"/>
                </w:rPr>
                <w:delText>91</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231F4DA" w14:textId="4A4C4D7A">
            <w:pPr>
              <w:pStyle w:val="BodyText"/>
              <w:tabs>
                <w:tab w:val="left" w:pos="720"/>
                <w:tab w:val="num" w:pos="1440"/>
              </w:tabs>
              <w:rPr>
                <w:del w:author="KARLOVCEC, Barbara" w:date="2025-02-26T14:32:00Z" w16du:dateUtc="2025-02-26T13:32:00Z" w:id="1964"/>
                <w:rFonts w:ascii="Calibri" w:hAnsi="Calibri" w:cs="Calibri"/>
                <w:color w:val="000000"/>
                <w:sz w:val="22"/>
                <w:szCs w:val="22"/>
              </w:rPr>
              <w:pPrChange w:author="KARLOVCEC, Barbara" w:date="2025-02-26T14:32:00Z" w16du:dateUtc="2025-02-26T13:32:00Z" w:id="1965">
                <w:pPr/>
              </w:pPrChange>
            </w:pPr>
            <w:del w:author="KARLOVCEC, Barbara" w:date="2025-02-26T14:32:00Z" w16du:dateUtc="2025-02-26T13:32:00Z" w:id="1966">
              <w:r w:rsidRPr="005D5556" w:rsidDel="00B409B7">
                <w:rPr>
                  <w:rFonts w:ascii="Calibri" w:hAnsi="Calibri" w:cs="Calibri"/>
                  <w:color w:val="000000"/>
                  <w:sz w:val="22"/>
                  <w:szCs w:val="22"/>
                </w:rPr>
                <w:delText xml:space="preserve">SIKFAT COMM. ENT. </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18B16AD" w14:textId="31B14B42">
            <w:pPr>
              <w:pStyle w:val="BodyText"/>
              <w:tabs>
                <w:tab w:val="left" w:pos="720"/>
                <w:tab w:val="num" w:pos="1440"/>
              </w:tabs>
              <w:rPr>
                <w:del w:author="KARLOVCEC, Barbara" w:date="2025-02-26T14:32:00Z" w16du:dateUtc="2025-02-26T13:32:00Z" w:id="1967"/>
                <w:rFonts w:ascii="Calibri" w:hAnsi="Calibri" w:cs="Calibri"/>
                <w:color w:val="000000"/>
                <w:sz w:val="22"/>
                <w:szCs w:val="22"/>
              </w:rPr>
              <w:pPrChange w:author="KARLOVCEC, Barbara" w:date="2025-02-26T14:32:00Z" w16du:dateUtc="2025-02-26T13:32:00Z" w:id="1968">
                <w:pPr/>
              </w:pPrChange>
            </w:pPr>
            <w:del w:author="KARLOVCEC, Barbara" w:date="2025-02-26T14:32:00Z" w16du:dateUtc="2025-02-26T13:32:00Z" w:id="1969">
              <w:r w:rsidRPr="005D5556" w:rsidDel="00B409B7">
                <w:rPr>
                  <w:rFonts w:ascii="Calibri" w:hAnsi="Calibri" w:cs="Calibri"/>
                  <w:color w:val="000000"/>
                  <w:sz w:val="22"/>
                  <w:szCs w:val="22"/>
                </w:rPr>
                <w:delText>Lagos</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0FF1CFA1" w14:textId="2E71C239">
            <w:pPr>
              <w:pStyle w:val="BodyText"/>
              <w:tabs>
                <w:tab w:val="left" w:pos="720"/>
                <w:tab w:val="num" w:pos="1440"/>
              </w:tabs>
              <w:rPr>
                <w:del w:author="KARLOVCEC, Barbara" w:date="2025-02-26T14:32:00Z" w16du:dateUtc="2025-02-26T13:32:00Z" w:id="1970"/>
                <w:rFonts w:ascii="Calibri" w:hAnsi="Calibri" w:cs="Calibri"/>
                <w:color w:val="000000"/>
                <w:sz w:val="22"/>
                <w:szCs w:val="22"/>
              </w:rPr>
              <w:pPrChange w:author="KARLOVCEC, Barbara" w:date="2025-02-26T14:32:00Z" w16du:dateUtc="2025-02-26T13:32:00Z" w:id="1971">
                <w:pPr/>
              </w:pPrChange>
            </w:pPr>
            <w:del w:author="KARLOVCEC, Barbara" w:date="2025-02-26T14:32:00Z" w16du:dateUtc="2025-02-26T13:32:00Z" w:id="1972">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AB712BA" w14:textId="4D31163A">
            <w:pPr>
              <w:pStyle w:val="BodyText"/>
              <w:tabs>
                <w:tab w:val="left" w:pos="720"/>
                <w:tab w:val="num" w:pos="1440"/>
              </w:tabs>
              <w:rPr>
                <w:del w:author="KARLOVCEC, Barbara" w:date="2025-02-26T14:32:00Z" w16du:dateUtc="2025-02-26T13:32:00Z" w:id="1973"/>
                <w:rFonts w:ascii="Calibri" w:hAnsi="Calibri" w:cs="Calibri"/>
                <w:color w:val="000000"/>
                <w:sz w:val="22"/>
                <w:szCs w:val="22"/>
              </w:rPr>
              <w:pPrChange w:author="KARLOVCEC, Barbara" w:date="2025-02-26T14:32:00Z" w16du:dateUtc="2025-02-26T13:32:00Z" w:id="1974">
                <w:pPr/>
              </w:pPrChange>
            </w:pPr>
            <w:del w:author="KARLOVCEC, Barbara" w:date="2025-02-26T14:32:00Z" w16du:dateUtc="2025-02-26T13:32:00Z" w:id="1975">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w:delText>
              </w:r>
            </w:del>
          </w:p>
        </w:tc>
      </w:tr>
      <w:tr w:rsidRPr="005D5556" w:rsidR="00AD600F" w:rsidDel="00B409B7" w:rsidTr="00AD600F" w14:paraId="1678B456" w14:textId="2BD5C317">
        <w:trPr>
          <w:trHeight w:val="675"/>
          <w:del w:author="KARLOVCEC, Barbara" w:date="2025-02-26T14:32:00Z" w:id="1976"/>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462550A4" w14:textId="10202128">
            <w:pPr>
              <w:pStyle w:val="BodyText"/>
              <w:tabs>
                <w:tab w:val="left" w:pos="720"/>
                <w:tab w:val="num" w:pos="1440"/>
              </w:tabs>
              <w:rPr>
                <w:del w:author="KARLOVCEC, Barbara" w:date="2025-02-26T14:32:00Z" w16du:dateUtc="2025-02-26T13:32:00Z" w:id="1977"/>
                <w:rFonts w:ascii="Calibri" w:hAnsi="Calibri" w:cs="Calibri"/>
                <w:color w:val="000000"/>
                <w:sz w:val="22"/>
                <w:szCs w:val="22"/>
              </w:rPr>
              <w:pPrChange w:author="KARLOVCEC, Barbara" w:date="2025-02-26T14:32:00Z" w16du:dateUtc="2025-02-26T13:32:00Z" w:id="1978">
                <w:pPr/>
              </w:pPrChange>
            </w:pPr>
            <w:del w:author="KARLOVCEC, Barbara" w:date="2025-02-26T14:32:00Z" w16du:dateUtc="2025-02-26T13:32:00Z" w:id="1979">
              <w:r w:rsidRPr="005D5556" w:rsidDel="00B409B7">
                <w:rPr>
                  <w:rFonts w:ascii="Calibri" w:hAnsi="Calibri" w:cs="Calibri"/>
                  <w:color w:val="000000"/>
                  <w:sz w:val="22"/>
                  <w:szCs w:val="22"/>
                </w:rPr>
                <w:delText>92</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0938669" w14:textId="372B594A">
            <w:pPr>
              <w:pStyle w:val="BodyText"/>
              <w:tabs>
                <w:tab w:val="left" w:pos="720"/>
                <w:tab w:val="num" w:pos="1440"/>
              </w:tabs>
              <w:rPr>
                <w:del w:author="KARLOVCEC, Barbara" w:date="2025-02-26T14:32:00Z" w16du:dateUtc="2025-02-26T13:32:00Z" w:id="1980"/>
                <w:rFonts w:ascii="Calibri" w:hAnsi="Calibri" w:cs="Calibri"/>
                <w:color w:val="000000"/>
                <w:sz w:val="22"/>
                <w:szCs w:val="22"/>
              </w:rPr>
              <w:pPrChange w:author="KARLOVCEC, Barbara" w:date="2025-02-26T14:32:00Z" w16du:dateUtc="2025-02-26T13:32:00Z" w:id="1981">
                <w:pPr/>
              </w:pPrChange>
            </w:pPr>
            <w:del w:author="KARLOVCEC, Barbara" w:date="2025-02-26T14:32:00Z" w16du:dateUtc="2025-02-26T13:32:00Z" w:id="1982">
              <w:r w:rsidRPr="005D5556" w:rsidDel="00B409B7">
                <w:rPr>
                  <w:rFonts w:ascii="Calibri" w:hAnsi="Calibri" w:cs="Calibri"/>
                  <w:color w:val="000000"/>
                  <w:sz w:val="22"/>
                  <w:szCs w:val="22"/>
                </w:rPr>
                <w:delText>ELECTRICAL ENG. CO.</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6983406" w14:textId="36951A45">
            <w:pPr>
              <w:pStyle w:val="BodyText"/>
              <w:tabs>
                <w:tab w:val="left" w:pos="720"/>
                <w:tab w:val="num" w:pos="1440"/>
              </w:tabs>
              <w:rPr>
                <w:del w:author="KARLOVCEC, Barbara" w:date="2025-02-26T14:32:00Z" w16du:dateUtc="2025-02-26T13:32:00Z" w:id="1983"/>
                <w:rFonts w:ascii="Calibri" w:hAnsi="Calibri" w:cs="Calibri"/>
                <w:color w:val="000000"/>
                <w:sz w:val="22"/>
                <w:szCs w:val="22"/>
              </w:rPr>
              <w:pPrChange w:author="KARLOVCEC, Barbara" w:date="2025-02-26T14:32:00Z" w16du:dateUtc="2025-02-26T13:32:00Z" w:id="1984">
                <w:pPr/>
              </w:pPrChange>
            </w:pPr>
            <w:del w:author="KARLOVCEC, Barbara" w:date="2025-02-26T14:32:00Z" w16du:dateUtc="2025-02-26T13:32:00Z" w:id="1985">
              <w:r w:rsidRPr="005D5556" w:rsidDel="00B409B7">
                <w:rPr>
                  <w:rFonts w:ascii="Calibri" w:hAnsi="Calibri" w:cs="Calibri"/>
                  <w:color w:val="000000"/>
                  <w:sz w:val="22"/>
                  <w:szCs w:val="22"/>
                </w:rPr>
                <w:delText>Lagos</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2810A7C4" w14:textId="3A558090">
            <w:pPr>
              <w:pStyle w:val="BodyText"/>
              <w:tabs>
                <w:tab w:val="left" w:pos="720"/>
                <w:tab w:val="num" w:pos="1440"/>
              </w:tabs>
              <w:rPr>
                <w:del w:author="KARLOVCEC, Barbara" w:date="2025-02-26T14:32:00Z" w16du:dateUtc="2025-02-26T13:32:00Z" w:id="1986"/>
                <w:rFonts w:ascii="Calibri" w:hAnsi="Calibri" w:cs="Calibri"/>
                <w:color w:val="000000"/>
                <w:sz w:val="22"/>
                <w:szCs w:val="22"/>
              </w:rPr>
              <w:pPrChange w:author="KARLOVCEC, Barbara" w:date="2025-02-26T14:32:00Z" w16du:dateUtc="2025-02-26T13:32:00Z" w:id="1987">
                <w:pPr/>
              </w:pPrChange>
            </w:pPr>
            <w:del w:author="KARLOVCEC, Barbara" w:date="2025-02-26T14:32:00Z" w16du:dateUtc="2025-02-26T13:32:00Z" w:id="1988">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200DF06" w14:textId="00B7F244">
            <w:pPr>
              <w:pStyle w:val="BodyText"/>
              <w:tabs>
                <w:tab w:val="left" w:pos="720"/>
                <w:tab w:val="num" w:pos="1440"/>
              </w:tabs>
              <w:rPr>
                <w:del w:author="KARLOVCEC, Barbara" w:date="2025-02-26T14:32:00Z" w16du:dateUtc="2025-02-26T13:32:00Z" w:id="1989"/>
                <w:rFonts w:ascii="Calibri" w:hAnsi="Calibri" w:cs="Calibri"/>
                <w:color w:val="000000"/>
                <w:sz w:val="22"/>
                <w:szCs w:val="22"/>
              </w:rPr>
              <w:pPrChange w:author="KARLOVCEC, Barbara" w:date="2025-02-26T14:32:00Z" w16du:dateUtc="2025-02-26T13:32:00Z" w:id="1990">
                <w:pPr/>
              </w:pPrChange>
            </w:pPr>
            <w:del w:author="KARLOVCEC, Barbara" w:date="2025-02-26T14:32:00Z" w16du:dateUtc="2025-02-26T13:32:00Z" w:id="1991">
              <w:r w:rsidRPr="005D5556" w:rsidDel="00B409B7">
                <w:rPr>
                  <w:rFonts w:ascii="Calibri" w:hAnsi="Calibri" w:cs="Calibri"/>
                  <w:color w:val="000000"/>
                  <w:sz w:val="22"/>
                  <w:szCs w:val="22"/>
                </w:rPr>
                <w:delText>ICE  MAKING MACHINE/</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 xml:space="preserve"> COLD ROOM</w:delText>
              </w:r>
            </w:del>
          </w:p>
        </w:tc>
      </w:tr>
      <w:tr w:rsidRPr="005D5556" w:rsidR="00AD600F" w:rsidDel="00B409B7" w:rsidTr="00AD600F" w14:paraId="0DC80577" w14:textId="1E3E7513">
        <w:trPr>
          <w:trHeight w:val="300"/>
          <w:del w:author="KARLOVCEC, Barbara" w:date="2025-02-26T14:32:00Z" w:id="1992"/>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2FAB01D6" w14:textId="138838AD">
            <w:pPr>
              <w:pStyle w:val="BodyText"/>
              <w:tabs>
                <w:tab w:val="left" w:pos="720"/>
                <w:tab w:val="num" w:pos="1440"/>
              </w:tabs>
              <w:rPr>
                <w:del w:author="KARLOVCEC, Barbara" w:date="2025-02-26T14:32:00Z" w16du:dateUtc="2025-02-26T13:32:00Z" w:id="1993"/>
                <w:rFonts w:ascii="Calibri" w:hAnsi="Calibri" w:cs="Calibri"/>
                <w:color w:val="000000"/>
                <w:sz w:val="22"/>
                <w:szCs w:val="22"/>
              </w:rPr>
              <w:pPrChange w:author="KARLOVCEC, Barbara" w:date="2025-02-26T14:32:00Z" w16du:dateUtc="2025-02-26T13:32:00Z" w:id="1994">
                <w:pPr/>
              </w:pPrChange>
            </w:pPr>
            <w:del w:author="KARLOVCEC, Barbara" w:date="2025-02-26T14:32:00Z" w16du:dateUtc="2025-02-26T13:32:00Z" w:id="1995">
              <w:r w:rsidRPr="005D5556" w:rsidDel="00B409B7">
                <w:rPr>
                  <w:rFonts w:ascii="Calibri" w:hAnsi="Calibri" w:cs="Calibri"/>
                  <w:color w:val="000000"/>
                  <w:sz w:val="22"/>
                  <w:szCs w:val="22"/>
                </w:rPr>
                <w:delText>93</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E724A3B" w14:textId="66D38FCB">
            <w:pPr>
              <w:pStyle w:val="BodyText"/>
              <w:tabs>
                <w:tab w:val="left" w:pos="720"/>
                <w:tab w:val="num" w:pos="1440"/>
              </w:tabs>
              <w:rPr>
                <w:del w:author="KARLOVCEC, Barbara" w:date="2025-02-26T14:32:00Z" w16du:dateUtc="2025-02-26T13:32:00Z" w:id="1996"/>
                <w:rFonts w:ascii="Calibri" w:hAnsi="Calibri" w:cs="Calibri"/>
                <w:color w:val="000000"/>
                <w:sz w:val="22"/>
                <w:szCs w:val="22"/>
              </w:rPr>
              <w:pPrChange w:author="KARLOVCEC, Barbara" w:date="2025-02-26T14:32:00Z" w16du:dateUtc="2025-02-26T13:32:00Z" w:id="1997">
                <w:pPr/>
              </w:pPrChange>
            </w:pPr>
            <w:del w:author="KARLOVCEC, Barbara" w:date="2025-02-26T14:32:00Z" w16du:dateUtc="2025-02-26T13:32:00Z" w:id="1998">
              <w:r w:rsidRPr="005D5556" w:rsidDel="00B409B7">
                <w:rPr>
                  <w:rFonts w:ascii="Calibri" w:hAnsi="Calibri" w:cs="Calibri"/>
                  <w:color w:val="000000"/>
                  <w:sz w:val="22"/>
                  <w:szCs w:val="22"/>
                </w:rPr>
                <w:delText>OLALEKANCOOL SERVICES NIG.</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1968AF5" w14:textId="043A9EFF">
            <w:pPr>
              <w:pStyle w:val="BodyText"/>
              <w:tabs>
                <w:tab w:val="left" w:pos="720"/>
                <w:tab w:val="num" w:pos="1440"/>
              </w:tabs>
              <w:rPr>
                <w:del w:author="KARLOVCEC, Barbara" w:date="2025-02-26T14:32:00Z" w16du:dateUtc="2025-02-26T13:32:00Z" w:id="1999"/>
                <w:rFonts w:ascii="Calibri" w:hAnsi="Calibri" w:cs="Calibri"/>
                <w:color w:val="000000"/>
                <w:sz w:val="22"/>
                <w:szCs w:val="22"/>
              </w:rPr>
              <w:pPrChange w:author="KARLOVCEC, Barbara" w:date="2025-02-26T14:32:00Z" w16du:dateUtc="2025-02-26T13:32:00Z" w:id="2000">
                <w:pPr/>
              </w:pPrChange>
            </w:pPr>
            <w:del w:author="KARLOVCEC, Barbara" w:date="2025-02-26T14:32:00Z" w16du:dateUtc="2025-02-26T13:32:00Z" w:id="2001">
              <w:r w:rsidRPr="005D5556" w:rsidDel="00B409B7">
                <w:rPr>
                  <w:rFonts w:ascii="Calibri" w:hAnsi="Calibri" w:cs="Calibri"/>
                  <w:color w:val="000000"/>
                  <w:sz w:val="22"/>
                  <w:szCs w:val="22"/>
                </w:rPr>
                <w:delText>Lagos</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75DA475" w14:textId="04320EA5">
            <w:pPr>
              <w:pStyle w:val="BodyText"/>
              <w:tabs>
                <w:tab w:val="left" w:pos="720"/>
                <w:tab w:val="num" w:pos="1440"/>
              </w:tabs>
              <w:rPr>
                <w:del w:author="KARLOVCEC, Barbara" w:date="2025-02-26T14:32:00Z" w16du:dateUtc="2025-02-26T13:32:00Z" w:id="2002"/>
                <w:rFonts w:ascii="Calibri" w:hAnsi="Calibri" w:cs="Calibri"/>
                <w:color w:val="000000"/>
                <w:sz w:val="22"/>
                <w:szCs w:val="22"/>
              </w:rPr>
              <w:pPrChange w:author="KARLOVCEC, Barbara" w:date="2025-02-26T14:32:00Z" w16du:dateUtc="2025-02-26T13:32:00Z" w:id="2003">
                <w:pPr/>
              </w:pPrChange>
            </w:pPr>
            <w:del w:author="KARLOVCEC, Barbara" w:date="2025-02-26T14:32:00Z" w16du:dateUtc="2025-02-26T13:32:00Z" w:id="2004">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3E7AF2F9" w14:textId="374CF421">
            <w:pPr>
              <w:pStyle w:val="BodyText"/>
              <w:tabs>
                <w:tab w:val="left" w:pos="720"/>
                <w:tab w:val="num" w:pos="1440"/>
              </w:tabs>
              <w:rPr>
                <w:del w:author="KARLOVCEC, Barbara" w:date="2025-02-26T14:32:00Z" w16du:dateUtc="2025-02-26T13:32:00Z" w:id="2005"/>
                <w:rFonts w:ascii="Calibri" w:hAnsi="Calibri" w:cs="Calibri"/>
                <w:color w:val="000000"/>
                <w:sz w:val="22"/>
                <w:szCs w:val="22"/>
              </w:rPr>
              <w:pPrChange w:author="KARLOVCEC, Barbara" w:date="2025-02-26T14:32:00Z" w16du:dateUtc="2025-02-26T13:32:00Z" w:id="2006">
                <w:pPr/>
              </w:pPrChange>
            </w:pPr>
            <w:del w:author="KARLOVCEC, Barbara" w:date="2025-02-26T14:32:00Z" w16du:dateUtc="2025-02-26T13:32:00Z" w:id="2007">
              <w:r w:rsidRPr="005D5556" w:rsidDel="00B409B7">
                <w:rPr>
                  <w:rFonts w:ascii="Calibri" w:hAnsi="Calibri" w:cs="Calibri"/>
                  <w:color w:val="000000"/>
                  <w:sz w:val="22"/>
                  <w:szCs w:val="22"/>
                </w:rPr>
                <w:delText>ICE  MAKING MACHINE</w:delText>
              </w:r>
            </w:del>
          </w:p>
        </w:tc>
      </w:tr>
      <w:tr w:rsidRPr="005D5556" w:rsidR="00AD600F" w:rsidDel="00B409B7" w:rsidTr="00AD600F" w14:paraId="7E4A2515" w14:textId="26149F18">
        <w:trPr>
          <w:trHeight w:val="675"/>
          <w:del w:author="KARLOVCEC, Barbara" w:date="2025-02-26T14:32:00Z" w:id="2008"/>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4D8652E3" w14:textId="67D6D2AC">
            <w:pPr>
              <w:pStyle w:val="BodyText"/>
              <w:tabs>
                <w:tab w:val="left" w:pos="720"/>
                <w:tab w:val="num" w:pos="1440"/>
              </w:tabs>
              <w:rPr>
                <w:del w:author="KARLOVCEC, Barbara" w:date="2025-02-26T14:32:00Z" w16du:dateUtc="2025-02-26T13:32:00Z" w:id="2009"/>
                <w:rFonts w:ascii="Calibri" w:hAnsi="Calibri" w:cs="Calibri"/>
                <w:color w:val="000000"/>
                <w:sz w:val="22"/>
                <w:szCs w:val="22"/>
              </w:rPr>
              <w:pPrChange w:author="KARLOVCEC, Barbara" w:date="2025-02-26T14:32:00Z" w16du:dateUtc="2025-02-26T13:32:00Z" w:id="2010">
                <w:pPr/>
              </w:pPrChange>
            </w:pPr>
            <w:del w:author="KARLOVCEC, Barbara" w:date="2025-02-26T14:32:00Z" w16du:dateUtc="2025-02-26T13:32:00Z" w:id="2011">
              <w:r w:rsidRPr="005D5556" w:rsidDel="00B409B7">
                <w:rPr>
                  <w:rFonts w:ascii="Calibri" w:hAnsi="Calibri" w:cs="Calibri"/>
                  <w:color w:val="000000"/>
                  <w:sz w:val="22"/>
                  <w:szCs w:val="22"/>
                </w:rPr>
                <w:delText>94</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526B232" w14:textId="04C6CA9C">
            <w:pPr>
              <w:pStyle w:val="BodyText"/>
              <w:tabs>
                <w:tab w:val="left" w:pos="720"/>
                <w:tab w:val="num" w:pos="1440"/>
              </w:tabs>
              <w:rPr>
                <w:del w:author="KARLOVCEC, Barbara" w:date="2025-02-26T14:32:00Z" w16du:dateUtc="2025-02-26T13:32:00Z" w:id="2012"/>
                <w:rFonts w:ascii="Calibri" w:hAnsi="Calibri" w:cs="Calibri"/>
                <w:color w:val="000000"/>
                <w:sz w:val="22"/>
                <w:szCs w:val="22"/>
              </w:rPr>
              <w:pPrChange w:author="KARLOVCEC, Barbara" w:date="2025-02-26T14:32:00Z" w16du:dateUtc="2025-02-26T13:32:00Z" w:id="2013">
                <w:pPr/>
              </w:pPrChange>
            </w:pPr>
            <w:del w:author="KARLOVCEC, Barbara" w:date="2025-02-26T14:32:00Z" w16du:dateUtc="2025-02-26T13:32:00Z" w:id="2014">
              <w:r w:rsidRPr="005D5556" w:rsidDel="00B409B7">
                <w:rPr>
                  <w:rFonts w:ascii="Calibri" w:hAnsi="Calibri" w:cs="Calibri"/>
                  <w:color w:val="000000"/>
                  <w:sz w:val="22"/>
                  <w:szCs w:val="22"/>
                </w:rPr>
                <w:delText>AJITECH TECHNIAL SERVICES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88EF8F0" w14:textId="0B98BEC4">
            <w:pPr>
              <w:pStyle w:val="BodyText"/>
              <w:tabs>
                <w:tab w:val="left" w:pos="720"/>
                <w:tab w:val="num" w:pos="1440"/>
              </w:tabs>
              <w:rPr>
                <w:del w:author="KARLOVCEC, Barbara" w:date="2025-02-26T14:32:00Z" w16du:dateUtc="2025-02-26T13:32:00Z" w:id="2015"/>
                <w:rFonts w:ascii="Calibri" w:hAnsi="Calibri" w:cs="Calibri"/>
                <w:color w:val="000000"/>
                <w:sz w:val="22"/>
                <w:szCs w:val="22"/>
              </w:rPr>
              <w:pPrChange w:author="KARLOVCEC, Barbara" w:date="2025-02-26T14:32:00Z" w16du:dateUtc="2025-02-26T13:32:00Z" w:id="2016">
                <w:pPr/>
              </w:pPrChange>
            </w:pPr>
            <w:del w:author="KARLOVCEC, Barbara" w:date="2025-02-26T14:32:00Z" w16du:dateUtc="2025-02-26T13:32:00Z" w:id="2017">
              <w:r w:rsidRPr="005D5556" w:rsidDel="00B409B7">
                <w:rPr>
                  <w:rFonts w:ascii="Calibri" w:hAnsi="Calibri" w:cs="Calibri"/>
                  <w:color w:val="000000"/>
                  <w:sz w:val="22"/>
                  <w:szCs w:val="22"/>
                </w:rPr>
                <w:delText>Lagos</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0FF0E1B0" w14:textId="57C4CE99">
            <w:pPr>
              <w:pStyle w:val="BodyText"/>
              <w:tabs>
                <w:tab w:val="left" w:pos="720"/>
                <w:tab w:val="num" w:pos="1440"/>
              </w:tabs>
              <w:rPr>
                <w:del w:author="KARLOVCEC, Barbara" w:date="2025-02-26T14:32:00Z" w16du:dateUtc="2025-02-26T13:32:00Z" w:id="2018"/>
                <w:rFonts w:ascii="Calibri" w:hAnsi="Calibri" w:cs="Calibri"/>
                <w:color w:val="000000"/>
                <w:sz w:val="22"/>
                <w:szCs w:val="22"/>
              </w:rPr>
              <w:pPrChange w:author="KARLOVCEC, Barbara" w:date="2025-02-26T14:32:00Z" w16du:dateUtc="2025-02-26T13:32:00Z" w:id="2019">
                <w:pPr/>
              </w:pPrChange>
            </w:pPr>
            <w:del w:author="KARLOVCEC, Barbara" w:date="2025-02-26T14:32:00Z" w16du:dateUtc="2025-02-26T13:32:00Z" w:id="2020">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70ECFE4" w14:textId="32529B17">
            <w:pPr>
              <w:pStyle w:val="BodyText"/>
              <w:tabs>
                <w:tab w:val="left" w:pos="720"/>
                <w:tab w:val="num" w:pos="1440"/>
              </w:tabs>
              <w:rPr>
                <w:del w:author="KARLOVCEC, Barbara" w:date="2025-02-26T14:32:00Z" w16du:dateUtc="2025-02-26T13:32:00Z" w:id="2021"/>
                <w:rFonts w:ascii="Calibri" w:hAnsi="Calibri" w:cs="Calibri"/>
                <w:color w:val="000000"/>
                <w:sz w:val="22"/>
                <w:szCs w:val="22"/>
              </w:rPr>
              <w:pPrChange w:author="KARLOVCEC, Barbara" w:date="2025-02-26T14:32:00Z" w16du:dateUtc="2025-02-26T13:32:00Z" w:id="2022">
                <w:pPr/>
              </w:pPrChange>
            </w:pPr>
            <w:del w:author="KARLOVCEC, Barbara" w:date="2025-02-26T14:32:00Z" w16du:dateUtc="2025-02-26T13:32:00Z" w:id="2023">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w:delText>
              </w:r>
            </w:del>
          </w:p>
        </w:tc>
      </w:tr>
      <w:tr w:rsidRPr="005D5556" w:rsidR="00AD600F" w:rsidDel="00B409B7" w:rsidTr="00AD600F" w14:paraId="529E0052" w14:textId="3BCE0D50">
        <w:trPr>
          <w:trHeight w:val="900"/>
          <w:del w:author="KARLOVCEC, Barbara" w:date="2025-02-26T14:32:00Z" w:id="2024"/>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7D7D8CDD" w14:textId="1D31D373">
            <w:pPr>
              <w:pStyle w:val="BodyText"/>
              <w:tabs>
                <w:tab w:val="left" w:pos="720"/>
                <w:tab w:val="num" w:pos="1440"/>
              </w:tabs>
              <w:rPr>
                <w:del w:author="KARLOVCEC, Barbara" w:date="2025-02-26T14:32:00Z" w16du:dateUtc="2025-02-26T13:32:00Z" w:id="2025"/>
                <w:rFonts w:ascii="Calibri" w:hAnsi="Calibri" w:cs="Calibri"/>
                <w:color w:val="000000"/>
                <w:sz w:val="22"/>
                <w:szCs w:val="22"/>
              </w:rPr>
              <w:pPrChange w:author="KARLOVCEC, Barbara" w:date="2025-02-26T14:32:00Z" w16du:dateUtc="2025-02-26T13:32:00Z" w:id="2026">
                <w:pPr/>
              </w:pPrChange>
            </w:pPr>
            <w:del w:author="KARLOVCEC, Barbara" w:date="2025-02-26T14:32:00Z" w16du:dateUtc="2025-02-26T13:32:00Z" w:id="2027">
              <w:r w:rsidRPr="005D5556" w:rsidDel="00B409B7">
                <w:rPr>
                  <w:rFonts w:ascii="Calibri" w:hAnsi="Calibri" w:cs="Calibri"/>
                  <w:color w:val="000000"/>
                  <w:sz w:val="22"/>
                  <w:szCs w:val="22"/>
                </w:rPr>
                <w:delText>95</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491EC66" w14:textId="0983EE19">
            <w:pPr>
              <w:pStyle w:val="BodyText"/>
              <w:tabs>
                <w:tab w:val="left" w:pos="720"/>
                <w:tab w:val="num" w:pos="1440"/>
              </w:tabs>
              <w:rPr>
                <w:del w:author="KARLOVCEC, Barbara" w:date="2025-02-26T14:32:00Z" w16du:dateUtc="2025-02-26T13:32:00Z" w:id="2028"/>
                <w:rFonts w:ascii="Calibri" w:hAnsi="Calibri" w:cs="Calibri"/>
                <w:color w:val="000000"/>
                <w:sz w:val="22"/>
                <w:szCs w:val="22"/>
              </w:rPr>
              <w:pPrChange w:author="KARLOVCEC, Barbara" w:date="2025-02-26T14:32:00Z" w16du:dateUtc="2025-02-26T13:32:00Z" w:id="2029">
                <w:pPr/>
              </w:pPrChange>
            </w:pPr>
            <w:del w:author="KARLOVCEC, Barbara" w:date="2025-02-26T14:32:00Z" w16du:dateUtc="2025-02-26T13:32:00Z" w:id="2030">
              <w:r w:rsidRPr="005D5556" w:rsidDel="00B409B7">
                <w:rPr>
                  <w:rFonts w:ascii="Calibri" w:hAnsi="Calibri" w:cs="Calibri"/>
                  <w:color w:val="000000"/>
                  <w:sz w:val="22"/>
                  <w:szCs w:val="22"/>
                </w:rPr>
                <w:delText>Oyegoke Electrical Works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D26F777" w14:textId="4FEF432B">
            <w:pPr>
              <w:pStyle w:val="BodyText"/>
              <w:tabs>
                <w:tab w:val="left" w:pos="720"/>
                <w:tab w:val="num" w:pos="1440"/>
              </w:tabs>
              <w:rPr>
                <w:del w:author="KARLOVCEC, Barbara" w:date="2025-02-26T14:32:00Z" w16du:dateUtc="2025-02-26T13:32:00Z" w:id="2031"/>
                <w:rFonts w:ascii="Calibri" w:hAnsi="Calibri" w:cs="Calibri"/>
                <w:color w:val="000000"/>
                <w:sz w:val="22"/>
                <w:szCs w:val="22"/>
              </w:rPr>
              <w:pPrChange w:author="KARLOVCEC, Barbara" w:date="2025-02-26T14:32:00Z" w16du:dateUtc="2025-02-26T13:32:00Z" w:id="2032">
                <w:pPr/>
              </w:pPrChange>
            </w:pPr>
            <w:del w:author="KARLOVCEC, Barbara" w:date="2025-02-26T14:32:00Z" w16du:dateUtc="2025-02-26T13:32:00Z" w:id="2033">
              <w:r w:rsidRPr="005D5556" w:rsidDel="00B409B7">
                <w:rPr>
                  <w:rFonts w:ascii="Calibri" w:hAnsi="Calibri" w:cs="Calibri"/>
                  <w:color w:val="000000"/>
                  <w:sz w:val="22"/>
                  <w:szCs w:val="22"/>
                </w:rPr>
                <w:delText>Oyo/Ibadan</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AF09E71" w14:textId="31D4C334">
            <w:pPr>
              <w:pStyle w:val="BodyText"/>
              <w:tabs>
                <w:tab w:val="left" w:pos="720"/>
                <w:tab w:val="num" w:pos="1440"/>
              </w:tabs>
              <w:rPr>
                <w:del w:author="KARLOVCEC, Barbara" w:date="2025-02-26T14:32:00Z" w16du:dateUtc="2025-02-26T13:32:00Z" w:id="2034"/>
                <w:rFonts w:ascii="Calibri" w:hAnsi="Calibri" w:cs="Calibri"/>
                <w:color w:val="000000"/>
                <w:sz w:val="22"/>
                <w:szCs w:val="22"/>
              </w:rPr>
              <w:pPrChange w:author="KARLOVCEC, Barbara" w:date="2025-02-26T14:32:00Z" w16du:dateUtc="2025-02-26T13:32:00Z" w:id="2035">
                <w:pPr/>
              </w:pPrChange>
            </w:pPr>
            <w:del w:author="KARLOVCEC, Barbara" w:date="2025-02-26T14:32:00Z" w16du:dateUtc="2025-02-26T13:32:00Z" w:id="2036">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BFB4BF6" w14:textId="34159A52">
            <w:pPr>
              <w:pStyle w:val="BodyText"/>
              <w:tabs>
                <w:tab w:val="left" w:pos="720"/>
                <w:tab w:val="num" w:pos="1440"/>
              </w:tabs>
              <w:rPr>
                <w:del w:author="KARLOVCEC, Barbara" w:date="2025-02-26T14:32:00Z" w16du:dateUtc="2025-02-26T13:32:00Z" w:id="2037"/>
                <w:rFonts w:ascii="Calibri" w:hAnsi="Calibri" w:cs="Calibri"/>
                <w:color w:val="000000"/>
                <w:sz w:val="22"/>
                <w:szCs w:val="22"/>
              </w:rPr>
              <w:pPrChange w:author="KARLOVCEC, Barbara" w:date="2025-02-26T14:32:00Z" w16du:dateUtc="2025-02-26T13:32:00Z" w:id="2038">
                <w:pPr/>
              </w:pPrChange>
            </w:pPr>
            <w:del w:author="KARLOVCEC, Barbara" w:date="2025-02-26T14:32:00Z" w16du:dateUtc="2025-02-26T13:32:00Z" w:id="2039">
              <w:r w:rsidRPr="005D5556" w:rsidDel="00B409B7">
                <w:rPr>
                  <w:rFonts w:ascii="Calibri" w:hAnsi="Calibri" w:cs="Calibri"/>
                  <w:color w:val="000000"/>
                  <w:sz w:val="22"/>
                  <w:szCs w:val="22"/>
                </w:rPr>
                <w:delText>ICE MAKING MACHINE/</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 xml:space="preserve"> CHILLERS, AIR CONDITIONERS</w:delText>
              </w:r>
            </w:del>
          </w:p>
        </w:tc>
      </w:tr>
      <w:tr w:rsidRPr="005D5556" w:rsidR="00AD600F" w:rsidDel="00B409B7" w:rsidTr="00AD600F" w14:paraId="22C58F47" w14:textId="5552B482">
        <w:trPr>
          <w:trHeight w:val="675"/>
          <w:del w:author="KARLOVCEC, Barbara" w:date="2025-02-26T14:32:00Z" w:id="2040"/>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127F2F78" w14:textId="68327B6B">
            <w:pPr>
              <w:pStyle w:val="BodyText"/>
              <w:tabs>
                <w:tab w:val="left" w:pos="720"/>
                <w:tab w:val="num" w:pos="1440"/>
              </w:tabs>
              <w:rPr>
                <w:del w:author="KARLOVCEC, Barbara" w:date="2025-02-26T14:32:00Z" w16du:dateUtc="2025-02-26T13:32:00Z" w:id="2041"/>
                <w:rFonts w:ascii="Calibri" w:hAnsi="Calibri" w:cs="Calibri"/>
                <w:color w:val="000000"/>
                <w:sz w:val="22"/>
                <w:szCs w:val="22"/>
              </w:rPr>
              <w:pPrChange w:author="KARLOVCEC, Barbara" w:date="2025-02-26T14:32:00Z" w16du:dateUtc="2025-02-26T13:32:00Z" w:id="2042">
                <w:pPr/>
              </w:pPrChange>
            </w:pPr>
            <w:del w:author="KARLOVCEC, Barbara" w:date="2025-02-26T14:32:00Z" w16du:dateUtc="2025-02-26T13:32:00Z" w:id="2043">
              <w:r w:rsidRPr="005D5556" w:rsidDel="00B409B7">
                <w:rPr>
                  <w:rFonts w:ascii="Calibri" w:hAnsi="Calibri" w:cs="Calibri"/>
                  <w:color w:val="000000"/>
                  <w:sz w:val="22"/>
                  <w:szCs w:val="22"/>
                </w:rPr>
                <w:delText>96</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44CD4BA" w14:textId="1B301BED">
            <w:pPr>
              <w:pStyle w:val="BodyText"/>
              <w:tabs>
                <w:tab w:val="left" w:pos="720"/>
                <w:tab w:val="num" w:pos="1440"/>
              </w:tabs>
              <w:rPr>
                <w:del w:author="KARLOVCEC, Barbara" w:date="2025-02-26T14:32:00Z" w16du:dateUtc="2025-02-26T13:32:00Z" w:id="2044"/>
                <w:rFonts w:ascii="Calibri" w:hAnsi="Calibri" w:cs="Calibri"/>
                <w:color w:val="000000"/>
                <w:sz w:val="22"/>
                <w:szCs w:val="22"/>
              </w:rPr>
              <w:pPrChange w:author="KARLOVCEC, Barbara" w:date="2025-02-26T14:32:00Z" w16du:dateUtc="2025-02-26T13:32:00Z" w:id="2045">
                <w:pPr/>
              </w:pPrChange>
            </w:pPr>
            <w:del w:author="KARLOVCEC, Barbara" w:date="2025-02-26T14:32:00Z" w16du:dateUtc="2025-02-26T13:32:00Z" w:id="2046">
              <w:r w:rsidRPr="005D5556" w:rsidDel="00B409B7">
                <w:rPr>
                  <w:rFonts w:ascii="Calibri" w:hAnsi="Calibri" w:cs="Calibri"/>
                  <w:color w:val="000000"/>
                  <w:sz w:val="22"/>
                  <w:szCs w:val="22"/>
                </w:rPr>
                <w:delText>Nurudeen Adeojua Ice Block Making Machine</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289BE03" w14:textId="25CA03F9">
            <w:pPr>
              <w:pStyle w:val="BodyText"/>
              <w:tabs>
                <w:tab w:val="left" w:pos="720"/>
                <w:tab w:val="num" w:pos="1440"/>
              </w:tabs>
              <w:rPr>
                <w:del w:author="KARLOVCEC, Barbara" w:date="2025-02-26T14:32:00Z" w16du:dateUtc="2025-02-26T13:32:00Z" w:id="2047"/>
                <w:rFonts w:ascii="Calibri" w:hAnsi="Calibri" w:cs="Calibri"/>
                <w:color w:val="000000"/>
                <w:sz w:val="22"/>
                <w:szCs w:val="22"/>
              </w:rPr>
              <w:pPrChange w:author="KARLOVCEC, Barbara" w:date="2025-02-26T14:32:00Z" w16du:dateUtc="2025-02-26T13:32:00Z" w:id="2048">
                <w:pPr/>
              </w:pPrChange>
            </w:pPr>
            <w:del w:author="KARLOVCEC, Barbara" w:date="2025-02-26T14:32:00Z" w16du:dateUtc="2025-02-26T13:32:00Z" w:id="2049">
              <w:r w:rsidRPr="005D5556" w:rsidDel="00B409B7">
                <w:rPr>
                  <w:rFonts w:ascii="Calibri" w:hAnsi="Calibri" w:cs="Calibri"/>
                  <w:color w:val="000000"/>
                  <w:sz w:val="22"/>
                  <w:szCs w:val="22"/>
                </w:rPr>
                <w:delText>Oyo/Ibadan</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794B35C7" w14:textId="77FCB956">
            <w:pPr>
              <w:pStyle w:val="BodyText"/>
              <w:tabs>
                <w:tab w:val="left" w:pos="720"/>
                <w:tab w:val="num" w:pos="1440"/>
              </w:tabs>
              <w:rPr>
                <w:del w:author="KARLOVCEC, Barbara" w:date="2025-02-26T14:32:00Z" w16du:dateUtc="2025-02-26T13:32:00Z" w:id="2050"/>
                <w:rFonts w:ascii="Calibri" w:hAnsi="Calibri" w:cs="Calibri"/>
                <w:color w:val="000000"/>
                <w:sz w:val="22"/>
                <w:szCs w:val="22"/>
              </w:rPr>
              <w:pPrChange w:author="KARLOVCEC, Barbara" w:date="2025-02-26T14:32:00Z" w16du:dateUtc="2025-02-26T13:32:00Z" w:id="2051">
                <w:pPr/>
              </w:pPrChange>
            </w:pPr>
            <w:del w:author="KARLOVCEC, Barbara" w:date="2025-02-26T14:32:00Z" w16du:dateUtc="2025-02-26T13:32:00Z" w:id="2052">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55B1871" w14:textId="214B002E">
            <w:pPr>
              <w:pStyle w:val="BodyText"/>
              <w:tabs>
                <w:tab w:val="left" w:pos="720"/>
                <w:tab w:val="num" w:pos="1440"/>
              </w:tabs>
              <w:rPr>
                <w:del w:author="KARLOVCEC, Barbara" w:date="2025-02-26T14:32:00Z" w16du:dateUtc="2025-02-26T13:32:00Z" w:id="2053"/>
                <w:rFonts w:ascii="Calibri" w:hAnsi="Calibri" w:cs="Calibri"/>
                <w:color w:val="000000"/>
                <w:sz w:val="22"/>
                <w:szCs w:val="22"/>
              </w:rPr>
              <w:pPrChange w:author="KARLOVCEC, Barbara" w:date="2025-02-26T14:32:00Z" w16du:dateUtc="2025-02-26T13:32:00Z" w:id="2054">
                <w:pPr/>
              </w:pPrChange>
            </w:pPr>
            <w:del w:author="KARLOVCEC, Barbara" w:date="2025-02-26T14:32:00Z" w16du:dateUtc="2025-02-26T13:32:00Z" w:id="2055">
              <w:r w:rsidRPr="005D5556" w:rsidDel="00B409B7">
                <w:rPr>
                  <w:rFonts w:ascii="Calibri" w:hAnsi="Calibri" w:cs="Calibri"/>
                  <w:color w:val="000000"/>
                  <w:sz w:val="22"/>
                  <w:szCs w:val="22"/>
                </w:rPr>
                <w:delText>ICE  MAKING MACHINE/</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 xml:space="preserve"> COLD ROOM</w:delText>
              </w:r>
            </w:del>
          </w:p>
        </w:tc>
      </w:tr>
      <w:tr w:rsidRPr="005D5556" w:rsidR="00AD600F" w:rsidDel="00B409B7" w:rsidTr="00AD600F" w14:paraId="7FD9FC2A" w14:textId="4B053DFA">
        <w:trPr>
          <w:trHeight w:val="300"/>
          <w:del w:author="KARLOVCEC, Barbara" w:date="2025-02-26T14:32:00Z" w:id="2056"/>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101663AC" w14:textId="1DD1D53C">
            <w:pPr>
              <w:pStyle w:val="BodyText"/>
              <w:tabs>
                <w:tab w:val="left" w:pos="720"/>
                <w:tab w:val="num" w:pos="1440"/>
              </w:tabs>
              <w:rPr>
                <w:del w:author="KARLOVCEC, Barbara" w:date="2025-02-26T14:32:00Z" w16du:dateUtc="2025-02-26T13:32:00Z" w:id="2057"/>
                <w:rFonts w:ascii="Calibri" w:hAnsi="Calibri" w:cs="Calibri"/>
                <w:color w:val="000000"/>
                <w:sz w:val="22"/>
                <w:szCs w:val="22"/>
              </w:rPr>
              <w:pPrChange w:author="KARLOVCEC, Barbara" w:date="2025-02-26T14:32:00Z" w16du:dateUtc="2025-02-26T13:32:00Z" w:id="2058">
                <w:pPr/>
              </w:pPrChange>
            </w:pPr>
            <w:del w:author="KARLOVCEC, Barbara" w:date="2025-02-26T14:32:00Z" w16du:dateUtc="2025-02-26T13:32:00Z" w:id="2059">
              <w:r w:rsidRPr="005D5556" w:rsidDel="00B409B7">
                <w:rPr>
                  <w:rFonts w:ascii="Calibri" w:hAnsi="Calibri" w:cs="Calibri"/>
                  <w:color w:val="000000"/>
                  <w:sz w:val="22"/>
                  <w:szCs w:val="22"/>
                </w:rPr>
                <w:delText>97</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5FA7EE6" w14:textId="6B7BDF5D">
            <w:pPr>
              <w:pStyle w:val="BodyText"/>
              <w:tabs>
                <w:tab w:val="left" w:pos="720"/>
                <w:tab w:val="num" w:pos="1440"/>
              </w:tabs>
              <w:rPr>
                <w:del w:author="KARLOVCEC, Barbara" w:date="2025-02-26T14:32:00Z" w16du:dateUtc="2025-02-26T13:32:00Z" w:id="2060"/>
                <w:rFonts w:ascii="Calibri" w:hAnsi="Calibri" w:cs="Calibri"/>
                <w:color w:val="000000"/>
                <w:sz w:val="22"/>
                <w:szCs w:val="22"/>
              </w:rPr>
              <w:pPrChange w:author="KARLOVCEC, Barbara" w:date="2025-02-26T14:32:00Z" w16du:dateUtc="2025-02-26T13:32:00Z" w:id="2061">
                <w:pPr/>
              </w:pPrChange>
            </w:pPr>
            <w:del w:author="KARLOVCEC, Barbara" w:date="2025-02-26T14:32:00Z" w16du:dateUtc="2025-02-26T13:32:00Z" w:id="2062">
              <w:r w:rsidRPr="005D5556" w:rsidDel="00B409B7">
                <w:rPr>
                  <w:rFonts w:ascii="Calibri" w:hAnsi="Calibri" w:cs="Calibri"/>
                  <w:color w:val="000000"/>
                  <w:sz w:val="22"/>
                  <w:szCs w:val="22"/>
                </w:rPr>
                <w:delText>Orosun Nigeria Limited</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5E306FC" w14:textId="2A1E9F52">
            <w:pPr>
              <w:pStyle w:val="BodyText"/>
              <w:tabs>
                <w:tab w:val="left" w:pos="720"/>
                <w:tab w:val="num" w:pos="1440"/>
              </w:tabs>
              <w:rPr>
                <w:del w:author="KARLOVCEC, Barbara" w:date="2025-02-26T14:32:00Z" w16du:dateUtc="2025-02-26T13:32:00Z" w:id="2063"/>
                <w:rFonts w:ascii="Calibri" w:hAnsi="Calibri" w:cs="Calibri"/>
                <w:color w:val="000000"/>
                <w:sz w:val="22"/>
                <w:szCs w:val="22"/>
              </w:rPr>
              <w:pPrChange w:author="KARLOVCEC, Barbara" w:date="2025-02-26T14:32:00Z" w16du:dateUtc="2025-02-26T13:32:00Z" w:id="2064">
                <w:pPr/>
              </w:pPrChange>
            </w:pPr>
            <w:del w:author="KARLOVCEC, Barbara" w:date="2025-02-26T14:32:00Z" w16du:dateUtc="2025-02-26T13:32:00Z" w:id="2065">
              <w:r w:rsidRPr="005D5556" w:rsidDel="00B409B7">
                <w:rPr>
                  <w:rFonts w:ascii="Calibri" w:hAnsi="Calibri" w:cs="Calibri"/>
                  <w:color w:val="000000"/>
                  <w:sz w:val="22"/>
                  <w:szCs w:val="22"/>
                </w:rPr>
                <w:delText>Ogun/Ijebu Ode</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618FCBAF" w14:textId="79404A30">
            <w:pPr>
              <w:pStyle w:val="BodyText"/>
              <w:tabs>
                <w:tab w:val="left" w:pos="720"/>
                <w:tab w:val="num" w:pos="1440"/>
              </w:tabs>
              <w:rPr>
                <w:del w:author="KARLOVCEC, Barbara" w:date="2025-02-26T14:32:00Z" w16du:dateUtc="2025-02-26T13:32:00Z" w:id="2066"/>
                <w:rFonts w:ascii="Calibri" w:hAnsi="Calibri" w:cs="Calibri"/>
                <w:color w:val="000000"/>
                <w:sz w:val="22"/>
                <w:szCs w:val="22"/>
              </w:rPr>
              <w:pPrChange w:author="KARLOVCEC, Barbara" w:date="2025-02-26T14:32:00Z" w16du:dateUtc="2025-02-26T13:32:00Z" w:id="2067">
                <w:pPr/>
              </w:pPrChange>
            </w:pPr>
            <w:del w:author="KARLOVCEC, Barbara" w:date="2025-02-26T14:32:00Z" w16du:dateUtc="2025-02-26T13:32:00Z" w:id="2068">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6485E61E" w14:textId="504D92CA">
            <w:pPr>
              <w:pStyle w:val="BodyText"/>
              <w:tabs>
                <w:tab w:val="left" w:pos="720"/>
                <w:tab w:val="num" w:pos="1440"/>
              </w:tabs>
              <w:rPr>
                <w:del w:author="KARLOVCEC, Barbara" w:date="2025-02-26T14:32:00Z" w16du:dateUtc="2025-02-26T13:32:00Z" w:id="2069"/>
                <w:rFonts w:ascii="Calibri" w:hAnsi="Calibri" w:cs="Calibri"/>
                <w:color w:val="000000"/>
                <w:sz w:val="22"/>
                <w:szCs w:val="22"/>
              </w:rPr>
              <w:pPrChange w:author="KARLOVCEC, Barbara" w:date="2025-02-26T14:32:00Z" w16du:dateUtc="2025-02-26T13:32:00Z" w:id="2070">
                <w:pPr/>
              </w:pPrChange>
            </w:pPr>
            <w:del w:author="KARLOVCEC, Barbara" w:date="2025-02-26T14:32:00Z" w16du:dateUtc="2025-02-26T13:32:00Z" w:id="2071">
              <w:r w:rsidRPr="005D5556" w:rsidDel="00B409B7">
                <w:rPr>
                  <w:rFonts w:ascii="Calibri" w:hAnsi="Calibri" w:cs="Calibri"/>
                  <w:color w:val="000000"/>
                  <w:sz w:val="22"/>
                  <w:szCs w:val="22"/>
                </w:rPr>
                <w:delText>ICE  MAKING MACHINE</w:delText>
              </w:r>
            </w:del>
          </w:p>
        </w:tc>
      </w:tr>
      <w:tr w:rsidRPr="005D5556" w:rsidR="00AD600F" w:rsidDel="00B409B7" w:rsidTr="00AD600F" w14:paraId="30F3CCE2" w14:textId="4F575F36">
        <w:trPr>
          <w:trHeight w:val="450"/>
          <w:del w:author="KARLOVCEC, Barbara" w:date="2025-02-26T14:32:00Z" w:id="2072"/>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68ABCD58" w14:textId="3D089358">
            <w:pPr>
              <w:pStyle w:val="BodyText"/>
              <w:tabs>
                <w:tab w:val="left" w:pos="720"/>
                <w:tab w:val="num" w:pos="1440"/>
              </w:tabs>
              <w:rPr>
                <w:del w:author="KARLOVCEC, Barbara" w:date="2025-02-26T14:32:00Z" w16du:dateUtc="2025-02-26T13:32:00Z" w:id="2073"/>
                <w:rFonts w:ascii="Calibri" w:hAnsi="Calibri" w:cs="Calibri"/>
                <w:color w:val="000000"/>
                <w:sz w:val="22"/>
                <w:szCs w:val="22"/>
              </w:rPr>
              <w:pPrChange w:author="KARLOVCEC, Barbara" w:date="2025-02-26T14:32:00Z" w16du:dateUtc="2025-02-26T13:32:00Z" w:id="2074">
                <w:pPr/>
              </w:pPrChange>
            </w:pPr>
            <w:del w:author="KARLOVCEC, Barbara" w:date="2025-02-26T14:32:00Z" w16du:dateUtc="2025-02-26T13:32:00Z" w:id="2075">
              <w:r w:rsidRPr="005D5556" w:rsidDel="00B409B7">
                <w:rPr>
                  <w:rFonts w:ascii="Calibri" w:hAnsi="Calibri" w:cs="Calibri"/>
                  <w:color w:val="000000"/>
                  <w:sz w:val="22"/>
                  <w:szCs w:val="22"/>
                </w:rPr>
                <w:delText>98</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1F18D00" w14:textId="3AC9EE72">
            <w:pPr>
              <w:pStyle w:val="BodyText"/>
              <w:tabs>
                <w:tab w:val="left" w:pos="720"/>
                <w:tab w:val="num" w:pos="1440"/>
              </w:tabs>
              <w:rPr>
                <w:del w:author="KARLOVCEC, Barbara" w:date="2025-02-26T14:32:00Z" w16du:dateUtc="2025-02-26T13:32:00Z" w:id="2076"/>
                <w:rFonts w:ascii="Calibri" w:hAnsi="Calibri" w:cs="Calibri"/>
                <w:color w:val="000000"/>
                <w:sz w:val="22"/>
                <w:szCs w:val="22"/>
              </w:rPr>
              <w:pPrChange w:author="KARLOVCEC, Barbara" w:date="2025-02-26T14:32:00Z" w16du:dateUtc="2025-02-26T13:32:00Z" w:id="2077">
                <w:pPr/>
              </w:pPrChange>
            </w:pPr>
            <w:del w:author="KARLOVCEC, Barbara" w:date="2025-02-26T14:32:00Z" w16du:dateUtc="2025-02-26T13:32:00Z" w:id="2078">
              <w:r w:rsidRPr="005D5556" w:rsidDel="00B409B7">
                <w:rPr>
                  <w:rFonts w:ascii="Calibri" w:hAnsi="Calibri" w:cs="Calibri"/>
                  <w:color w:val="000000"/>
                  <w:sz w:val="22"/>
                  <w:szCs w:val="22"/>
                </w:rPr>
                <w:delText xml:space="preserve">OLU-ADE TECHNICAL SERVICES </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ABAFF48" w14:textId="34E34999">
            <w:pPr>
              <w:pStyle w:val="BodyText"/>
              <w:tabs>
                <w:tab w:val="left" w:pos="720"/>
                <w:tab w:val="num" w:pos="1440"/>
              </w:tabs>
              <w:rPr>
                <w:del w:author="KARLOVCEC, Barbara" w:date="2025-02-26T14:32:00Z" w16du:dateUtc="2025-02-26T13:32:00Z" w:id="2079"/>
                <w:rFonts w:ascii="Calibri" w:hAnsi="Calibri" w:cs="Calibri"/>
                <w:color w:val="000000"/>
                <w:sz w:val="22"/>
                <w:szCs w:val="22"/>
              </w:rPr>
              <w:pPrChange w:author="KARLOVCEC, Barbara" w:date="2025-02-26T14:32:00Z" w16du:dateUtc="2025-02-26T13:32:00Z" w:id="2080">
                <w:pPr/>
              </w:pPrChange>
            </w:pPr>
            <w:del w:author="KARLOVCEC, Barbara" w:date="2025-02-26T14:32:00Z" w16du:dateUtc="2025-02-26T13:32:00Z" w:id="2081">
              <w:r w:rsidRPr="005D5556" w:rsidDel="00B409B7">
                <w:rPr>
                  <w:rFonts w:ascii="Calibri" w:hAnsi="Calibri" w:cs="Calibri"/>
                  <w:color w:val="000000"/>
                  <w:sz w:val="22"/>
                  <w:szCs w:val="22"/>
                </w:rPr>
                <w:delText>ABEOKUTA OGUN STATE</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02E05589" w14:textId="0F6D2F04">
            <w:pPr>
              <w:pStyle w:val="BodyText"/>
              <w:tabs>
                <w:tab w:val="left" w:pos="720"/>
                <w:tab w:val="num" w:pos="1440"/>
              </w:tabs>
              <w:rPr>
                <w:del w:author="KARLOVCEC, Barbara" w:date="2025-02-26T14:32:00Z" w16du:dateUtc="2025-02-26T13:32:00Z" w:id="2082"/>
                <w:rFonts w:ascii="Calibri" w:hAnsi="Calibri" w:cs="Calibri"/>
                <w:color w:val="000000"/>
                <w:sz w:val="22"/>
                <w:szCs w:val="22"/>
              </w:rPr>
              <w:pPrChange w:author="KARLOVCEC, Barbara" w:date="2025-02-26T14:32:00Z" w16du:dateUtc="2025-02-26T13:32:00Z" w:id="2083">
                <w:pPr/>
              </w:pPrChange>
            </w:pPr>
            <w:del w:author="KARLOVCEC, Barbara" w:date="2025-02-26T14:32:00Z" w16du:dateUtc="2025-02-26T13:32:00Z" w:id="2084">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733E1D37" w14:textId="31E23D53">
            <w:pPr>
              <w:pStyle w:val="BodyText"/>
              <w:tabs>
                <w:tab w:val="left" w:pos="720"/>
                <w:tab w:val="num" w:pos="1440"/>
              </w:tabs>
              <w:rPr>
                <w:del w:author="KARLOVCEC, Barbara" w:date="2025-02-26T14:32:00Z" w16du:dateUtc="2025-02-26T13:32:00Z" w:id="2085"/>
                <w:rFonts w:ascii="Calibri" w:hAnsi="Calibri" w:cs="Calibri"/>
                <w:color w:val="000000"/>
                <w:sz w:val="22"/>
                <w:szCs w:val="22"/>
              </w:rPr>
              <w:pPrChange w:author="KARLOVCEC, Barbara" w:date="2025-02-26T14:32:00Z" w16du:dateUtc="2025-02-26T13:32:00Z" w:id="2086">
                <w:pPr/>
              </w:pPrChange>
            </w:pPr>
            <w:del w:author="KARLOVCEC, Barbara" w:date="2025-02-26T14:32:00Z" w16du:dateUtc="2025-02-26T13:32:00Z" w:id="2087">
              <w:r w:rsidRPr="005D5556" w:rsidDel="00B409B7">
                <w:rPr>
                  <w:rFonts w:ascii="Calibri" w:hAnsi="Calibri" w:cs="Calibri"/>
                  <w:color w:val="000000"/>
                  <w:sz w:val="22"/>
                  <w:szCs w:val="22"/>
                </w:rPr>
                <w:delText>ICE  MAKING MACHINE</w:delText>
              </w:r>
            </w:del>
          </w:p>
        </w:tc>
      </w:tr>
      <w:tr w:rsidRPr="005D5556" w:rsidR="00AD600F" w:rsidDel="00B409B7" w:rsidTr="00AD600F" w14:paraId="51ADF3ED" w14:textId="07F23460">
        <w:trPr>
          <w:trHeight w:val="450"/>
          <w:del w:author="KARLOVCEC, Barbara" w:date="2025-02-26T14:32:00Z" w:id="2088"/>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1407B4EC" w14:textId="3A48292B">
            <w:pPr>
              <w:pStyle w:val="BodyText"/>
              <w:tabs>
                <w:tab w:val="left" w:pos="720"/>
                <w:tab w:val="num" w:pos="1440"/>
              </w:tabs>
              <w:rPr>
                <w:del w:author="KARLOVCEC, Barbara" w:date="2025-02-26T14:32:00Z" w16du:dateUtc="2025-02-26T13:32:00Z" w:id="2089"/>
                <w:rFonts w:ascii="Calibri" w:hAnsi="Calibri" w:cs="Calibri"/>
                <w:color w:val="000000"/>
                <w:sz w:val="22"/>
                <w:szCs w:val="22"/>
              </w:rPr>
              <w:pPrChange w:author="KARLOVCEC, Barbara" w:date="2025-02-26T14:32:00Z" w16du:dateUtc="2025-02-26T13:32:00Z" w:id="2090">
                <w:pPr/>
              </w:pPrChange>
            </w:pPr>
            <w:del w:author="KARLOVCEC, Barbara" w:date="2025-02-26T14:32:00Z" w16du:dateUtc="2025-02-26T13:32:00Z" w:id="2091">
              <w:r w:rsidRPr="005D5556" w:rsidDel="00B409B7">
                <w:rPr>
                  <w:rFonts w:ascii="Calibri" w:hAnsi="Calibri" w:cs="Calibri"/>
                  <w:color w:val="000000"/>
                  <w:sz w:val="22"/>
                  <w:szCs w:val="22"/>
                </w:rPr>
                <w:delText>99</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6B48BC4" w14:textId="6EDF48A6">
            <w:pPr>
              <w:pStyle w:val="BodyText"/>
              <w:tabs>
                <w:tab w:val="left" w:pos="720"/>
                <w:tab w:val="num" w:pos="1440"/>
              </w:tabs>
              <w:rPr>
                <w:del w:author="KARLOVCEC, Barbara" w:date="2025-02-26T14:32:00Z" w16du:dateUtc="2025-02-26T13:32:00Z" w:id="2092"/>
                <w:rFonts w:ascii="Calibri" w:hAnsi="Calibri" w:cs="Calibri"/>
                <w:color w:val="000000"/>
                <w:sz w:val="22"/>
                <w:szCs w:val="22"/>
              </w:rPr>
              <w:pPrChange w:author="KARLOVCEC, Barbara" w:date="2025-02-26T14:32:00Z" w16du:dateUtc="2025-02-26T13:32:00Z" w:id="2093">
                <w:pPr/>
              </w:pPrChange>
            </w:pPr>
            <w:del w:author="KARLOVCEC, Barbara" w:date="2025-02-26T14:32:00Z" w16du:dateUtc="2025-02-26T13:32:00Z" w:id="2094">
              <w:r w:rsidRPr="005D5556" w:rsidDel="00B409B7">
                <w:rPr>
                  <w:rFonts w:ascii="Calibri" w:hAnsi="Calibri" w:cs="Calibri"/>
                  <w:color w:val="000000"/>
                  <w:sz w:val="22"/>
                  <w:szCs w:val="22"/>
                </w:rPr>
                <w:delText>Dansfocus Technical Company</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762A35C" w14:textId="315E5A38">
            <w:pPr>
              <w:pStyle w:val="BodyText"/>
              <w:tabs>
                <w:tab w:val="left" w:pos="720"/>
                <w:tab w:val="num" w:pos="1440"/>
              </w:tabs>
              <w:rPr>
                <w:del w:author="KARLOVCEC, Barbara" w:date="2025-02-26T14:32:00Z" w16du:dateUtc="2025-02-26T13:32:00Z" w:id="2095"/>
                <w:rFonts w:ascii="Calibri" w:hAnsi="Calibri" w:cs="Calibri"/>
                <w:color w:val="000000"/>
                <w:sz w:val="22"/>
                <w:szCs w:val="22"/>
              </w:rPr>
              <w:pPrChange w:author="KARLOVCEC, Barbara" w:date="2025-02-26T14:32:00Z" w16du:dateUtc="2025-02-26T13:32:00Z" w:id="2096">
                <w:pPr/>
              </w:pPrChange>
            </w:pPr>
            <w:del w:author="KARLOVCEC, Barbara" w:date="2025-02-26T14:32:00Z" w16du:dateUtc="2025-02-26T13:32:00Z" w:id="2097">
              <w:r w:rsidRPr="005D5556" w:rsidDel="00B409B7">
                <w:rPr>
                  <w:rFonts w:ascii="Calibri" w:hAnsi="Calibri" w:cs="Calibri"/>
                  <w:color w:val="000000"/>
                  <w:sz w:val="22"/>
                  <w:szCs w:val="22"/>
                </w:rPr>
                <w:delText>Oyo/Ibadan</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7E21F35C" w14:textId="2B2425A2">
            <w:pPr>
              <w:pStyle w:val="BodyText"/>
              <w:tabs>
                <w:tab w:val="left" w:pos="720"/>
                <w:tab w:val="num" w:pos="1440"/>
              </w:tabs>
              <w:rPr>
                <w:del w:author="KARLOVCEC, Barbara" w:date="2025-02-26T14:32:00Z" w16du:dateUtc="2025-02-26T13:32:00Z" w:id="2098"/>
                <w:rFonts w:ascii="Calibri" w:hAnsi="Calibri" w:cs="Calibri"/>
                <w:color w:val="000000"/>
                <w:sz w:val="22"/>
                <w:szCs w:val="22"/>
              </w:rPr>
              <w:pPrChange w:author="KARLOVCEC, Barbara" w:date="2025-02-26T14:32:00Z" w16du:dateUtc="2025-02-26T13:32:00Z" w:id="2099">
                <w:pPr/>
              </w:pPrChange>
            </w:pPr>
            <w:del w:author="KARLOVCEC, Barbara" w:date="2025-02-26T14:32:00Z" w16du:dateUtc="2025-02-26T13:32:00Z" w:id="2100">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778202AF" w14:textId="2510935E">
            <w:pPr>
              <w:pStyle w:val="BodyText"/>
              <w:tabs>
                <w:tab w:val="left" w:pos="720"/>
                <w:tab w:val="num" w:pos="1440"/>
              </w:tabs>
              <w:rPr>
                <w:del w:author="KARLOVCEC, Barbara" w:date="2025-02-26T14:32:00Z" w16du:dateUtc="2025-02-26T13:32:00Z" w:id="2101"/>
                <w:rFonts w:ascii="Calibri" w:hAnsi="Calibri" w:cs="Calibri"/>
                <w:color w:val="000000"/>
                <w:sz w:val="22"/>
                <w:szCs w:val="22"/>
              </w:rPr>
              <w:pPrChange w:author="KARLOVCEC, Barbara" w:date="2025-02-26T14:32:00Z" w16du:dateUtc="2025-02-26T13:32:00Z" w:id="2102">
                <w:pPr/>
              </w:pPrChange>
            </w:pPr>
            <w:del w:author="KARLOVCEC, Barbara" w:date="2025-02-26T14:32:00Z" w16du:dateUtc="2025-02-26T13:32:00Z" w:id="2103">
              <w:r w:rsidRPr="005D5556" w:rsidDel="00B409B7">
                <w:rPr>
                  <w:rFonts w:ascii="Calibri" w:hAnsi="Calibri" w:cs="Calibri"/>
                  <w:color w:val="000000"/>
                  <w:sz w:val="22"/>
                  <w:szCs w:val="22"/>
                </w:rPr>
                <w:delText>ICE  MAKING MACHINE</w:delText>
              </w:r>
            </w:del>
          </w:p>
        </w:tc>
      </w:tr>
      <w:tr w:rsidRPr="005D5556" w:rsidR="00AD600F" w:rsidDel="00B409B7" w:rsidTr="00AD600F" w14:paraId="74D449E4" w14:textId="3D1A8272">
        <w:trPr>
          <w:trHeight w:val="450"/>
          <w:del w:author="KARLOVCEC, Barbara" w:date="2025-02-26T14:32:00Z" w:id="2104"/>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1973AAC9" w14:textId="52038908">
            <w:pPr>
              <w:pStyle w:val="BodyText"/>
              <w:tabs>
                <w:tab w:val="left" w:pos="720"/>
                <w:tab w:val="num" w:pos="1440"/>
              </w:tabs>
              <w:rPr>
                <w:del w:author="KARLOVCEC, Barbara" w:date="2025-02-26T14:32:00Z" w16du:dateUtc="2025-02-26T13:32:00Z" w:id="2105"/>
                <w:rFonts w:ascii="Calibri" w:hAnsi="Calibri" w:cs="Calibri"/>
                <w:color w:val="000000"/>
                <w:sz w:val="22"/>
                <w:szCs w:val="22"/>
              </w:rPr>
              <w:pPrChange w:author="KARLOVCEC, Barbara" w:date="2025-02-26T14:32:00Z" w16du:dateUtc="2025-02-26T13:32:00Z" w:id="2106">
                <w:pPr/>
              </w:pPrChange>
            </w:pPr>
            <w:del w:author="KARLOVCEC, Barbara" w:date="2025-02-26T14:32:00Z" w16du:dateUtc="2025-02-26T13:32:00Z" w:id="2107">
              <w:r w:rsidRPr="005D5556" w:rsidDel="00B409B7">
                <w:rPr>
                  <w:rFonts w:ascii="Calibri" w:hAnsi="Calibri" w:cs="Calibri"/>
                  <w:color w:val="000000"/>
                  <w:sz w:val="22"/>
                  <w:szCs w:val="22"/>
                </w:rPr>
                <w:delText>100</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56B92C7" w14:textId="3E0B51A5">
            <w:pPr>
              <w:pStyle w:val="BodyText"/>
              <w:tabs>
                <w:tab w:val="left" w:pos="720"/>
                <w:tab w:val="num" w:pos="1440"/>
              </w:tabs>
              <w:rPr>
                <w:del w:author="KARLOVCEC, Barbara" w:date="2025-02-26T14:32:00Z" w16du:dateUtc="2025-02-26T13:32:00Z" w:id="2108"/>
                <w:rFonts w:ascii="Calibri" w:hAnsi="Calibri" w:cs="Calibri"/>
                <w:color w:val="000000"/>
                <w:sz w:val="22"/>
                <w:szCs w:val="22"/>
              </w:rPr>
              <w:pPrChange w:author="KARLOVCEC, Barbara" w:date="2025-02-26T14:32:00Z" w16du:dateUtc="2025-02-26T13:32:00Z" w:id="2109">
                <w:pPr/>
              </w:pPrChange>
            </w:pPr>
            <w:del w:author="KARLOVCEC, Barbara" w:date="2025-02-26T14:32:00Z" w16du:dateUtc="2025-02-26T13:32:00Z" w:id="2110">
              <w:r w:rsidRPr="005D5556" w:rsidDel="00B409B7">
                <w:rPr>
                  <w:rFonts w:ascii="Calibri" w:hAnsi="Calibri" w:cs="Calibri"/>
                  <w:color w:val="000000"/>
                  <w:sz w:val="22"/>
                  <w:szCs w:val="22"/>
                </w:rPr>
                <w:delText xml:space="preserve">FAVOUR ONA VENTURE </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AEA80C9" w14:textId="0A7B5F8B">
            <w:pPr>
              <w:pStyle w:val="BodyText"/>
              <w:tabs>
                <w:tab w:val="left" w:pos="720"/>
                <w:tab w:val="num" w:pos="1440"/>
              </w:tabs>
              <w:rPr>
                <w:del w:author="KARLOVCEC, Barbara" w:date="2025-02-26T14:32:00Z" w16du:dateUtc="2025-02-26T13:32:00Z" w:id="2111"/>
                <w:rFonts w:ascii="Calibri" w:hAnsi="Calibri" w:cs="Calibri"/>
                <w:color w:val="000000"/>
                <w:sz w:val="22"/>
                <w:szCs w:val="22"/>
              </w:rPr>
              <w:pPrChange w:author="KARLOVCEC, Barbara" w:date="2025-02-26T14:32:00Z" w16du:dateUtc="2025-02-26T13:32:00Z" w:id="2112">
                <w:pPr/>
              </w:pPrChange>
            </w:pPr>
            <w:del w:author="KARLOVCEC, Barbara" w:date="2025-02-26T14:32:00Z" w16du:dateUtc="2025-02-26T13:32:00Z" w:id="2113">
              <w:r w:rsidRPr="005D5556" w:rsidDel="00B409B7">
                <w:rPr>
                  <w:rFonts w:ascii="Calibri" w:hAnsi="Calibri" w:cs="Calibri"/>
                  <w:color w:val="000000"/>
                  <w:sz w:val="22"/>
                  <w:szCs w:val="22"/>
                </w:rPr>
                <w:delText>ABEOKUTA OGUN STATE</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615B641A" w14:textId="1F261E41">
            <w:pPr>
              <w:pStyle w:val="BodyText"/>
              <w:tabs>
                <w:tab w:val="left" w:pos="720"/>
                <w:tab w:val="num" w:pos="1440"/>
              </w:tabs>
              <w:rPr>
                <w:del w:author="KARLOVCEC, Barbara" w:date="2025-02-26T14:32:00Z" w16du:dateUtc="2025-02-26T13:32:00Z" w:id="2114"/>
                <w:rFonts w:ascii="Calibri" w:hAnsi="Calibri" w:cs="Calibri"/>
                <w:color w:val="000000"/>
                <w:sz w:val="22"/>
                <w:szCs w:val="22"/>
              </w:rPr>
              <w:pPrChange w:author="KARLOVCEC, Barbara" w:date="2025-02-26T14:32:00Z" w16du:dateUtc="2025-02-26T13:32:00Z" w:id="2115">
                <w:pPr/>
              </w:pPrChange>
            </w:pPr>
            <w:del w:author="KARLOVCEC, Barbara" w:date="2025-02-26T14:32:00Z" w16du:dateUtc="2025-02-26T13:32:00Z" w:id="2116">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0A1C256C" w14:textId="4604B181">
            <w:pPr>
              <w:pStyle w:val="BodyText"/>
              <w:tabs>
                <w:tab w:val="left" w:pos="720"/>
                <w:tab w:val="num" w:pos="1440"/>
              </w:tabs>
              <w:rPr>
                <w:del w:author="KARLOVCEC, Barbara" w:date="2025-02-26T14:32:00Z" w16du:dateUtc="2025-02-26T13:32:00Z" w:id="2117"/>
                <w:rFonts w:ascii="Calibri" w:hAnsi="Calibri" w:cs="Calibri"/>
                <w:color w:val="000000"/>
                <w:sz w:val="22"/>
                <w:szCs w:val="22"/>
              </w:rPr>
              <w:pPrChange w:author="KARLOVCEC, Barbara" w:date="2025-02-26T14:32:00Z" w16du:dateUtc="2025-02-26T13:32:00Z" w:id="2118">
                <w:pPr/>
              </w:pPrChange>
            </w:pPr>
            <w:del w:author="KARLOVCEC, Barbara" w:date="2025-02-26T14:32:00Z" w16du:dateUtc="2025-02-26T13:32:00Z" w:id="2119">
              <w:r w:rsidRPr="005D5556" w:rsidDel="00B409B7">
                <w:rPr>
                  <w:rFonts w:ascii="Calibri" w:hAnsi="Calibri" w:cs="Calibri"/>
                  <w:color w:val="000000"/>
                  <w:sz w:val="22"/>
                  <w:szCs w:val="22"/>
                </w:rPr>
                <w:delText>ICE  MAKING MACHINE</w:delText>
              </w:r>
            </w:del>
          </w:p>
        </w:tc>
      </w:tr>
      <w:tr w:rsidRPr="005D5556" w:rsidR="00AD600F" w:rsidDel="00B409B7" w:rsidTr="00AD600F" w14:paraId="29239828" w14:textId="1AEE40C5">
        <w:trPr>
          <w:trHeight w:val="900"/>
          <w:del w:author="KARLOVCEC, Barbara" w:date="2025-02-26T14:32:00Z" w:id="2120"/>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0F23AFBC" w14:textId="7100CB5C">
            <w:pPr>
              <w:pStyle w:val="BodyText"/>
              <w:tabs>
                <w:tab w:val="left" w:pos="720"/>
                <w:tab w:val="num" w:pos="1440"/>
              </w:tabs>
              <w:rPr>
                <w:del w:author="KARLOVCEC, Barbara" w:date="2025-02-26T14:32:00Z" w16du:dateUtc="2025-02-26T13:32:00Z" w:id="2121"/>
                <w:rFonts w:ascii="Calibri" w:hAnsi="Calibri" w:cs="Calibri"/>
                <w:color w:val="000000"/>
                <w:sz w:val="22"/>
                <w:szCs w:val="22"/>
              </w:rPr>
              <w:pPrChange w:author="KARLOVCEC, Barbara" w:date="2025-02-26T14:32:00Z" w16du:dateUtc="2025-02-26T13:32:00Z" w:id="2122">
                <w:pPr/>
              </w:pPrChange>
            </w:pPr>
            <w:del w:author="KARLOVCEC, Barbara" w:date="2025-02-26T14:32:00Z" w16du:dateUtc="2025-02-26T13:32:00Z" w:id="2123">
              <w:r w:rsidRPr="005D5556" w:rsidDel="00B409B7">
                <w:rPr>
                  <w:rFonts w:ascii="Calibri" w:hAnsi="Calibri" w:cs="Calibri"/>
                  <w:color w:val="000000"/>
                  <w:sz w:val="22"/>
                  <w:szCs w:val="22"/>
                </w:rPr>
                <w:delText>101</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6719752B" w14:textId="2FC47003">
            <w:pPr>
              <w:pStyle w:val="BodyText"/>
              <w:tabs>
                <w:tab w:val="left" w:pos="720"/>
                <w:tab w:val="num" w:pos="1440"/>
              </w:tabs>
              <w:rPr>
                <w:del w:author="KARLOVCEC, Barbara" w:date="2025-02-26T14:32:00Z" w16du:dateUtc="2025-02-26T13:32:00Z" w:id="2124"/>
                <w:rFonts w:ascii="Calibri" w:hAnsi="Calibri" w:cs="Calibri"/>
                <w:color w:val="000000"/>
                <w:sz w:val="22"/>
                <w:szCs w:val="22"/>
              </w:rPr>
              <w:pPrChange w:author="KARLOVCEC, Barbara" w:date="2025-02-26T14:32:00Z" w16du:dateUtc="2025-02-26T13:32:00Z" w:id="2125">
                <w:pPr/>
              </w:pPrChange>
            </w:pPr>
            <w:del w:author="KARLOVCEC, Barbara" w:date="2025-02-26T14:32:00Z" w16du:dateUtc="2025-02-26T13:32:00Z" w:id="2126">
              <w:r w:rsidRPr="005D5556" w:rsidDel="00B409B7">
                <w:rPr>
                  <w:rFonts w:ascii="Calibri" w:hAnsi="Calibri" w:cs="Calibri"/>
                  <w:color w:val="000000"/>
                  <w:sz w:val="22"/>
                  <w:szCs w:val="22"/>
                </w:rPr>
                <w:delText>Deekay and Sons Nigeria LTD</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6B0E376" w14:textId="7E47BE81">
            <w:pPr>
              <w:pStyle w:val="BodyText"/>
              <w:tabs>
                <w:tab w:val="left" w:pos="720"/>
                <w:tab w:val="num" w:pos="1440"/>
              </w:tabs>
              <w:rPr>
                <w:del w:author="KARLOVCEC, Barbara" w:date="2025-02-26T14:32:00Z" w16du:dateUtc="2025-02-26T13:32:00Z" w:id="2127"/>
                <w:rFonts w:ascii="Calibri" w:hAnsi="Calibri" w:cs="Calibri"/>
                <w:color w:val="000000"/>
                <w:sz w:val="22"/>
                <w:szCs w:val="22"/>
              </w:rPr>
              <w:pPrChange w:author="KARLOVCEC, Barbara" w:date="2025-02-26T14:32:00Z" w16du:dateUtc="2025-02-26T13:32:00Z" w:id="2128">
                <w:pPr/>
              </w:pPrChange>
            </w:pPr>
            <w:del w:author="KARLOVCEC, Barbara" w:date="2025-02-26T14:32:00Z" w16du:dateUtc="2025-02-26T13:32:00Z" w:id="2129">
              <w:r w:rsidRPr="005D5556" w:rsidDel="00B409B7">
                <w:rPr>
                  <w:rFonts w:ascii="Calibri" w:hAnsi="Calibri" w:cs="Calibri"/>
                  <w:color w:val="000000"/>
                  <w:sz w:val="22"/>
                  <w:szCs w:val="22"/>
                </w:rPr>
                <w:delText>Lagos/Lagos</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B1314D6" w14:textId="1F90E92C">
            <w:pPr>
              <w:pStyle w:val="BodyText"/>
              <w:tabs>
                <w:tab w:val="left" w:pos="720"/>
                <w:tab w:val="num" w:pos="1440"/>
              </w:tabs>
              <w:rPr>
                <w:del w:author="KARLOVCEC, Barbara" w:date="2025-02-26T14:32:00Z" w16du:dateUtc="2025-02-26T13:32:00Z" w:id="2130"/>
                <w:rFonts w:ascii="Calibri" w:hAnsi="Calibri" w:cs="Calibri"/>
                <w:color w:val="000000"/>
                <w:sz w:val="22"/>
                <w:szCs w:val="22"/>
              </w:rPr>
              <w:pPrChange w:author="KARLOVCEC, Barbara" w:date="2025-02-26T14:32:00Z" w16du:dateUtc="2025-02-26T13:32:00Z" w:id="2131">
                <w:pPr/>
              </w:pPrChange>
            </w:pPr>
            <w:del w:author="KARLOVCEC, Barbara" w:date="2025-02-26T14:32:00Z" w16du:dateUtc="2025-02-26T13:32:00Z" w:id="2132">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6132FF6" w14:textId="6D02AE86">
            <w:pPr>
              <w:pStyle w:val="BodyText"/>
              <w:tabs>
                <w:tab w:val="left" w:pos="720"/>
                <w:tab w:val="num" w:pos="1440"/>
              </w:tabs>
              <w:rPr>
                <w:del w:author="KARLOVCEC, Barbara" w:date="2025-02-26T14:32:00Z" w16du:dateUtc="2025-02-26T13:32:00Z" w:id="2133"/>
                <w:rFonts w:ascii="Calibri" w:hAnsi="Calibri" w:cs="Calibri"/>
                <w:color w:val="000000"/>
                <w:sz w:val="22"/>
                <w:szCs w:val="22"/>
              </w:rPr>
              <w:pPrChange w:author="KARLOVCEC, Barbara" w:date="2025-02-26T14:32:00Z" w16du:dateUtc="2025-02-26T13:32:00Z" w:id="2134">
                <w:pPr/>
              </w:pPrChange>
            </w:pPr>
            <w:del w:author="KARLOVCEC, Barbara" w:date="2025-02-26T14:32:00Z" w16du:dateUtc="2025-02-26T13:32:00Z" w:id="2135">
              <w:r w:rsidRPr="005D5556" w:rsidDel="00B409B7">
                <w:rPr>
                  <w:rFonts w:ascii="Calibri" w:hAnsi="Calibri" w:cs="Calibri"/>
                  <w:color w:val="000000"/>
                  <w:sz w:val="22"/>
                  <w:szCs w:val="22"/>
                </w:rPr>
                <w:delText>Nexus refrigeration appliances</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 xml:space="preserve"> and air conditioners</w:delText>
              </w:r>
            </w:del>
          </w:p>
        </w:tc>
      </w:tr>
      <w:tr w:rsidRPr="005D5556" w:rsidR="00AD600F" w:rsidDel="00B409B7" w:rsidTr="00AD600F" w14:paraId="6400703E" w14:textId="7279487F">
        <w:trPr>
          <w:trHeight w:val="450"/>
          <w:del w:author="KARLOVCEC, Barbara" w:date="2025-02-26T14:32:00Z" w:id="2136"/>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5590FB50" w14:textId="09B25B15">
            <w:pPr>
              <w:pStyle w:val="BodyText"/>
              <w:tabs>
                <w:tab w:val="left" w:pos="720"/>
                <w:tab w:val="num" w:pos="1440"/>
              </w:tabs>
              <w:rPr>
                <w:del w:author="KARLOVCEC, Barbara" w:date="2025-02-26T14:32:00Z" w16du:dateUtc="2025-02-26T13:32:00Z" w:id="2137"/>
                <w:rFonts w:ascii="Calibri" w:hAnsi="Calibri" w:cs="Calibri"/>
                <w:color w:val="000000"/>
                <w:sz w:val="22"/>
                <w:szCs w:val="22"/>
              </w:rPr>
              <w:pPrChange w:author="KARLOVCEC, Barbara" w:date="2025-02-26T14:32:00Z" w16du:dateUtc="2025-02-26T13:32:00Z" w:id="2138">
                <w:pPr/>
              </w:pPrChange>
            </w:pPr>
            <w:del w:author="KARLOVCEC, Barbara" w:date="2025-02-26T14:32:00Z" w16du:dateUtc="2025-02-26T13:32:00Z" w:id="2139">
              <w:r w:rsidRPr="005D5556" w:rsidDel="00B409B7">
                <w:rPr>
                  <w:rFonts w:ascii="Calibri" w:hAnsi="Calibri" w:cs="Calibri"/>
                  <w:color w:val="000000"/>
                  <w:sz w:val="22"/>
                  <w:szCs w:val="22"/>
                </w:rPr>
                <w:delText>102</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6062286" w14:textId="7B6ECC63">
            <w:pPr>
              <w:pStyle w:val="BodyText"/>
              <w:tabs>
                <w:tab w:val="left" w:pos="720"/>
                <w:tab w:val="num" w:pos="1440"/>
              </w:tabs>
              <w:rPr>
                <w:del w:author="KARLOVCEC, Barbara" w:date="2025-02-26T14:32:00Z" w16du:dateUtc="2025-02-26T13:32:00Z" w:id="2140"/>
                <w:rFonts w:ascii="Calibri" w:hAnsi="Calibri" w:cs="Calibri"/>
                <w:color w:val="000000"/>
                <w:sz w:val="22"/>
                <w:szCs w:val="22"/>
              </w:rPr>
              <w:pPrChange w:author="KARLOVCEC, Barbara" w:date="2025-02-26T14:32:00Z" w16du:dateUtc="2025-02-26T13:32:00Z" w:id="2141">
                <w:pPr/>
              </w:pPrChange>
            </w:pPr>
            <w:del w:author="KARLOVCEC, Barbara" w:date="2025-02-26T14:32:00Z" w16du:dateUtc="2025-02-26T13:32:00Z" w:id="2142">
              <w:r w:rsidRPr="005D5556" w:rsidDel="00B409B7">
                <w:rPr>
                  <w:rFonts w:ascii="Calibri" w:hAnsi="Calibri" w:cs="Calibri"/>
                  <w:color w:val="000000"/>
                  <w:sz w:val="22"/>
                  <w:szCs w:val="22"/>
                </w:rPr>
                <w:delText>SUNNY OKEOWO NIGERIA ENTERPRISE</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4674F30" w14:textId="0168A38B">
            <w:pPr>
              <w:pStyle w:val="BodyText"/>
              <w:tabs>
                <w:tab w:val="left" w:pos="720"/>
                <w:tab w:val="num" w:pos="1440"/>
              </w:tabs>
              <w:rPr>
                <w:del w:author="KARLOVCEC, Barbara" w:date="2025-02-26T14:32:00Z" w16du:dateUtc="2025-02-26T13:32:00Z" w:id="2143"/>
                <w:rFonts w:ascii="Calibri" w:hAnsi="Calibri" w:cs="Calibri"/>
                <w:color w:val="000000"/>
                <w:sz w:val="22"/>
                <w:szCs w:val="22"/>
              </w:rPr>
              <w:pPrChange w:author="KARLOVCEC, Barbara" w:date="2025-02-26T14:32:00Z" w16du:dateUtc="2025-02-26T13:32:00Z" w:id="2144">
                <w:pPr/>
              </w:pPrChange>
            </w:pPr>
            <w:del w:author="KARLOVCEC, Barbara" w:date="2025-02-26T14:32:00Z" w16du:dateUtc="2025-02-26T13:32:00Z" w:id="2145">
              <w:r w:rsidRPr="005D5556" w:rsidDel="00B409B7">
                <w:rPr>
                  <w:rFonts w:ascii="Calibri" w:hAnsi="Calibri" w:cs="Calibri"/>
                  <w:color w:val="000000"/>
                  <w:sz w:val="22"/>
                  <w:szCs w:val="22"/>
                </w:rPr>
                <w:delText>Lagos State</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2A55BC7B" w14:textId="1E889C8E">
            <w:pPr>
              <w:pStyle w:val="BodyText"/>
              <w:tabs>
                <w:tab w:val="left" w:pos="720"/>
                <w:tab w:val="num" w:pos="1440"/>
              </w:tabs>
              <w:rPr>
                <w:del w:author="KARLOVCEC, Barbara" w:date="2025-02-26T14:32:00Z" w16du:dateUtc="2025-02-26T13:32:00Z" w:id="2146"/>
                <w:rFonts w:ascii="Calibri" w:hAnsi="Calibri" w:cs="Calibri"/>
                <w:color w:val="000000"/>
                <w:sz w:val="22"/>
                <w:szCs w:val="22"/>
              </w:rPr>
              <w:pPrChange w:author="KARLOVCEC, Barbara" w:date="2025-02-26T14:32:00Z" w16du:dateUtc="2025-02-26T13:32:00Z" w:id="2147">
                <w:pPr/>
              </w:pPrChange>
            </w:pPr>
            <w:del w:author="KARLOVCEC, Barbara" w:date="2025-02-26T14:32:00Z" w16du:dateUtc="2025-02-26T13:32:00Z" w:id="2148">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362C7E92" w14:textId="3AB5FB5F">
            <w:pPr>
              <w:pStyle w:val="BodyText"/>
              <w:tabs>
                <w:tab w:val="left" w:pos="720"/>
                <w:tab w:val="num" w:pos="1440"/>
              </w:tabs>
              <w:rPr>
                <w:del w:author="KARLOVCEC, Barbara" w:date="2025-02-26T14:32:00Z" w16du:dateUtc="2025-02-26T13:32:00Z" w:id="2149"/>
                <w:rFonts w:ascii="Calibri" w:hAnsi="Calibri" w:cs="Calibri"/>
                <w:color w:val="000000"/>
                <w:sz w:val="22"/>
                <w:szCs w:val="22"/>
              </w:rPr>
              <w:pPrChange w:author="KARLOVCEC, Barbara" w:date="2025-02-26T14:32:00Z" w16du:dateUtc="2025-02-26T13:32:00Z" w:id="2150">
                <w:pPr/>
              </w:pPrChange>
            </w:pPr>
            <w:del w:author="KARLOVCEC, Barbara" w:date="2025-02-26T14:32:00Z" w16du:dateUtc="2025-02-26T13:32:00Z" w:id="2151">
              <w:r w:rsidRPr="005D5556" w:rsidDel="00B409B7">
                <w:rPr>
                  <w:rFonts w:ascii="Calibri" w:hAnsi="Calibri" w:cs="Calibri"/>
                  <w:color w:val="000000"/>
                  <w:sz w:val="22"/>
                  <w:szCs w:val="22"/>
                </w:rPr>
                <w:delText>ICE  MAKING MACHINE</w:delText>
              </w:r>
            </w:del>
          </w:p>
        </w:tc>
      </w:tr>
      <w:tr w:rsidRPr="005D5556" w:rsidR="00AD600F" w:rsidDel="00B409B7" w:rsidTr="00AD600F" w14:paraId="60C91C21" w14:textId="47BFBEC2">
        <w:trPr>
          <w:trHeight w:val="675"/>
          <w:del w:author="KARLOVCEC, Barbara" w:date="2025-02-26T14:32:00Z" w:id="2152"/>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7FDEE61E" w14:textId="56F2D1F2">
            <w:pPr>
              <w:pStyle w:val="BodyText"/>
              <w:tabs>
                <w:tab w:val="left" w:pos="720"/>
                <w:tab w:val="num" w:pos="1440"/>
              </w:tabs>
              <w:rPr>
                <w:del w:author="KARLOVCEC, Barbara" w:date="2025-02-26T14:32:00Z" w16du:dateUtc="2025-02-26T13:32:00Z" w:id="2153"/>
                <w:rFonts w:ascii="Calibri" w:hAnsi="Calibri" w:cs="Calibri"/>
                <w:color w:val="000000"/>
                <w:sz w:val="22"/>
                <w:szCs w:val="22"/>
              </w:rPr>
              <w:pPrChange w:author="KARLOVCEC, Barbara" w:date="2025-02-26T14:32:00Z" w16du:dateUtc="2025-02-26T13:32:00Z" w:id="2154">
                <w:pPr/>
              </w:pPrChange>
            </w:pPr>
            <w:del w:author="KARLOVCEC, Barbara" w:date="2025-02-26T14:32:00Z" w16du:dateUtc="2025-02-26T13:32:00Z" w:id="2155">
              <w:r w:rsidRPr="005D5556" w:rsidDel="00B409B7">
                <w:rPr>
                  <w:rFonts w:ascii="Calibri" w:hAnsi="Calibri" w:cs="Calibri"/>
                  <w:color w:val="000000"/>
                  <w:sz w:val="22"/>
                  <w:szCs w:val="22"/>
                </w:rPr>
                <w:delText>103</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52F06CF" w14:textId="3EE078AC">
            <w:pPr>
              <w:pStyle w:val="BodyText"/>
              <w:tabs>
                <w:tab w:val="left" w:pos="720"/>
                <w:tab w:val="num" w:pos="1440"/>
              </w:tabs>
              <w:rPr>
                <w:del w:author="KARLOVCEC, Barbara" w:date="2025-02-26T14:32:00Z" w16du:dateUtc="2025-02-26T13:32:00Z" w:id="2156"/>
                <w:rFonts w:ascii="Calibri" w:hAnsi="Calibri" w:cs="Calibri"/>
                <w:color w:val="000000"/>
                <w:sz w:val="22"/>
                <w:szCs w:val="22"/>
              </w:rPr>
              <w:pPrChange w:author="KARLOVCEC, Barbara" w:date="2025-02-26T14:32:00Z" w16du:dateUtc="2025-02-26T13:32:00Z" w:id="2157">
                <w:pPr/>
              </w:pPrChange>
            </w:pPr>
            <w:del w:author="KARLOVCEC, Barbara" w:date="2025-02-26T14:32:00Z" w16du:dateUtc="2025-02-26T13:32:00Z" w:id="2158">
              <w:r w:rsidRPr="005D5556" w:rsidDel="00B409B7">
                <w:rPr>
                  <w:rFonts w:ascii="Calibri" w:hAnsi="Calibri" w:cs="Calibri"/>
                  <w:color w:val="000000"/>
                  <w:sz w:val="22"/>
                  <w:szCs w:val="22"/>
                </w:rPr>
                <w:delText>Moonlight Electrocooling Services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824FB0F" w14:textId="532D7485">
            <w:pPr>
              <w:pStyle w:val="BodyText"/>
              <w:tabs>
                <w:tab w:val="left" w:pos="720"/>
                <w:tab w:val="num" w:pos="1440"/>
              </w:tabs>
              <w:rPr>
                <w:del w:author="KARLOVCEC, Barbara" w:date="2025-02-26T14:32:00Z" w16du:dateUtc="2025-02-26T13:32:00Z" w:id="2159"/>
                <w:rFonts w:ascii="Calibri" w:hAnsi="Calibri" w:cs="Calibri"/>
                <w:color w:val="000000"/>
                <w:sz w:val="22"/>
                <w:szCs w:val="22"/>
              </w:rPr>
              <w:pPrChange w:author="KARLOVCEC, Barbara" w:date="2025-02-26T14:32:00Z" w16du:dateUtc="2025-02-26T13:32:00Z" w:id="2160">
                <w:pPr/>
              </w:pPrChange>
            </w:pPr>
            <w:del w:author="KARLOVCEC, Barbara" w:date="2025-02-26T14:32:00Z" w16du:dateUtc="2025-02-26T13:32:00Z" w:id="2161">
              <w:r w:rsidRPr="005D5556" w:rsidDel="00B409B7">
                <w:rPr>
                  <w:rFonts w:ascii="Calibri" w:hAnsi="Calibri" w:cs="Calibri"/>
                  <w:color w:val="000000"/>
                  <w:sz w:val="22"/>
                  <w:szCs w:val="22"/>
                </w:rPr>
                <w:delText>Oyo/Ibadan</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DC02957" w14:textId="405B0589">
            <w:pPr>
              <w:pStyle w:val="BodyText"/>
              <w:tabs>
                <w:tab w:val="left" w:pos="720"/>
                <w:tab w:val="num" w:pos="1440"/>
              </w:tabs>
              <w:rPr>
                <w:del w:author="KARLOVCEC, Barbara" w:date="2025-02-26T14:32:00Z" w16du:dateUtc="2025-02-26T13:32:00Z" w:id="2162"/>
                <w:rFonts w:ascii="Calibri" w:hAnsi="Calibri" w:cs="Calibri"/>
                <w:color w:val="000000"/>
                <w:sz w:val="22"/>
                <w:szCs w:val="22"/>
              </w:rPr>
              <w:pPrChange w:author="KARLOVCEC, Barbara" w:date="2025-02-26T14:32:00Z" w16du:dateUtc="2025-02-26T13:32:00Z" w:id="2163">
                <w:pPr/>
              </w:pPrChange>
            </w:pPr>
            <w:del w:author="KARLOVCEC, Barbara" w:date="2025-02-26T14:32:00Z" w16du:dateUtc="2025-02-26T13:32:00Z" w:id="2164">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FFEE5F8" w14:textId="5F11C502">
            <w:pPr>
              <w:pStyle w:val="BodyText"/>
              <w:tabs>
                <w:tab w:val="left" w:pos="720"/>
                <w:tab w:val="num" w:pos="1440"/>
              </w:tabs>
              <w:rPr>
                <w:del w:author="KARLOVCEC, Barbara" w:date="2025-02-26T14:32:00Z" w16du:dateUtc="2025-02-26T13:32:00Z" w:id="2165"/>
                <w:rFonts w:ascii="Calibri" w:hAnsi="Calibri" w:cs="Calibri"/>
                <w:color w:val="000000"/>
                <w:sz w:val="22"/>
                <w:szCs w:val="22"/>
              </w:rPr>
              <w:pPrChange w:author="KARLOVCEC, Barbara" w:date="2025-02-26T14:32:00Z" w16du:dateUtc="2025-02-26T13:32:00Z" w:id="2166">
                <w:pPr/>
              </w:pPrChange>
            </w:pPr>
            <w:del w:author="KARLOVCEC, Barbara" w:date="2025-02-26T14:32:00Z" w16du:dateUtc="2025-02-26T13:32:00Z" w:id="2167">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w:delText>
              </w:r>
            </w:del>
          </w:p>
        </w:tc>
      </w:tr>
      <w:tr w:rsidRPr="005D5556" w:rsidR="00AD600F" w:rsidDel="00B409B7" w:rsidTr="00AD600F" w14:paraId="591B3A38" w14:textId="593F8CC4">
        <w:trPr>
          <w:trHeight w:val="300"/>
          <w:del w:author="KARLOVCEC, Barbara" w:date="2025-02-26T14:32:00Z" w:id="2168"/>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1E49114E" w14:textId="5A787039">
            <w:pPr>
              <w:pStyle w:val="BodyText"/>
              <w:tabs>
                <w:tab w:val="left" w:pos="720"/>
                <w:tab w:val="num" w:pos="1440"/>
              </w:tabs>
              <w:rPr>
                <w:del w:author="KARLOVCEC, Barbara" w:date="2025-02-26T14:32:00Z" w16du:dateUtc="2025-02-26T13:32:00Z" w:id="2169"/>
                <w:rFonts w:ascii="Calibri" w:hAnsi="Calibri" w:cs="Calibri"/>
                <w:color w:val="000000"/>
                <w:sz w:val="22"/>
                <w:szCs w:val="22"/>
              </w:rPr>
              <w:pPrChange w:author="KARLOVCEC, Barbara" w:date="2025-02-26T14:32:00Z" w16du:dateUtc="2025-02-26T13:32:00Z" w:id="2170">
                <w:pPr/>
              </w:pPrChange>
            </w:pPr>
            <w:del w:author="KARLOVCEC, Barbara" w:date="2025-02-26T14:32:00Z" w16du:dateUtc="2025-02-26T13:32:00Z" w:id="2171">
              <w:r w:rsidRPr="005D5556" w:rsidDel="00B409B7">
                <w:rPr>
                  <w:rFonts w:ascii="Calibri" w:hAnsi="Calibri" w:cs="Calibri"/>
                  <w:color w:val="000000"/>
                  <w:sz w:val="22"/>
                  <w:szCs w:val="22"/>
                </w:rPr>
                <w:delText>104</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429A5B7" w14:textId="25A54681">
            <w:pPr>
              <w:pStyle w:val="BodyText"/>
              <w:tabs>
                <w:tab w:val="left" w:pos="720"/>
                <w:tab w:val="num" w:pos="1440"/>
              </w:tabs>
              <w:rPr>
                <w:del w:author="KARLOVCEC, Barbara" w:date="2025-02-26T14:32:00Z" w16du:dateUtc="2025-02-26T13:32:00Z" w:id="2172"/>
                <w:rFonts w:ascii="Calibri" w:hAnsi="Calibri" w:cs="Calibri"/>
                <w:color w:val="000000"/>
                <w:sz w:val="22"/>
                <w:szCs w:val="22"/>
              </w:rPr>
              <w:pPrChange w:author="KARLOVCEC, Barbara" w:date="2025-02-26T14:32:00Z" w16du:dateUtc="2025-02-26T13:32:00Z" w:id="2173">
                <w:pPr/>
              </w:pPrChange>
            </w:pPr>
            <w:del w:author="KARLOVCEC, Barbara" w:date="2025-02-26T14:32:00Z" w16du:dateUtc="2025-02-26T13:32:00Z" w:id="2174">
              <w:r w:rsidRPr="005D5556" w:rsidDel="00B409B7">
                <w:rPr>
                  <w:rFonts w:ascii="Calibri" w:hAnsi="Calibri" w:cs="Calibri"/>
                  <w:color w:val="000000"/>
                  <w:sz w:val="22"/>
                  <w:szCs w:val="22"/>
                </w:rPr>
                <w:delText>Adrosh Co Ltd</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CC74926" w14:textId="04CED43D">
            <w:pPr>
              <w:pStyle w:val="BodyText"/>
              <w:tabs>
                <w:tab w:val="left" w:pos="720"/>
                <w:tab w:val="num" w:pos="1440"/>
              </w:tabs>
              <w:rPr>
                <w:del w:author="KARLOVCEC, Barbara" w:date="2025-02-26T14:32:00Z" w16du:dateUtc="2025-02-26T13:32:00Z" w:id="2175"/>
                <w:rFonts w:ascii="Calibri" w:hAnsi="Calibri" w:cs="Calibri"/>
                <w:color w:val="000000"/>
                <w:sz w:val="22"/>
                <w:szCs w:val="22"/>
              </w:rPr>
              <w:pPrChange w:author="KARLOVCEC, Barbara" w:date="2025-02-26T14:32:00Z" w16du:dateUtc="2025-02-26T13:32:00Z" w:id="2176">
                <w:pPr/>
              </w:pPrChange>
            </w:pPr>
            <w:del w:author="KARLOVCEC, Barbara" w:date="2025-02-26T14:32:00Z" w16du:dateUtc="2025-02-26T13:32:00Z" w:id="2177">
              <w:r w:rsidRPr="005D5556" w:rsidDel="00B409B7">
                <w:rPr>
                  <w:rFonts w:ascii="Calibri" w:hAnsi="Calibri" w:cs="Calibri"/>
                  <w:color w:val="000000"/>
                  <w:sz w:val="22"/>
                  <w:szCs w:val="22"/>
                </w:rPr>
                <w:delText>Lagos State</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044E37C3" w14:textId="53BEBB35">
            <w:pPr>
              <w:pStyle w:val="BodyText"/>
              <w:tabs>
                <w:tab w:val="left" w:pos="720"/>
                <w:tab w:val="num" w:pos="1440"/>
              </w:tabs>
              <w:rPr>
                <w:del w:author="KARLOVCEC, Barbara" w:date="2025-02-26T14:32:00Z" w16du:dateUtc="2025-02-26T13:32:00Z" w:id="2178"/>
                <w:rFonts w:ascii="Calibri" w:hAnsi="Calibri" w:cs="Calibri"/>
                <w:color w:val="000000"/>
                <w:sz w:val="22"/>
                <w:szCs w:val="22"/>
              </w:rPr>
              <w:pPrChange w:author="KARLOVCEC, Barbara" w:date="2025-02-26T14:32:00Z" w16du:dateUtc="2025-02-26T13:32:00Z" w:id="2179">
                <w:pPr/>
              </w:pPrChange>
            </w:pPr>
            <w:del w:author="KARLOVCEC, Barbara" w:date="2025-02-26T14:32:00Z" w16du:dateUtc="2025-02-26T13:32:00Z" w:id="2180">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47BDD82E" w14:textId="1DDD98E7">
            <w:pPr>
              <w:pStyle w:val="BodyText"/>
              <w:tabs>
                <w:tab w:val="left" w:pos="720"/>
                <w:tab w:val="num" w:pos="1440"/>
              </w:tabs>
              <w:rPr>
                <w:del w:author="KARLOVCEC, Barbara" w:date="2025-02-26T14:32:00Z" w16du:dateUtc="2025-02-26T13:32:00Z" w:id="2181"/>
                <w:rFonts w:ascii="Calibri" w:hAnsi="Calibri" w:cs="Calibri"/>
                <w:color w:val="000000"/>
                <w:sz w:val="22"/>
                <w:szCs w:val="22"/>
              </w:rPr>
              <w:pPrChange w:author="KARLOVCEC, Barbara" w:date="2025-02-26T14:32:00Z" w16du:dateUtc="2025-02-26T13:32:00Z" w:id="2182">
                <w:pPr/>
              </w:pPrChange>
            </w:pPr>
            <w:del w:author="KARLOVCEC, Barbara" w:date="2025-02-26T14:32:00Z" w16du:dateUtc="2025-02-26T13:32:00Z" w:id="2183">
              <w:r w:rsidRPr="005D5556" w:rsidDel="00B409B7">
                <w:rPr>
                  <w:rFonts w:ascii="Calibri" w:hAnsi="Calibri" w:cs="Calibri"/>
                  <w:color w:val="000000"/>
                  <w:sz w:val="22"/>
                  <w:szCs w:val="22"/>
                </w:rPr>
                <w:delText>ICE  MAKING MACHINE</w:delText>
              </w:r>
            </w:del>
          </w:p>
        </w:tc>
      </w:tr>
      <w:tr w:rsidRPr="005D5556" w:rsidR="00AD600F" w:rsidDel="00B409B7" w:rsidTr="00AD600F" w14:paraId="2C4E1D7A" w14:textId="3465B5D8">
        <w:trPr>
          <w:trHeight w:val="300"/>
          <w:del w:author="KARLOVCEC, Barbara" w:date="2025-02-26T14:32:00Z" w:id="2184"/>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04956A90" w14:textId="2EE29B41">
            <w:pPr>
              <w:pStyle w:val="BodyText"/>
              <w:tabs>
                <w:tab w:val="left" w:pos="720"/>
                <w:tab w:val="num" w:pos="1440"/>
              </w:tabs>
              <w:rPr>
                <w:del w:author="KARLOVCEC, Barbara" w:date="2025-02-26T14:32:00Z" w16du:dateUtc="2025-02-26T13:32:00Z" w:id="2185"/>
                <w:rFonts w:ascii="Calibri" w:hAnsi="Calibri" w:cs="Calibri"/>
                <w:color w:val="000000"/>
                <w:sz w:val="22"/>
                <w:szCs w:val="22"/>
              </w:rPr>
              <w:pPrChange w:author="KARLOVCEC, Barbara" w:date="2025-02-26T14:32:00Z" w16du:dateUtc="2025-02-26T13:32:00Z" w:id="2186">
                <w:pPr/>
              </w:pPrChange>
            </w:pPr>
            <w:del w:author="KARLOVCEC, Barbara" w:date="2025-02-26T14:32:00Z" w16du:dateUtc="2025-02-26T13:32:00Z" w:id="2187">
              <w:r w:rsidRPr="005D5556" w:rsidDel="00B409B7">
                <w:rPr>
                  <w:rFonts w:ascii="Calibri" w:hAnsi="Calibri" w:cs="Calibri"/>
                  <w:color w:val="000000"/>
                  <w:sz w:val="22"/>
                  <w:szCs w:val="22"/>
                </w:rPr>
                <w:delText>105</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325BF38" w14:textId="0EE6B881">
            <w:pPr>
              <w:pStyle w:val="BodyText"/>
              <w:tabs>
                <w:tab w:val="left" w:pos="720"/>
                <w:tab w:val="num" w:pos="1440"/>
              </w:tabs>
              <w:rPr>
                <w:del w:author="KARLOVCEC, Barbara" w:date="2025-02-26T14:32:00Z" w16du:dateUtc="2025-02-26T13:32:00Z" w:id="2188"/>
                <w:rFonts w:ascii="Calibri" w:hAnsi="Calibri" w:cs="Calibri"/>
                <w:color w:val="000000"/>
                <w:sz w:val="22"/>
                <w:szCs w:val="22"/>
              </w:rPr>
              <w:pPrChange w:author="KARLOVCEC, Barbara" w:date="2025-02-26T14:32:00Z" w16du:dateUtc="2025-02-26T13:32:00Z" w:id="2189">
                <w:pPr/>
              </w:pPrChange>
            </w:pPr>
            <w:del w:author="KARLOVCEC, Barbara" w:date="2025-02-26T14:32:00Z" w16du:dateUtc="2025-02-26T13:32:00Z" w:id="2190">
              <w:r w:rsidRPr="005D5556" w:rsidDel="00B409B7">
                <w:rPr>
                  <w:rFonts w:ascii="Calibri" w:hAnsi="Calibri" w:cs="Calibri"/>
                  <w:color w:val="000000"/>
                  <w:sz w:val="22"/>
                  <w:szCs w:val="22"/>
                </w:rPr>
                <w:delText>Hamzat Technical  Services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A25CE4B" w14:textId="0960EA78">
            <w:pPr>
              <w:pStyle w:val="BodyText"/>
              <w:tabs>
                <w:tab w:val="left" w:pos="720"/>
                <w:tab w:val="num" w:pos="1440"/>
              </w:tabs>
              <w:rPr>
                <w:del w:author="KARLOVCEC, Barbara" w:date="2025-02-26T14:32:00Z" w16du:dateUtc="2025-02-26T13:32:00Z" w:id="2191"/>
                <w:rFonts w:ascii="Calibri" w:hAnsi="Calibri" w:cs="Calibri"/>
                <w:color w:val="000000"/>
                <w:sz w:val="22"/>
                <w:szCs w:val="22"/>
              </w:rPr>
              <w:pPrChange w:author="KARLOVCEC, Barbara" w:date="2025-02-26T14:32:00Z" w16du:dateUtc="2025-02-26T13:32:00Z" w:id="2192">
                <w:pPr/>
              </w:pPrChange>
            </w:pPr>
            <w:del w:author="KARLOVCEC, Barbara" w:date="2025-02-26T14:32:00Z" w16du:dateUtc="2025-02-26T13:32:00Z" w:id="2193">
              <w:r w:rsidRPr="005D5556" w:rsidDel="00B409B7">
                <w:rPr>
                  <w:rFonts w:ascii="Calibri" w:hAnsi="Calibri" w:cs="Calibri"/>
                  <w:color w:val="000000"/>
                  <w:sz w:val="22"/>
                  <w:szCs w:val="22"/>
                </w:rPr>
                <w:delText>Lagos/Lagos</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6767CBF7" w14:textId="032B4FAA">
            <w:pPr>
              <w:pStyle w:val="BodyText"/>
              <w:tabs>
                <w:tab w:val="left" w:pos="720"/>
                <w:tab w:val="num" w:pos="1440"/>
              </w:tabs>
              <w:rPr>
                <w:del w:author="KARLOVCEC, Barbara" w:date="2025-02-26T14:32:00Z" w16du:dateUtc="2025-02-26T13:32:00Z" w:id="2194"/>
                <w:rFonts w:ascii="Calibri" w:hAnsi="Calibri" w:cs="Calibri"/>
                <w:color w:val="000000"/>
                <w:sz w:val="22"/>
                <w:szCs w:val="22"/>
              </w:rPr>
              <w:pPrChange w:author="KARLOVCEC, Barbara" w:date="2025-02-26T14:32:00Z" w16du:dateUtc="2025-02-26T13:32:00Z" w:id="2195">
                <w:pPr/>
              </w:pPrChange>
            </w:pPr>
            <w:del w:author="KARLOVCEC, Barbara" w:date="2025-02-26T14:32:00Z" w16du:dateUtc="2025-02-26T13:32:00Z" w:id="2196">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1408AFD4" w14:textId="6E2C4BD2">
            <w:pPr>
              <w:pStyle w:val="BodyText"/>
              <w:tabs>
                <w:tab w:val="left" w:pos="720"/>
                <w:tab w:val="num" w:pos="1440"/>
              </w:tabs>
              <w:rPr>
                <w:del w:author="KARLOVCEC, Barbara" w:date="2025-02-26T14:32:00Z" w16du:dateUtc="2025-02-26T13:32:00Z" w:id="2197"/>
                <w:rFonts w:ascii="Calibri" w:hAnsi="Calibri" w:cs="Calibri"/>
                <w:color w:val="000000"/>
                <w:sz w:val="22"/>
                <w:szCs w:val="22"/>
              </w:rPr>
              <w:pPrChange w:author="KARLOVCEC, Barbara" w:date="2025-02-26T14:32:00Z" w16du:dateUtc="2025-02-26T13:32:00Z" w:id="2198">
                <w:pPr/>
              </w:pPrChange>
            </w:pPr>
            <w:del w:author="KARLOVCEC, Barbara" w:date="2025-02-26T14:32:00Z" w16du:dateUtc="2025-02-26T13:32:00Z" w:id="2199">
              <w:r w:rsidRPr="005D5556" w:rsidDel="00B409B7">
                <w:rPr>
                  <w:rFonts w:ascii="Calibri" w:hAnsi="Calibri" w:cs="Calibri"/>
                  <w:color w:val="000000"/>
                  <w:sz w:val="22"/>
                  <w:szCs w:val="22"/>
                </w:rPr>
                <w:delText>ICE  MAKING MACHINE</w:delText>
              </w:r>
            </w:del>
          </w:p>
        </w:tc>
      </w:tr>
      <w:tr w:rsidRPr="005D5556" w:rsidR="00AD600F" w:rsidDel="00B409B7" w:rsidTr="00AD600F" w14:paraId="2CB2AC9F" w14:textId="079EB3AF">
        <w:trPr>
          <w:trHeight w:val="450"/>
          <w:del w:author="KARLOVCEC, Barbara" w:date="2025-02-26T14:32:00Z" w:id="2200"/>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4BCD9368" w14:textId="75216B14">
            <w:pPr>
              <w:pStyle w:val="BodyText"/>
              <w:tabs>
                <w:tab w:val="left" w:pos="720"/>
                <w:tab w:val="num" w:pos="1440"/>
              </w:tabs>
              <w:rPr>
                <w:del w:author="KARLOVCEC, Barbara" w:date="2025-02-26T14:32:00Z" w16du:dateUtc="2025-02-26T13:32:00Z" w:id="2201"/>
                <w:rFonts w:ascii="Calibri" w:hAnsi="Calibri" w:cs="Calibri"/>
                <w:color w:val="000000"/>
                <w:sz w:val="22"/>
                <w:szCs w:val="22"/>
              </w:rPr>
              <w:pPrChange w:author="KARLOVCEC, Barbara" w:date="2025-02-26T14:32:00Z" w16du:dateUtc="2025-02-26T13:32:00Z" w:id="2202">
                <w:pPr/>
              </w:pPrChange>
            </w:pPr>
            <w:del w:author="KARLOVCEC, Barbara" w:date="2025-02-26T14:32:00Z" w16du:dateUtc="2025-02-26T13:32:00Z" w:id="2203">
              <w:r w:rsidRPr="005D5556" w:rsidDel="00B409B7">
                <w:rPr>
                  <w:rFonts w:ascii="Calibri" w:hAnsi="Calibri" w:cs="Calibri"/>
                  <w:color w:val="000000"/>
                  <w:sz w:val="22"/>
                  <w:szCs w:val="22"/>
                </w:rPr>
                <w:delText>106</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89CDE90" w14:textId="446C9CBA">
            <w:pPr>
              <w:pStyle w:val="BodyText"/>
              <w:tabs>
                <w:tab w:val="left" w:pos="720"/>
                <w:tab w:val="num" w:pos="1440"/>
              </w:tabs>
              <w:rPr>
                <w:del w:author="KARLOVCEC, Barbara" w:date="2025-02-26T14:32:00Z" w16du:dateUtc="2025-02-26T13:32:00Z" w:id="2204"/>
                <w:rFonts w:ascii="Calibri" w:hAnsi="Calibri" w:cs="Calibri"/>
                <w:color w:val="000000"/>
                <w:sz w:val="22"/>
                <w:szCs w:val="22"/>
              </w:rPr>
              <w:pPrChange w:author="KARLOVCEC, Barbara" w:date="2025-02-26T14:32:00Z" w16du:dateUtc="2025-02-26T13:32:00Z" w:id="2205">
                <w:pPr/>
              </w:pPrChange>
            </w:pPr>
            <w:del w:author="KARLOVCEC, Barbara" w:date="2025-02-26T14:32:00Z" w16du:dateUtc="2025-02-26T13:32:00Z" w:id="2206">
              <w:r w:rsidRPr="005D5556" w:rsidDel="00B409B7">
                <w:rPr>
                  <w:rFonts w:ascii="Calibri" w:hAnsi="Calibri" w:cs="Calibri"/>
                  <w:color w:val="000000"/>
                  <w:sz w:val="22"/>
                  <w:szCs w:val="22"/>
                </w:rPr>
                <w:delText>Popson Technology Service Works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51315BA" w14:textId="4E327CF3">
            <w:pPr>
              <w:pStyle w:val="BodyText"/>
              <w:tabs>
                <w:tab w:val="left" w:pos="720"/>
                <w:tab w:val="num" w:pos="1440"/>
              </w:tabs>
              <w:rPr>
                <w:del w:author="KARLOVCEC, Barbara" w:date="2025-02-26T14:32:00Z" w16du:dateUtc="2025-02-26T13:32:00Z" w:id="2207"/>
                <w:rFonts w:ascii="Calibri" w:hAnsi="Calibri" w:cs="Calibri"/>
                <w:color w:val="000000"/>
                <w:sz w:val="22"/>
                <w:szCs w:val="22"/>
              </w:rPr>
              <w:pPrChange w:author="KARLOVCEC, Barbara" w:date="2025-02-26T14:32:00Z" w16du:dateUtc="2025-02-26T13:32:00Z" w:id="2208">
                <w:pPr/>
              </w:pPrChange>
            </w:pPr>
            <w:del w:author="KARLOVCEC, Barbara" w:date="2025-02-26T14:32:00Z" w16du:dateUtc="2025-02-26T13:32:00Z" w:id="2209">
              <w:r w:rsidRPr="005D5556" w:rsidDel="00B409B7">
                <w:rPr>
                  <w:rFonts w:ascii="Calibri" w:hAnsi="Calibri" w:cs="Calibri"/>
                  <w:color w:val="000000"/>
                  <w:sz w:val="22"/>
                  <w:szCs w:val="22"/>
                </w:rPr>
                <w:delText>IBADAN</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68354B1F" w14:textId="7B583F67">
            <w:pPr>
              <w:pStyle w:val="BodyText"/>
              <w:tabs>
                <w:tab w:val="left" w:pos="720"/>
                <w:tab w:val="num" w:pos="1440"/>
              </w:tabs>
              <w:rPr>
                <w:del w:author="KARLOVCEC, Barbara" w:date="2025-02-26T14:32:00Z" w16du:dateUtc="2025-02-26T13:32:00Z" w:id="2210"/>
                <w:rFonts w:ascii="Calibri" w:hAnsi="Calibri" w:cs="Calibri"/>
                <w:color w:val="000000"/>
                <w:sz w:val="22"/>
                <w:szCs w:val="22"/>
              </w:rPr>
              <w:pPrChange w:author="KARLOVCEC, Barbara" w:date="2025-02-26T14:32:00Z" w16du:dateUtc="2025-02-26T13:32:00Z" w:id="2211">
                <w:pPr/>
              </w:pPrChange>
            </w:pPr>
            <w:del w:author="KARLOVCEC, Barbara" w:date="2025-02-26T14:32:00Z" w16du:dateUtc="2025-02-26T13:32:00Z" w:id="2212">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F8FDA32" w14:textId="2CDF2517">
            <w:pPr>
              <w:pStyle w:val="BodyText"/>
              <w:tabs>
                <w:tab w:val="left" w:pos="720"/>
                <w:tab w:val="num" w:pos="1440"/>
              </w:tabs>
              <w:rPr>
                <w:del w:author="KARLOVCEC, Barbara" w:date="2025-02-26T14:32:00Z" w16du:dateUtc="2025-02-26T13:32:00Z" w:id="2213"/>
                <w:rFonts w:ascii="Calibri" w:hAnsi="Calibri" w:cs="Calibri"/>
                <w:color w:val="000000"/>
                <w:sz w:val="22"/>
                <w:szCs w:val="22"/>
              </w:rPr>
              <w:pPrChange w:author="KARLOVCEC, Barbara" w:date="2025-02-26T14:32:00Z" w16du:dateUtc="2025-02-26T13:32:00Z" w:id="2214">
                <w:pPr/>
              </w:pPrChange>
            </w:pPr>
            <w:del w:author="KARLOVCEC, Barbara" w:date="2025-02-26T14:32:00Z" w16du:dateUtc="2025-02-26T13:32:00Z" w:id="2215">
              <w:r w:rsidRPr="005D5556" w:rsidDel="00B409B7">
                <w:rPr>
                  <w:rFonts w:ascii="Calibri" w:hAnsi="Calibri" w:cs="Calibri"/>
                  <w:color w:val="000000"/>
                  <w:sz w:val="22"/>
                  <w:szCs w:val="22"/>
                </w:rPr>
                <w:delText>ICE  MAKING MACHINE</w:delText>
              </w:r>
            </w:del>
          </w:p>
        </w:tc>
      </w:tr>
      <w:tr w:rsidRPr="005D5556" w:rsidR="00AD600F" w:rsidDel="00B409B7" w:rsidTr="00AD600F" w14:paraId="375DF993" w14:textId="584BE28B">
        <w:trPr>
          <w:trHeight w:val="675"/>
          <w:del w:author="KARLOVCEC, Barbara" w:date="2025-02-26T14:32:00Z" w:id="2216"/>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5D951E49" w14:textId="70847B04">
            <w:pPr>
              <w:pStyle w:val="BodyText"/>
              <w:tabs>
                <w:tab w:val="left" w:pos="720"/>
                <w:tab w:val="num" w:pos="1440"/>
              </w:tabs>
              <w:rPr>
                <w:del w:author="KARLOVCEC, Barbara" w:date="2025-02-26T14:32:00Z" w16du:dateUtc="2025-02-26T13:32:00Z" w:id="2217"/>
                <w:rFonts w:ascii="Calibri" w:hAnsi="Calibri" w:cs="Calibri"/>
                <w:color w:val="000000"/>
                <w:sz w:val="22"/>
                <w:szCs w:val="22"/>
              </w:rPr>
              <w:pPrChange w:author="KARLOVCEC, Barbara" w:date="2025-02-26T14:32:00Z" w16du:dateUtc="2025-02-26T13:32:00Z" w:id="2218">
                <w:pPr/>
              </w:pPrChange>
            </w:pPr>
            <w:del w:author="KARLOVCEC, Barbara" w:date="2025-02-26T14:32:00Z" w16du:dateUtc="2025-02-26T13:32:00Z" w:id="2219">
              <w:r w:rsidRPr="005D5556" w:rsidDel="00B409B7">
                <w:rPr>
                  <w:rFonts w:ascii="Calibri" w:hAnsi="Calibri" w:cs="Calibri"/>
                  <w:color w:val="000000"/>
                  <w:sz w:val="22"/>
                  <w:szCs w:val="22"/>
                </w:rPr>
                <w:delText>107</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CB7BE25" w14:textId="5C86CA78">
            <w:pPr>
              <w:pStyle w:val="BodyText"/>
              <w:tabs>
                <w:tab w:val="left" w:pos="720"/>
                <w:tab w:val="num" w:pos="1440"/>
              </w:tabs>
              <w:rPr>
                <w:del w:author="KARLOVCEC, Barbara" w:date="2025-02-26T14:32:00Z" w16du:dateUtc="2025-02-26T13:32:00Z" w:id="2220"/>
                <w:rFonts w:ascii="Calibri" w:hAnsi="Calibri" w:cs="Calibri"/>
                <w:color w:val="000000"/>
                <w:sz w:val="22"/>
                <w:szCs w:val="22"/>
              </w:rPr>
              <w:pPrChange w:author="KARLOVCEC, Barbara" w:date="2025-02-26T14:32:00Z" w16du:dateUtc="2025-02-26T13:32:00Z" w:id="2221">
                <w:pPr/>
              </w:pPrChange>
            </w:pPr>
            <w:del w:author="KARLOVCEC, Barbara" w:date="2025-02-26T14:32:00Z" w16du:dateUtc="2025-02-26T13:32:00Z" w:id="2222">
              <w:r w:rsidRPr="005D5556" w:rsidDel="00B409B7">
                <w:rPr>
                  <w:rFonts w:ascii="Calibri" w:hAnsi="Calibri" w:cs="Calibri"/>
                  <w:color w:val="000000"/>
                  <w:sz w:val="22"/>
                  <w:szCs w:val="22"/>
                </w:rPr>
                <w:delText>BIDBELL VENTURES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006734C" w14:textId="6C99D8CE">
            <w:pPr>
              <w:pStyle w:val="BodyText"/>
              <w:tabs>
                <w:tab w:val="left" w:pos="720"/>
                <w:tab w:val="num" w:pos="1440"/>
              </w:tabs>
              <w:rPr>
                <w:del w:author="KARLOVCEC, Barbara" w:date="2025-02-26T14:32:00Z" w16du:dateUtc="2025-02-26T13:32:00Z" w:id="2223"/>
                <w:rFonts w:ascii="Calibri" w:hAnsi="Calibri" w:cs="Calibri"/>
                <w:color w:val="000000"/>
                <w:sz w:val="22"/>
                <w:szCs w:val="22"/>
              </w:rPr>
              <w:pPrChange w:author="KARLOVCEC, Barbara" w:date="2025-02-26T14:32:00Z" w16du:dateUtc="2025-02-26T13:32:00Z" w:id="2224">
                <w:pPr/>
              </w:pPrChange>
            </w:pPr>
            <w:del w:author="KARLOVCEC, Barbara" w:date="2025-02-26T14:32:00Z" w16du:dateUtc="2025-02-26T13:32:00Z" w:id="2225">
              <w:r w:rsidRPr="005D5556" w:rsidDel="00B409B7">
                <w:rPr>
                  <w:rFonts w:ascii="Calibri" w:hAnsi="Calibri" w:cs="Calibri"/>
                  <w:color w:val="000000"/>
                  <w:sz w:val="22"/>
                  <w:szCs w:val="22"/>
                </w:rPr>
                <w:delText>Lagos</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42820CFE" w14:textId="7E3B4DB9">
            <w:pPr>
              <w:pStyle w:val="BodyText"/>
              <w:tabs>
                <w:tab w:val="left" w:pos="720"/>
                <w:tab w:val="num" w:pos="1440"/>
              </w:tabs>
              <w:rPr>
                <w:del w:author="KARLOVCEC, Barbara" w:date="2025-02-26T14:32:00Z" w16du:dateUtc="2025-02-26T13:32:00Z" w:id="2226"/>
                <w:rFonts w:ascii="Calibri" w:hAnsi="Calibri" w:cs="Calibri"/>
                <w:color w:val="000000"/>
                <w:sz w:val="22"/>
                <w:szCs w:val="22"/>
              </w:rPr>
              <w:pPrChange w:author="KARLOVCEC, Barbara" w:date="2025-02-26T14:32:00Z" w16du:dateUtc="2025-02-26T13:32:00Z" w:id="2227">
                <w:pPr/>
              </w:pPrChange>
            </w:pPr>
            <w:del w:author="KARLOVCEC, Barbara" w:date="2025-02-26T14:32:00Z" w16du:dateUtc="2025-02-26T13:32:00Z" w:id="2228">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123932C9" w14:textId="5CC04CB7">
            <w:pPr>
              <w:pStyle w:val="BodyText"/>
              <w:tabs>
                <w:tab w:val="left" w:pos="720"/>
                <w:tab w:val="num" w:pos="1440"/>
              </w:tabs>
              <w:rPr>
                <w:del w:author="KARLOVCEC, Barbara" w:date="2025-02-26T14:32:00Z" w16du:dateUtc="2025-02-26T13:32:00Z" w:id="2229"/>
                <w:rFonts w:ascii="Calibri" w:hAnsi="Calibri" w:cs="Calibri"/>
                <w:color w:val="000000"/>
                <w:sz w:val="22"/>
                <w:szCs w:val="22"/>
              </w:rPr>
              <w:pPrChange w:author="KARLOVCEC, Barbara" w:date="2025-02-26T14:32:00Z" w16du:dateUtc="2025-02-26T13:32:00Z" w:id="2230">
                <w:pPr/>
              </w:pPrChange>
            </w:pPr>
            <w:del w:author="KARLOVCEC, Barbara" w:date="2025-02-26T14:32:00Z" w16du:dateUtc="2025-02-26T13:32:00Z" w:id="2231">
              <w:r w:rsidRPr="005D5556" w:rsidDel="00B409B7">
                <w:rPr>
                  <w:rFonts w:ascii="Calibri" w:hAnsi="Calibri" w:cs="Calibri"/>
                  <w:color w:val="000000"/>
                  <w:sz w:val="22"/>
                  <w:szCs w:val="22"/>
                </w:rPr>
                <w:delText>ICE  MAKING MACHINE/</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 xml:space="preserve"> COLD ROOM</w:delText>
              </w:r>
            </w:del>
          </w:p>
        </w:tc>
      </w:tr>
      <w:tr w:rsidRPr="005D5556" w:rsidR="00AD600F" w:rsidDel="00B409B7" w:rsidTr="00AD600F" w14:paraId="12F99AA1" w14:textId="219265E4">
        <w:trPr>
          <w:trHeight w:val="900"/>
          <w:del w:author="KARLOVCEC, Barbara" w:date="2025-02-26T14:32:00Z" w:id="2232"/>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2B3C4ADB" w14:textId="6F8106ED">
            <w:pPr>
              <w:pStyle w:val="BodyText"/>
              <w:tabs>
                <w:tab w:val="left" w:pos="720"/>
                <w:tab w:val="num" w:pos="1440"/>
              </w:tabs>
              <w:rPr>
                <w:del w:author="KARLOVCEC, Barbara" w:date="2025-02-26T14:32:00Z" w16du:dateUtc="2025-02-26T13:32:00Z" w:id="2233"/>
                <w:rFonts w:ascii="Calibri" w:hAnsi="Calibri" w:cs="Calibri"/>
                <w:color w:val="000000"/>
                <w:sz w:val="22"/>
                <w:szCs w:val="22"/>
              </w:rPr>
              <w:pPrChange w:author="KARLOVCEC, Barbara" w:date="2025-02-26T14:32:00Z" w16du:dateUtc="2025-02-26T13:32:00Z" w:id="2234">
                <w:pPr/>
              </w:pPrChange>
            </w:pPr>
            <w:del w:author="KARLOVCEC, Barbara" w:date="2025-02-26T14:32:00Z" w16du:dateUtc="2025-02-26T13:32:00Z" w:id="2235">
              <w:r w:rsidRPr="005D5556" w:rsidDel="00B409B7">
                <w:rPr>
                  <w:rFonts w:ascii="Calibri" w:hAnsi="Calibri" w:cs="Calibri"/>
                  <w:color w:val="000000"/>
                  <w:sz w:val="22"/>
                  <w:szCs w:val="22"/>
                </w:rPr>
                <w:delText>108</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3106DDA" w14:textId="757997D2">
            <w:pPr>
              <w:pStyle w:val="BodyText"/>
              <w:tabs>
                <w:tab w:val="left" w:pos="720"/>
                <w:tab w:val="num" w:pos="1440"/>
              </w:tabs>
              <w:rPr>
                <w:del w:author="KARLOVCEC, Barbara" w:date="2025-02-26T14:32:00Z" w16du:dateUtc="2025-02-26T13:32:00Z" w:id="2236"/>
                <w:rFonts w:ascii="Calibri" w:hAnsi="Calibri" w:cs="Calibri"/>
                <w:color w:val="000000"/>
                <w:sz w:val="22"/>
                <w:szCs w:val="22"/>
              </w:rPr>
              <w:pPrChange w:author="KARLOVCEC, Barbara" w:date="2025-02-26T14:32:00Z" w16du:dateUtc="2025-02-26T13:32:00Z" w:id="2237">
                <w:pPr/>
              </w:pPrChange>
            </w:pPr>
            <w:del w:author="KARLOVCEC, Barbara" w:date="2025-02-26T14:32:00Z" w16du:dateUtc="2025-02-26T13:32:00Z" w:id="2238">
              <w:r w:rsidRPr="005D5556" w:rsidDel="00B409B7">
                <w:rPr>
                  <w:rFonts w:ascii="Calibri" w:hAnsi="Calibri" w:cs="Calibri"/>
                  <w:color w:val="000000"/>
                  <w:sz w:val="22"/>
                  <w:szCs w:val="22"/>
                </w:rPr>
                <w:delText>Polade</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68532A2C" w14:textId="3F3D6CC2">
            <w:pPr>
              <w:pStyle w:val="BodyText"/>
              <w:tabs>
                <w:tab w:val="left" w:pos="720"/>
                <w:tab w:val="num" w:pos="1440"/>
              </w:tabs>
              <w:rPr>
                <w:del w:author="KARLOVCEC, Barbara" w:date="2025-02-26T14:32:00Z" w16du:dateUtc="2025-02-26T13:32:00Z" w:id="2239"/>
                <w:rFonts w:ascii="Calibri" w:hAnsi="Calibri" w:cs="Calibri"/>
                <w:color w:val="000000"/>
                <w:sz w:val="22"/>
                <w:szCs w:val="22"/>
              </w:rPr>
              <w:pPrChange w:author="KARLOVCEC, Barbara" w:date="2025-02-26T14:32:00Z" w16du:dateUtc="2025-02-26T13:32:00Z" w:id="2240">
                <w:pPr/>
              </w:pPrChange>
            </w:pPr>
            <w:del w:author="KARLOVCEC, Barbara" w:date="2025-02-26T14:32:00Z" w16du:dateUtc="2025-02-26T13:32:00Z" w:id="2241">
              <w:r w:rsidRPr="005D5556" w:rsidDel="00B409B7">
                <w:rPr>
                  <w:rFonts w:ascii="Calibri" w:hAnsi="Calibri" w:cs="Calibri"/>
                  <w:color w:val="000000"/>
                  <w:sz w:val="22"/>
                  <w:szCs w:val="22"/>
                </w:rPr>
                <w:delText>Lagos State</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985BBFD" w14:textId="457FA68A">
            <w:pPr>
              <w:pStyle w:val="BodyText"/>
              <w:tabs>
                <w:tab w:val="left" w:pos="720"/>
                <w:tab w:val="num" w:pos="1440"/>
              </w:tabs>
              <w:rPr>
                <w:del w:author="KARLOVCEC, Barbara" w:date="2025-02-26T14:32:00Z" w16du:dateUtc="2025-02-26T13:32:00Z" w:id="2242"/>
                <w:rFonts w:ascii="Calibri" w:hAnsi="Calibri" w:cs="Calibri"/>
                <w:color w:val="000000"/>
                <w:sz w:val="22"/>
                <w:szCs w:val="22"/>
              </w:rPr>
              <w:pPrChange w:author="KARLOVCEC, Barbara" w:date="2025-02-26T14:32:00Z" w16du:dateUtc="2025-02-26T13:32:00Z" w:id="2243">
                <w:pPr/>
              </w:pPrChange>
            </w:pPr>
            <w:del w:author="KARLOVCEC, Barbara" w:date="2025-02-26T14:32:00Z" w16du:dateUtc="2025-02-26T13:32:00Z" w:id="2244">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7A89C939" w14:textId="18376E62">
            <w:pPr>
              <w:pStyle w:val="BodyText"/>
              <w:tabs>
                <w:tab w:val="left" w:pos="720"/>
                <w:tab w:val="num" w:pos="1440"/>
              </w:tabs>
              <w:rPr>
                <w:del w:author="KARLOVCEC, Barbara" w:date="2025-02-26T14:32:00Z" w16du:dateUtc="2025-02-26T13:32:00Z" w:id="2245"/>
                <w:rFonts w:ascii="Calibri" w:hAnsi="Calibri" w:cs="Calibri"/>
                <w:color w:val="000000"/>
                <w:sz w:val="22"/>
                <w:szCs w:val="22"/>
              </w:rPr>
              <w:pPrChange w:author="KARLOVCEC, Barbara" w:date="2025-02-26T14:32:00Z" w16du:dateUtc="2025-02-26T13:32:00Z" w:id="2246">
                <w:pPr/>
              </w:pPrChange>
            </w:pPr>
            <w:del w:author="KARLOVCEC, Barbara" w:date="2025-02-26T14:32:00Z" w16du:dateUtc="2025-02-26T13:32:00Z" w:id="2247">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COLD-ROOM PANES, SPRAY WORK</w:delText>
              </w:r>
            </w:del>
          </w:p>
        </w:tc>
      </w:tr>
      <w:tr w:rsidRPr="005D5556" w:rsidR="00AD600F" w:rsidDel="00B409B7" w:rsidTr="00AD600F" w14:paraId="0EB82913" w14:textId="00950080">
        <w:trPr>
          <w:trHeight w:val="900"/>
          <w:del w:author="KARLOVCEC, Barbara" w:date="2025-02-26T14:32:00Z" w:id="2248"/>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0CADBCFA" w14:textId="4074FCE1">
            <w:pPr>
              <w:pStyle w:val="BodyText"/>
              <w:tabs>
                <w:tab w:val="left" w:pos="720"/>
                <w:tab w:val="num" w:pos="1440"/>
              </w:tabs>
              <w:rPr>
                <w:del w:author="KARLOVCEC, Barbara" w:date="2025-02-26T14:32:00Z" w16du:dateUtc="2025-02-26T13:32:00Z" w:id="2249"/>
                <w:rFonts w:ascii="Calibri" w:hAnsi="Calibri" w:cs="Calibri"/>
                <w:color w:val="000000"/>
                <w:sz w:val="22"/>
                <w:szCs w:val="22"/>
              </w:rPr>
              <w:pPrChange w:author="KARLOVCEC, Barbara" w:date="2025-02-26T14:32:00Z" w16du:dateUtc="2025-02-26T13:32:00Z" w:id="2250">
                <w:pPr/>
              </w:pPrChange>
            </w:pPr>
            <w:del w:author="KARLOVCEC, Barbara" w:date="2025-02-26T14:32:00Z" w16du:dateUtc="2025-02-26T13:32:00Z" w:id="2251">
              <w:r w:rsidRPr="005D5556" w:rsidDel="00B409B7">
                <w:rPr>
                  <w:rFonts w:ascii="Calibri" w:hAnsi="Calibri" w:cs="Calibri"/>
                  <w:color w:val="000000"/>
                  <w:sz w:val="22"/>
                  <w:szCs w:val="22"/>
                </w:rPr>
                <w:delText>109</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03775ED" w14:textId="6495F01F">
            <w:pPr>
              <w:pStyle w:val="BodyText"/>
              <w:tabs>
                <w:tab w:val="left" w:pos="720"/>
                <w:tab w:val="num" w:pos="1440"/>
              </w:tabs>
              <w:rPr>
                <w:del w:author="KARLOVCEC, Barbara" w:date="2025-02-26T14:32:00Z" w16du:dateUtc="2025-02-26T13:32:00Z" w:id="2252"/>
                <w:rFonts w:ascii="Calibri" w:hAnsi="Calibri" w:cs="Calibri"/>
                <w:color w:val="000000"/>
                <w:sz w:val="22"/>
                <w:szCs w:val="22"/>
              </w:rPr>
              <w:pPrChange w:author="KARLOVCEC, Barbara" w:date="2025-02-26T14:32:00Z" w16du:dateUtc="2025-02-26T13:32:00Z" w:id="2253">
                <w:pPr/>
              </w:pPrChange>
            </w:pPr>
            <w:del w:author="KARLOVCEC, Barbara" w:date="2025-02-26T14:32:00Z" w16du:dateUtc="2025-02-26T13:32:00Z" w:id="2254">
              <w:r w:rsidRPr="005D5556" w:rsidDel="00B409B7">
                <w:rPr>
                  <w:rFonts w:ascii="Calibri" w:hAnsi="Calibri" w:cs="Calibri"/>
                  <w:color w:val="000000"/>
                  <w:sz w:val="22"/>
                  <w:szCs w:val="22"/>
                </w:rPr>
                <w:delText>DEKOOLAR NIG LTD</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6AB3B3ED" w14:textId="49BE559C">
            <w:pPr>
              <w:pStyle w:val="BodyText"/>
              <w:tabs>
                <w:tab w:val="left" w:pos="720"/>
                <w:tab w:val="num" w:pos="1440"/>
              </w:tabs>
              <w:rPr>
                <w:del w:author="KARLOVCEC, Barbara" w:date="2025-02-26T14:32:00Z" w16du:dateUtc="2025-02-26T13:32:00Z" w:id="2255"/>
                <w:rFonts w:ascii="Calibri" w:hAnsi="Calibri" w:cs="Calibri"/>
                <w:color w:val="000000"/>
                <w:sz w:val="22"/>
                <w:szCs w:val="22"/>
              </w:rPr>
              <w:pPrChange w:author="KARLOVCEC, Barbara" w:date="2025-02-26T14:32:00Z" w16du:dateUtc="2025-02-26T13:32:00Z" w:id="2256">
                <w:pPr/>
              </w:pPrChange>
            </w:pPr>
            <w:del w:author="KARLOVCEC, Barbara" w:date="2025-02-26T14:32:00Z" w16du:dateUtc="2025-02-26T13:32:00Z" w:id="2257">
              <w:r w:rsidRPr="005D5556" w:rsidDel="00B409B7">
                <w:rPr>
                  <w:rFonts w:ascii="Calibri" w:hAnsi="Calibri" w:cs="Calibri"/>
                  <w:color w:val="000000"/>
                  <w:sz w:val="22"/>
                  <w:szCs w:val="22"/>
                </w:rPr>
                <w:delText>Papalanto/Ogun State</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0B0A7919" w14:textId="303F296F">
            <w:pPr>
              <w:pStyle w:val="BodyText"/>
              <w:tabs>
                <w:tab w:val="left" w:pos="720"/>
                <w:tab w:val="num" w:pos="1440"/>
              </w:tabs>
              <w:rPr>
                <w:del w:author="KARLOVCEC, Barbara" w:date="2025-02-26T14:32:00Z" w16du:dateUtc="2025-02-26T13:32:00Z" w:id="2258"/>
                <w:rFonts w:ascii="Calibri" w:hAnsi="Calibri" w:cs="Calibri"/>
                <w:color w:val="000000"/>
                <w:sz w:val="22"/>
                <w:szCs w:val="22"/>
              </w:rPr>
              <w:pPrChange w:author="KARLOVCEC, Barbara" w:date="2025-02-26T14:32:00Z" w16du:dateUtc="2025-02-26T13:32:00Z" w:id="2259">
                <w:pPr/>
              </w:pPrChange>
            </w:pPr>
            <w:del w:author="KARLOVCEC, Barbara" w:date="2025-02-26T14:32:00Z" w16du:dateUtc="2025-02-26T13:32:00Z" w:id="2260">
              <w:r w:rsidRPr="005D5556" w:rsidDel="00B409B7">
                <w:rPr>
                  <w:rFonts w:ascii="Calibri" w:hAnsi="Calibri" w:cs="Calibri"/>
                  <w:color w:val="000000"/>
                  <w:sz w:val="22"/>
                  <w:szCs w:val="22"/>
                </w:rPr>
                <w:delText>South west</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BD46875" w14:textId="6B644416">
            <w:pPr>
              <w:pStyle w:val="BodyText"/>
              <w:tabs>
                <w:tab w:val="left" w:pos="720"/>
                <w:tab w:val="num" w:pos="1440"/>
              </w:tabs>
              <w:rPr>
                <w:del w:author="KARLOVCEC, Barbara" w:date="2025-02-26T14:32:00Z" w16du:dateUtc="2025-02-26T13:32:00Z" w:id="2261"/>
                <w:rFonts w:ascii="Calibri" w:hAnsi="Calibri" w:cs="Calibri"/>
                <w:color w:val="000000"/>
                <w:sz w:val="22"/>
                <w:szCs w:val="22"/>
              </w:rPr>
              <w:pPrChange w:author="KARLOVCEC, Barbara" w:date="2025-02-26T14:32:00Z" w16du:dateUtc="2025-02-26T13:32:00Z" w:id="2262">
                <w:pPr/>
              </w:pPrChange>
            </w:pPr>
            <w:del w:author="KARLOVCEC, Barbara" w:date="2025-02-26T14:32:00Z" w16du:dateUtc="2025-02-26T13:32:00Z" w:id="2263">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COLD ROOM/ FREEZER/ OVEN</w:delText>
              </w:r>
            </w:del>
          </w:p>
        </w:tc>
      </w:tr>
      <w:tr w:rsidRPr="005D5556" w:rsidR="00AD600F" w:rsidDel="00B409B7" w:rsidTr="00AD600F" w14:paraId="318DE837" w14:textId="4FB392E9">
        <w:trPr>
          <w:trHeight w:val="300"/>
          <w:del w:author="KARLOVCEC, Barbara" w:date="2025-02-26T14:32:00Z" w:id="2264"/>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4A0C65D7" w14:textId="27D0BDFF">
            <w:pPr>
              <w:pStyle w:val="BodyText"/>
              <w:tabs>
                <w:tab w:val="left" w:pos="720"/>
                <w:tab w:val="num" w:pos="1440"/>
              </w:tabs>
              <w:rPr>
                <w:del w:author="KARLOVCEC, Barbara" w:date="2025-02-26T14:32:00Z" w16du:dateUtc="2025-02-26T13:32:00Z" w:id="2265"/>
                <w:rFonts w:ascii="Calibri" w:hAnsi="Calibri" w:cs="Calibri"/>
                <w:color w:val="000000"/>
                <w:sz w:val="22"/>
                <w:szCs w:val="22"/>
              </w:rPr>
              <w:pPrChange w:author="KARLOVCEC, Barbara" w:date="2025-02-26T14:32:00Z" w16du:dateUtc="2025-02-26T13:32:00Z" w:id="2266">
                <w:pPr/>
              </w:pPrChange>
            </w:pPr>
            <w:del w:author="KARLOVCEC, Barbara" w:date="2025-02-26T14:32:00Z" w16du:dateUtc="2025-02-26T13:32:00Z" w:id="2267">
              <w:r w:rsidRPr="005D5556" w:rsidDel="00B409B7">
                <w:rPr>
                  <w:rFonts w:ascii="Calibri" w:hAnsi="Calibri" w:cs="Calibri"/>
                  <w:color w:val="000000"/>
                  <w:sz w:val="22"/>
                  <w:szCs w:val="22"/>
                </w:rPr>
                <w:delText>110</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8ABBBD3" w14:textId="6D0FCD53">
            <w:pPr>
              <w:pStyle w:val="BodyText"/>
              <w:tabs>
                <w:tab w:val="left" w:pos="720"/>
                <w:tab w:val="num" w:pos="1440"/>
              </w:tabs>
              <w:rPr>
                <w:del w:author="KARLOVCEC, Barbara" w:date="2025-02-26T14:32:00Z" w16du:dateUtc="2025-02-26T13:32:00Z" w:id="2268"/>
                <w:rFonts w:ascii="Calibri" w:hAnsi="Calibri" w:cs="Calibri"/>
                <w:color w:val="000000"/>
                <w:sz w:val="22"/>
                <w:szCs w:val="22"/>
              </w:rPr>
              <w:pPrChange w:author="KARLOVCEC, Barbara" w:date="2025-02-26T14:32:00Z" w16du:dateUtc="2025-02-26T13:32:00Z" w:id="2269">
                <w:pPr/>
              </w:pPrChange>
            </w:pPr>
            <w:del w:author="KARLOVCEC, Barbara" w:date="2025-02-26T14:32:00Z" w16du:dateUtc="2025-02-26T13:32:00Z" w:id="2270">
              <w:r w:rsidRPr="005D5556" w:rsidDel="00B409B7">
                <w:rPr>
                  <w:rFonts w:ascii="Calibri" w:hAnsi="Calibri" w:cs="Calibri"/>
                  <w:color w:val="000000"/>
                  <w:sz w:val="22"/>
                  <w:szCs w:val="22"/>
                </w:rPr>
                <w:delText>Fakeye Corporate Enterprises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F517BDF" w14:textId="77602952">
            <w:pPr>
              <w:pStyle w:val="BodyText"/>
              <w:tabs>
                <w:tab w:val="left" w:pos="720"/>
                <w:tab w:val="num" w:pos="1440"/>
              </w:tabs>
              <w:rPr>
                <w:del w:author="KARLOVCEC, Barbara" w:date="2025-02-26T14:32:00Z" w16du:dateUtc="2025-02-26T13:32:00Z" w:id="2271"/>
                <w:rFonts w:ascii="Calibri" w:hAnsi="Calibri" w:cs="Calibri"/>
                <w:color w:val="000000"/>
                <w:sz w:val="22"/>
                <w:szCs w:val="22"/>
              </w:rPr>
              <w:pPrChange w:author="KARLOVCEC, Barbara" w:date="2025-02-26T14:32:00Z" w16du:dateUtc="2025-02-26T13:32:00Z" w:id="2272">
                <w:pPr/>
              </w:pPrChange>
            </w:pPr>
            <w:del w:author="KARLOVCEC, Barbara" w:date="2025-02-26T14:32:00Z" w16du:dateUtc="2025-02-26T13:32:00Z" w:id="2273">
              <w:r w:rsidRPr="005D5556" w:rsidDel="00B409B7">
                <w:rPr>
                  <w:rFonts w:ascii="Calibri" w:hAnsi="Calibri" w:cs="Calibri"/>
                  <w:color w:val="000000"/>
                  <w:sz w:val="22"/>
                  <w:szCs w:val="22"/>
                </w:rPr>
                <w:delText>Oyo/Ibadan</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0409FB46" w14:textId="0456B417">
            <w:pPr>
              <w:pStyle w:val="BodyText"/>
              <w:tabs>
                <w:tab w:val="left" w:pos="720"/>
                <w:tab w:val="num" w:pos="1440"/>
              </w:tabs>
              <w:rPr>
                <w:del w:author="KARLOVCEC, Barbara" w:date="2025-02-26T14:32:00Z" w16du:dateUtc="2025-02-26T13:32:00Z" w:id="2274"/>
                <w:rFonts w:ascii="Calibri" w:hAnsi="Calibri" w:cs="Calibri"/>
                <w:color w:val="000000"/>
                <w:sz w:val="22"/>
                <w:szCs w:val="22"/>
              </w:rPr>
              <w:pPrChange w:author="KARLOVCEC, Barbara" w:date="2025-02-26T14:32:00Z" w16du:dateUtc="2025-02-26T13:32:00Z" w:id="2275">
                <w:pPr/>
              </w:pPrChange>
            </w:pPr>
            <w:del w:author="KARLOVCEC, Barbara" w:date="2025-02-26T14:32:00Z" w16du:dateUtc="2025-02-26T13:32:00Z" w:id="2276">
              <w:r w:rsidRPr="005D5556" w:rsidDel="00B409B7">
                <w:rPr>
                  <w:rFonts w:ascii="Calibri" w:hAnsi="Calibri" w:cs="Calibri"/>
                  <w:color w:val="000000"/>
                  <w:sz w:val="22"/>
                  <w:szCs w:val="22"/>
                </w:rPr>
                <w:delText xml:space="preserve">South West </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0DF95711" w14:textId="0C9F20A2">
            <w:pPr>
              <w:pStyle w:val="BodyText"/>
              <w:tabs>
                <w:tab w:val="left" w:pos="720"/>
                <w:tab w:val="num" w:pos="1440"/>
              </w:tabs>
              <w:rPr>
                <w:del w:author="KARLOVCEC, Barbara" w:date="2025-02-26T14:32:00Z" w16du:dateUtc="2025-02-26T13:32:00Z" w:id="2277"/>
                <w:rFonts w:ascii="Calibri" w:hAnsi="Calibri" w:cs="Calibri"/>
                <w:color w:val="000000"/>
                <w:sz w:val="22"/>
                <w:szCs w:val="22"/>
              </w:rPr>
              <w:pPrChange w:author="KARLOVCEC, Barbara" w:date="2025-02-26T14:32:00Z" w16du:dateUtc="2025-02-26T13:32:00Z" w:id="2278">
                <w:pPr/>
              </w:pPrChange>
            </w:pPr>
            <w:del w:author="KARLOVCEC, Barbara" w:date="2025-02-26T14:32:00Z" w16du:dateUtc="2025-02-26T13:32:00Z" w:id="2279">
              <w:r w:rsidRPr="005D5556" w:rsidDel="00B409B7">
                <w:rPr>
                  <w:rFonts w:ascii="Calibri" w:hAnsi="Calibri" w:cs="Calibri"/>
                  <w:color w:val="000000"/>
                  <w:sz w:val="22"/>
                  <w:szCs w:val="22"/>
                </w:rPr>
                <w:delText>ICE  MAKING MACHINE</w:delText>
              </w:r>
            </w:del>
          </w:p>
        </w:tc>
      </w:tr>
      <w:tr w:rsidRPr="005D5556" w:rsidR="00AD600F" w:rsidDel="00B409B7" w:rsidTr="00AD600F" w14:paraId="76C3FA02" w14:textId="7BFACB06">
        <w:trPr>
          <w:trHeight w:val="300"/>
          <w:del w:author="KARLOVCEC, Barbara" w:date="2025-02-26T14:32:00Z" w:id="2280"/>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2C1252EF" w14:textId="2639C9A7">
            <w:pPr>
              <w:pStyle w:val="BodyText"/>
              <w:tabs>
                <w:tab w:val="left" w:pos="720"/>
                <w:tab w:val="num" w:pos="1440"/>
              </w:tabs>
              <w:rPr>
                <w:del w:author="KARLOVCEC, Barbara" w:date="2025-02-26T14:32:00Z" w16du:dateUtc="2025-02-26T13:32:00Z" w:id="2281"/>
                <w:rFonts w:ascii="Calibri" w:hAnsi="Calibri" w:cs="Calibri"/>
                <w:color w:val="000000"/>
                <w:sz w:val="22"/>
                <w:szCs w:val="22"/>
              </w:rPr>
              <w:pPrChange w:author="KARLOVCEC, Barbara" w:date="2025-02-26T14:32:00Z" w16du:dateUtc="2025-02-26T13:32:00Z" w:id="2282">
                <w:pPr/>
              </w:pPrChange>
            </w:pPr>
            <w:del w:author="KARLOVCEC, Barbara" w:date="2025-02-26T14:32:00Z" w16du:dateUtc="2025-02-26T13:32:00Z" w:id="2283">
              <w:r w:rsidRPr="005D5556" w:rsidDel="00B409B7">
                <w:rPr>
                  <w:rFonts w:ascii="Calibri" w:hAnsi="Calibri" w:cs="Calibri"/>
                  <w:color w:val="000000"/>
                  <w:sz w:val="22"/>
                  <w:szCs w:val="22"/>
                </w:rPr>
                <w:delText>111</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6046334" w14:textId="3959CFBF">
            <w:pPr>
              <w:pStyle w:val="BodyText"/>
              <w:tabs>
                <w:tab w:val="left" w:pos="720"/>
                <w:tab w:val="num" w:pos="1440"/>
              </w:tabs>
              <w:rPr>
                <w:del w:author="KARLOVCEC, Barbara" w:date="2025-02-26T14:32:00Z" w16du:dateUtc="2025-02-26T13:32:00Z" w:id="2284"/>
                <w:rFonts w:ascii="Calibri" w:hAnsi="Calibri" w:cs="Calibri"/>
                <w:color w:val="000000"/>
                <w:sz w:val="22"/>
                <w:szCs w:val="22"/>
              </w:rPr>
              <w:pPrChange w:author="KARLOVCEC, Barbara" w:date="2025-02-26T14:32:00Z" w16du:dateUtc="2025-02-26T13:32:00Z" w:id="2285">
                <w:pPr/>
              </w:pPrChange>
            </w:pPr>
            <w:del w:author="KARLOVCEC, Barbara" w:date="2025-02-26T14:32:00Z" w16du:dateUtc="2025-02-26T13:32:00Z" w:id="2286">
              <w:r w:rsidRPr="005D5556" w:rsidDel="00B409B7">
                <w:rPr>
                  <w:rFonts w:ascii="Calibri" w:hAnsi="Calibri" w:cs="Calibri"/>
                  <w:color w:val="000000"/>
                  <w:sz w:val="22"/>
                  <w:szCs w:val="22"/>
                </w:rPr>
                <w:delText>AjibadeTech Work</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15EAD91" w14:textId="665F0B28">
            <w:pPr>
              <w:pStyle w:val="BodyText"/>
              <w:tabs>
                <w:tab w:val="left" w:pos="720"/>
                <w:tab w:val="num" w:pos="1440"/>
              </w:tabs>
              <w:rPr>
                <w:del w:author="KARLOVCEC, Barbara" w:date="2025-02-26T14:32:00Z" w16du:dateUtc="2025-02-26T13:32:00Z" w:id="2287"/>
                <w:rFonts w:ascii="Calibri" w:hAnsi="Calibri" w:cs="Calibri"/>
                <w:color w:val="000000"/>
                <w:sz w:val="22"/>
                <w:szCs w:val="22"/>
              </w:rPr>
              <w:pPrChange w:author="KARLOVCEC, Barbara" w:date="2025-02-26T14:32:00Z" w16du:dateUtc="2025-02-26T13:32:00Z" w:id="2288">
                <w:pPr/>
              </w:pPrChange>
            </w:pPr>
            <w:del w:author="KARLOVCEC, Barbara" w:date="2025-02-26T14:32:00Z" w16du:dateUtc="2025-02-26T13:32:00Z" w:id="2289">
              <w:r w:rsidRPr="005D5556" w:rsidDel="00B409B7">
                <w:rPr>
                  <w:rFonts w:ascii="Calibri" w:hAnsi="Calibri" w:cs="Calibri"/>
                  <w:color w:val="000000"/>
                  <w:sz w:val="22"/>
                  <w:szCs w:val="22"/>
                </w:rPr>
                <w:delText>Oyo/Ibadan</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283547D4" w14:textId="7F7CD544">
            <w:pPr>
              <w:pStyle w:val="BodyText"/>
              <w:tabs>
                <w:tab w:val="left" w:pos="720"/>
                <w:tab w:val="num" w:pos="1440"/>
              </w:tabs>
              <w:rPr>
                <w:del w:author="KARLOVCEC, Barbara" w:date="2025-02-26T14:32:00Z" w16du:dateUtc="2025-02-26T13:32:00Z" w:id="2290"/>
                <w:rFonts w:ascii="Calibri" w:hAnsi="Calibri" w:cs="Calibri"/>
                <w:color w:val="000000"/>
                <w:sz w:val="22"/>
                <w:szCs w:val="22"/>
              </w:rPr>
              <w:pPrChange w:author="KARLOVCEC, Barbara" w:date="2025-02-26T14:32:00Z" w16du:dateUtc="2025-02-26T13:32:00Z" w:id="2291">
                <w:pPr/>
              </w:pPrChange>
            </w:pPr>
            <w:del w:author="KARLOVCEC, Barbara" w:date="2025-02-26T14:32:00Z" w16du:dateUtc="2025-02-26T13:32:00Z" w:id="2292">
              <w:r w:rsidRPr="005D5556" w:rsidDel="00B409B7">
                <w:rPr>
                  <w:rFonts w:ascii="Calibri" w:hAnsi="Calibri" w:cs="Calibri"/>
                  <w:color w:val="000000"/>
                  <w:sz w:val="22"/>
                  <w:szCs w:val="22"/>
                </w:rPr>
                <w:delText xml:space="preserve">South West </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1F1153AE" w14:textId="0DCFE7C3">
            <w:pPr>
              <w:pStyle w:val="BodyText"/>
              <w:tabs>
                <w:tab w:val="left" w:pos="720"/>
                <w:tab w:val="num" w:pos="1440"/>
              </w:tabs>
              <w:rPr>
                <w:del w:author="KARLOVCEC, Barbara" w:date="2025-02-26T14:32:00Z" w16du:dateUtc="2025-02-26T13:32:00Z" w:id="2293"/>
                <w:rFonts w:ascii="Calibri" w:hAnsi="Calibri" w:cs="Calibri"/>
                <w:color w:val="000000"/>
                <w:sz w:val="22"/>
                <w:szCs w:val="22"/>
              </w:rPr>
              <w:pPrChange w:author="KARLOVCEC, Barbara" w:date="2025-02-26T14:32:00Z" w16du:dateUtc="2025-02-26T13:32:00Z" w:id="2294">
                <w:pPr/>
              </w:pPrChange>
            </w:pPr>
            <w:del w:author="KARLOVCEC, Barbara" w:date="2025-02-26T14:32:00Z" w16du:dateUtc="2025-02-26T13:32:00Z" w:id="2295">
              <w:r w:rsidRPr="005D5556" w:rsidDel="00B409B7">
                <w:rPr>
                  <w:rFonts w:ascii="Calibri" w:hAnsi="Calibri" w:cs="Calibri"/>
                  <w:color w:val="000000"/>
                  <w:sz w:val="22"/>
                  <w:szCs w:val="22"/>
                </w:rPr>
                <w:delText>ICE  MAKING MACHINE</w:delText>
              </w:r>
            </w:del>
          </w:p>
        </w:tc>
      </w:tr>
      <w:tr w:rsidRPr="005D5556" w:rsidR="00AD600F" w:rsidDel="00B409B7" w:rsidTr="00AD600F" w14:paraId="534AFAE5" w14:textId="54C0CCCE">
        <w:trPr>
          <w:trHeight w:val="900"/>
          <w:del w:author="KARLOVCEC, Barbara" w:date="2025-02-26T14:32:00Z" w:id="2296"/>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575B2556" w14:textId="7411928D">
            <w:pPr>
              <w:pStyle w:val="BodyText"/>
              <w:tabs>
                <w:tab w:val="left" w:pos="720"/>
                <w:tab w:val="num" w:pos="1440"/>
              </w:tabs>
              <w:rPr>
                <w:del w:author="KARLOVCEC, Barbara" w:date="2025-02-26T14:32:00Z" w16du:dateUtc="2025-02-26T13:32:00Z" w:id="2297"/>
                <w:rFonts w:ascii="Calibri" w:hAnsi="Calibri" w:cs="Calibri"/>
                <w:color w:val="000000"/>
                <w:sz w:val="22"/>
                <w:szCs w:val="22"/>
              </w:rPr>
              <w:pPrChange w:author="KARLOVCEC, Barbara" w:date="2025-02-26T14:32:00Z" w16du:dateUtc="2025-02-26T13:32:00Z" w:id="2298">
                <w:pPr/>
              </w:pPrChange>
            </w:pPr>
            <w:del w:author="KARLOVCEC, Barbara" w:date="2025-02-26T14:32:00Z" w16du:dateUtc="2025-02-26T13:32:00Z" w:id="2299">
              <w:r w:rsidRPr="005D5556" w:rsidDel="00B409B7">
                <w:rPr>
                  <w:rFonts w:ascii="Calibri" w:hAnsi="Calibri" w:cs="Calibri"/>
                  <w:color w:val="000000"/>
                  <w:sz w:val="22"/>
                  <w:szCs w:val="22"/>
                </w:rPr>
                <w:delText>112</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5EB42730" w14:textId="69DE4A7B">
            <w:pPr>
              <w:pStyle w:val="BodyText"/>
              <w:tabs>
                <w:tab w:val="left" w:pos="720"/>
                <w:tab w:val="num" w:pos="1440"/>
              </w:tabs>
              <w:rPr>
                <w:del w:author="KARLOVCEC, Barbara" w:date="2025-02-26T14:32:00Z" w16du:dateUtc="2025-02-26T13:32:00Z" w:id="2300"/>
                <w:rFonts w:ascii="Calibri" w:hAnsi="Calibri" w:cs="Calibri"/>
                <w:color w:val="000000"/>
                <w:sz w:val="22"/>
                <w:szCs w:val="22"/>
              </w:rPr>
              <w:pPrChange w:author="KARLOVCEC, Barbara" w:date="2025-02-26T14:32:00Z" w16du:dateUtc="2025-02-26T13:32:00Z" w:id="2301">
                <w:pPr/>
              </w:pPrChange>
            </w:pPr>
            <w:del w:author="KARLOVCEC, Barbara" w:date="2025-02-26T14:32:00Z" w16du:dateUtc="2025-02-26T13:32:00Z" w:id="2302">
              <w:r w:rsidRPr="005D5556" w:rsidDel="00B409B7">
                <w:rPr>
                  <w:rFonts w:ascii="Calibri" w:hAnsi="Calibri" w:cs="Calibri"/>
                  <w:color w:val="000000"/>
                  <w:sz w:val="22"/>
                  <w:szCs w:val="22"/>
                </w:rPr>
                <w:delText>Samdeb (Nig)  Enterprises</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0503933" w14:textId="10D034E2">
            <w:pPr>
              <w:pStyle w:val="BodyText"/>
              <w:tabs>
                <w:tab w:val="left" w:pos="720"/>
                <w:tab w:val="num" w:pos="1440"/>
              </w:tabs>
              <w:rPr>
                <w:del w:author="KARLOVCEC, Barbara" w:date="2025-02-26T14:32:00Z" w16du:dateUtc="2025-02-26T13:32:00Z" w:id="2303"/>
                <w:rFonts w:ascii="Calibri" w:hAnsi="Calibri" w:cs="Calibri"/>
                <w:color w:val="000000"/>
                <w:sz w:val="22"/>
                <w:szCs w:val="22"/>
              </w:rPr>
              <w:pPrChange w:author="KARLOVCEC, Barbara" w:date="2025-02-26T14:32:00Z" w16du:dateUtc="2025-02-26T13:32:00Z" w:id="2304">
                <w:pPr/>
              </w:pPrChange>
            </w:pPr>
            <w:del w:author="KARLOVCEC, Barbara" w:date="2025-02-26T14:32:00Z" w16du:dateUtc="2025-02-26T13:32:00Z" w:id="2305">
              <w:r w:rsidRPr="005D5556" w:rsidDel="00B409B7">
                <w:rPr>
                  <w:rFonts w:ascii="Calibri" w:hAnsi="Calibri" w:cs="Calibri"/>
                  <w:color w:val="000000"/>
                  <w:sz w:val="22"/>
                  <w:szCs w:val="22"/>
                </w:rPr>
                <w:delText>Ibadan/Oyo</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60AF2E6B" w14:textId="1BC970EC">
            <w:pPr>
              <w:pStyle w:val="BodyText"/>
              <w:tabs>
                <w:tab w:val="left" w:pos="720"/>
                <w:tab w:val="num" w:pos="1440"/>
              </w:tabs>
              <w:rPr>
                <w:del w:author="KARLOVCEC, Barbara" w:date="2025-02-26T14:32:00Z" w16du:dateUtc="2025-02-26T13:32:00Z" w:id="2306"/>
                <w:rFonts w:ascii="Calibri" w:hAnsi="Calibri" w:cs="Calibri"/>
                <w:color w:val="000000"/>
                <w:sz w:val="22"/>
                <w:szCs w:val="22"/>
              </w:rPr>
              <w:pPrChange w:author="KARLOVCEC, Barbara" w:date="2025-02-26T14:32:00Z" w16du:dateUtc="2025-02-26T13:32:00Z" w:id="2307">
                <w:pPr/>
              </w:pPrChange>
            </w:pPr>
            <w:del w:author="KARLOVCEC, Barbara" w:date="2025-02-26T14:32:00Z" w16du:dateUtc="2025-02-26T13:32:00Z" w:id="2308">
              <w:r w:rsidRPr="005D5556" w:rsidDel="00B409B7">
                <w:rPr>
                  <w:rFonts w:ascii="Calibri" w:hAnsi="Calibri" w:cs="Calibri"/>
                  <w:color w:val="000000"/>
                  <w:sz w:val="22"/>
                  <w:szCs w:val="22"/>
                </w:rPr>
                <w:delText xml:space="preserve">South west </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B94B75B" w14:textId="3779BFD3">
            <w:pPr>
              <w:pStyle w:val="BodyText"/>
              <w:tabs>
                <w:tab w:val="left" w:pos="720"/>
                <w:tab w:val="num" w:pos="1440"/>
              </w:tabs>
              <w:rPr>
                <w:del w:author="KARLOVCEC, Barbara" w:date="2025-02-26T14:32:00Z" w16du:dateUtc="2025-02-26T13:32:00Z" w:id="2309"/>
                <w:rFonts w:ascii="Calibri" w:hAnsi="Calibri" w:cs="Calibri"/>
                <w:color w:val="000000"/>
                <w:sz w:val="22"/>
                <w:szCs w:val="22"/>
              </w:rPr>
              <w:pPrChange w:author="KARLOVCEC, Barbara" w:date="2025-02-26T14:32:00Z" w16du:dateUtc="2025-02-26T13:32:00Z" w:id="2310">
                <w:pPr/>
              </w:pPrChange>
            </w:pPr>
            <w:del w:author="KARLOVCEC, Barbara" w:date="2025-02-26T14:32:00Z" w16du:dateUtc="2025-02-26T13:32:00Z" w:id="2311">
              <w:r w:rsidRPr="005D5556" w:rsidDel="00B409B7">
                <w:rPr>
                  <w:rFonts w:ascii="Calibri" w:hAnsi="Calibri" w:cs="Calibri"/>
                  <w:color w:val="000000"/>
                  <w:sz w:val="22"/>
                  <w:szCs w:val="22"/>
                </w:rPr>
                <w:delText xml:space="preserve">ICE MAKING MACHINE/ </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CHILLERS, AIR CONDITIONERS</w:delText>
              </w:r>
            </w:del>
          </w:p>
        </w:tc>
      </w:tr>
      <w:tr w:rsidRPr="005D5556" w:rsidR="00AD600F" w:rsidDel="00B409B7" w:rsidTr="00AD600F" w14:paraId="08987417" w14:textId="34FA8488">
        <w:trPr>
          <w:trHeight w:val="675"/>
          <w:del w:author="KARLOVCEC, Barbara" w:date="2025-02-26T14:32:00Z" w:id="2312"/>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7E87FF0D" w14:textId="0E65D63D">
            <w:pPr>
              <w:pStyle w:val="BodyText"/>
              <w:tabs>
                <w:tab w:val="left" w:pos="720"/>
                <w:tab w:val="num" w:pos="1440"/>
              </w:tabs>
              <w:rPr>
                <w:del w:author="KARLOVCEC, Barbara" w:date="2025-02-26T14:32:00Z" w16du:dateUtc="2025-02-26T13:32:00Z" w:id="2313"/>
                <w:rFonts w:ascii="Calibri" w:hAnsi="Calibri" w:cs="Calibri"/>
                <w:color w:val="000000"/>
                <w:sz w:val="22"/>
                <w:szCs w:val="22"/>
              </w:rPr>
              <w:pPrChange w:author="KARLOVCEC, Barbara" w:date="2025-02-26T14:32:00Z" w16du:dateUtc="2025-02-26T13:32:00Z" w:id="2314">
                <w:pPr/>
              </w:pPrChange>
            </w:pPr>
            <w:del w:author="KARLOVCEC, Barbara" w:date="2025-02-26T14:32:00Z" w16du:dateUtc="2025-02-26T13:32:00Z" w:id="2315">
              <w:r w:rsidRPr="005D5556" w:rsidDel="00B409B7">
                <w:rPr>
                  <w:rFonts w:ascii="Calibri" w:hAnsi="Calibri" w:cs="Calibri"/>
                  <w:color w:val="000000"/>
                  <w:sz w:val="22"/>
                  <w:szCs w:val="22"/>
                </w:rPr>
                <w:delText>113</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42508A16" w14:textId="55B24E3E">
            <w:pPr>
              <w:pStyle w:val="BodyText"/>
              <w:tabs>
                <w:tab w:val="left" w:pos="720"/>
                <w:tab w:val="num" w:pos="1440"/>
              </w:tabs>
              <w:rPr>
                <w:del w:author="KARLOVCEC, Barbara" w:date="2025-02-26T14:32:00Z" w16du:dateUtc="2025-02-26T13:32:00Z" w:id="2316"/>
                <w:rFonts w:ascii="Calibri" w:hAnsi="Calibri" w:cs="Calibri"/>
                <w:color w:val="000000"/>
                <w:sz w:val="22"/>
                <w:szCs w:val="22"/>
              </w:rPr>
              <w:pPrChange w:author="KARLOVCEC, Barbara" w:date="2025-02-26T14:32:00Z" w16du:dateUtc="2025-02-26T13:32:00Z" w:id="2317">
                <w:pPr/>
              </w:pPrChange>
            </w:pPr>
            <w:del w:author="KARLOVCEC, Barbara" w:date="2025-02-26T14:32:00Z" w16du:dateUtc="2025-02-26T13:32:00Z" w:id="2318">
              <w:r w:rsidRPr="005D5556" w:rsidDel="00B409B7">
                <w:rPr>
                  <w:rFonts w:ascii="Calibri" w:hAnsi="Calibri" w:cs="Calibri"/>
                  <w:color w:val="000000"/>
                  <w:sz w:val="22"/>
                  <w:szCs w:val="22"/>
                </w:rPr>
                <w:delText>OLATEECH</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6CE4B48" w14:textId="59949925">
            <w:pPr>
              <w:pStyle w:val="BodyText"/>
              <w:tabs>
                <w:tab w:val="left" w:pos="720"/>
                <w:tab w:val="num" w:pos="1440"/>
              </w:tabs>
              <w:rPr>
                <w:del w:author="KARLOVCEC, Barbara" w:date="2025-02-26T14:32:00Z" w16du:dateUtc="2025-02-26T13:32:00Z" w:id="2319"/>
                <w:rFonts w:ascii="Calibri" w:hAnsi="Calibri" w:cs="Calibri"/>
                <w:color w:val="000000"/>
                <w:sz w:val="22"/>
                <w:szCs w:val="22"/>
              </w:rPr>
              <w:pPrChange w:author="KARLOVCEC, Barbara" w:date="2025-02-26T14:32:00Z" w16du:dateUtc="2025-02-26T13:32:00Z" w:id="2320">
                <w:pPr/>
              </w:pPrChange>
            </w:pPr>
            <w:del w:author="KARLOVCEC, Barbara" w:date="2025-02-26T14:32:00Z" w16du:dateUtc="2025-02-26T13:32:00Z" w:id="2321">
              <w:r w:rsidRPr="005D5556" w:rsidDel="00B409B7">
                <w:rPr>
                  <w:rFonts w:ascii="Calibri" w:hAnsi="Calibri" w:cs="Calibri"/>
                  <w:color w:val="000000"/>
                  <w:sz w:val="22"/>
                  <w:szCs w:val="22"/>
                </w:rPr>
                <w:delText>Lagos</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32AC21A" w14:textId="61817E7E">
            <w:pPr>
              <w:pStyle w:val="BodyText"/>
              <w:tabs>
                <w:tab w:val="left" w:pos="720"/>
                <w:tab w:val="num" w:pos="1440"/>
              </w:tabs>
              <w:rPr>
                <w:del w:author="KARLOVCEC, Barbara" w:date="2025-02-26T14:32:00Z" w16du:dateUtc="2025-02-26T13:32:00Z" w:id="2322"/>
                <w:rFonts w:ascii="Calibri" w:hAnsi="Calibri" w:cs="Calibri"/>
                <w:color w:val="000000"/>
                <w:sz w:val="22"/>
                <w:szCs w:val="22"/>
              </w:rPr>
              <w:pPrChange w:author="KARLOVCEC, Barbara" w:date="2025-02-26T14:32:00Z" w16du:dateUtc="2025-02-26T13:32:00Z" w:id="2323">
                <w:pPr/>
              </w:pPrChange>
            </w:pPr>
            <w:del w:author="KARLOVCEC, Barbara" w:date="2025-02-26T14:32:00Z" w16du:dateUtc="2025-02-26T13:32:00Z" w:id="2324">
              <w:r w:rsidRPr="005D5556" w:rsidDel="00B409B7">
                <w:rPr>
                  <w:rFonts w:ascii="Calibri" w:hAnsi="Calibri" w:cs="Calibri"/>
                  <w:color w:val="000000"/>
                  <w:sz w:val="22"/>
                  <w:szCs w:val="22"/>
                </w:rPr>
                <w:delText xml:space="preserve">South west </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2A653B16" w14:textId="59FC0938">
            <w:pPr>
              <w:pStyle w:val="BodyText"/>
              <w:tabs>
                <w:tab w:val="left" w:pos="720"/>
                <w:tab w:val="num" w:pos="1440"/>
              </w:tabs>
              <w:rPr>
                <w:del w:author="KARLOVCEC, Barbara" w:date="2025-02-26T14:32:00Z" w16du:dateUtc="2025-02-26T13:32:00Z" w:id="2325"/>
                <w:rFonts w:ascii="Calibri" w:hAnsi="Calibri" w:cs="Calibri"/>
                <w:color w:val="000000"/>
                <w:sz w:val="22"/>
                <w:szCs w:val="22"/>
              </w:rPr>
              <w:pPrChange w:author="KARLOVCEC, Barbara" w:date="2025-02-26T14:32:00Z" w16du:dateUtc="2025-02-26T13:32:00Z" w:id="2326">
                <w:pPr/>
              </w:pPrChange>
            </w:pPr>
            <w:del w:author="KARLOVCEC, Barbara" w:date="2025-02-26T14:32:00Z" w16du:dateUtc="2025-02-26T13:32:00Z" w:id="2327">
              <w:r w:rsidRPr="005D5556" w:rsidDel="00B409B7">
                <w:rPr>
                  <w:rFonts w:ascii="Calibri" w:hAnsi="Calibri" w:cs="Calibri"/>
                  <w:color w:val="000000"/>
                  <w:sz w:val="22"/>
                  <w:szCs w:val="22"/>
                </w:rPr>
                <w:delText>ICE  MAKING MACHINE/</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 xml:space="preserve"> COLD ROOM</w:delText>
              </w:r>
            </w:del>
          </w:p>
        </w:tc>
      </w:tr>
      <w:tr w:rsidRPr="005D5556" w:rsidR="00AD600F" w:rsidDel="00B409B7" w:rsidTr="00AD600F" w14:paraId="6FE39D8C" w14:textId="373BD481">
        <w:trPr>
          <w:trHeight w:val="900"/>
          <w:del w:author="KARLOVCEC, Barbara" w:date="2025-02-26T14:32:00Z" w:id="2328"/>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5BAA5991" w14:textId="6D63B1CE">
            <w:pPr>
              <w:pStyle w:val="BodyText"/>
              <w:tabs>
                <w:tab w:val="left" w:pos="720"/>
                <w:tab w:val="num" w:pos="1440"/>
              </w:tabs>
              <w:rPr>
                <w:del w:author="KARLOVCEC, Barbara" w:date="2025-02-26T14:32:00Z" w16du:dateUtc="2025-02-26T13:32:00Z" w:id="2329"/>
                <w:rFonts w:ascii="Calibri" w:hAnsi="Calibri" w:cs="Calibri"/>
                <w:color w:val="000000"/>
                <w:sz w:val="22"/>
                <w:szCs w:val="22"/>
              </w:rPr>
              <w:pPrChange w:author="KARLOVCEC, Barbara" w:date="2025-02-26T14:32:00Z" w16du:dateUtc="2025-02-26T13:32:00Z" w:id="2330">
                <w:pPr/>
              </w:pPrChange>
            </w:pPr>
            <w:del w:author="KARLOVCEC, Barbara" w:date="2025-02-26T14:32:00Z" w16du:dateUtc="2025-02-26T13:32:00Z" w:id="2331">
              <w:r w:rsidRPr="005D5556" w:rsidDel="00B409B7">
                <w:rPr>
                  <w:rFonts w:ascii="Calibri" w:hAnsi="Calibri" w:cs="Calibri"/>
                  <w:color w:val="000000"/>
                  <w:sz w:val="22"/>
                  <w:szCs w:val="22"/>
                </w:rPr>
                <w:delText>114</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13AE6E5" w14:textId="085075DD">
            <w:pPr>
              <w:pStyle w:val="BodyText"/>
              <w:tabs>
                <w:tab w:val="left" w:pos="720"/>
                <w:tab w:val="num" w:pos="1440"/>
              </w:tabs>
              <w:rPr>
                <w:del w:author="KARLOVCEC, Barbara" w:date="2025-02-26T14:32:00Z" w16du:dateUtc="2025-02-26T13:32:00Z" w:id="2332"/>
                <w:rFonts w:ascii="Calibri" w:hAnsi="Calibri" w:cs="Calibri"/>
                <w:color w:val="000000"/>
                <w:sz w:val="22"/>
                <w:szCs w:val="22"/>
              </w:rPr>
              <w:pPrChange w:author="KARLOVCEC, Barbara" w:date="2025-02-26T14:32:00Z" w16du:dateUtc="2025-02-26T13:32:00Z" w:id="2333">
                <w:pPr/>
              </w:pPrChange>
            </w:pPr>
            <w:del w:author="KARLOVCEC, Barbara" w:date="2025-02-26T14:32:00Z" w16du:dateUtc="2025-02-26T13:32:00Z" w:id="2334">
              <w:r w:rsidRPr="005D5556" w:rsidDel="00B409B7">
                <w:rPr>
                  <w:rFonts w:ascii="Calibri" w:hAnsi="Calibri" w:cs="Calibri"/>
                  <w:color w:val="000000"/>
                  <w:sz w:val="22"/>
                  <w:szCs w:val="22"/>
                </w:rPr>
                <w:delText>Coldcare Nigeria Ltd</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BB8A327" w14:textId="024D5E67">
            <w:pPr>
              <w:pStyle w:val="BodyText"/>
              <w:tabs>
                <w:tab w:val="left" w:pos="720"/>
                <w:tab w:val="num" w:pos="1440"/>
              </w:tabs>
              <w:rPr>
                <w:del w:author="KARLOVCEC, Barbara" w:date="2025-02-26T14:32:00Z" w16du:dateUtc="2025-02-26T13:32:00Z" w:id="2335"/>
                <w:rFonts w:ascii="Calibri" w:hAnsi="Calibri" w:cs="Calibri"/>
                <w:color w:val="000000"/>
                <w:sz w:val="22"/>
                <w:szCs w:val="22"/>
              </w:rPr>
              <w:pPrChange w:author="KARLOVCEC, Barbara" w:date="2025-02-26T14:32:00Z" w16du:dateUtc="2025-02-26T13:32:00Z" w:id="2336">
                <w:pPr/>
              </w:pPrChange>
            </w:pPr>
            <w:del w:author="KARLOVCEC, Barbara" w:date="2025-02-26T14:32:00Z" w16du:dateUtc="2025-02-26T13:32:00Z" w:id="2337">
              <w:r w:rsidRPr="005D5556" w:rsidDel="00B409B7">
                <w:rPr>
                  <w:rFonts w:ascii="Calibri" w:hAnsi="Calibri" w:cs="Calibri"/>
                  <w:color w:val="000000"/>
                  <w:sz w:val="22"/>
                  <w:szCs w:val="22"/>
                </w:rPr>
                <w:delText>Lagos State</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3557DF58" w14:textId="2E67C416">
            <w:pPr>
              <w:pStyle w:val="BodyText"/>
              <w:tabs>
                <w:tab w:val="left" w:pos="720"/>
                <w:tab w:val="num" w:pos="1440"/>
              </w:tabs>
              <w:rPr>
                <w:del w:author="KARLOVCEC, Barbara" w:date="2025-02-26T14:32:00Z" w16du:dateUtc="2025-02-26T13:32:00Z" w:id="2338"/>
                <w:rFonts w:ascii="Calibri" w:hAnsi="Calibri" w:cs="Calibri"/>
                <w:color w:val="000000"/>
                <w:sz w:val="22"/>
                <w:szCs w:val="22"/>
              </w:rPr>
              <w:pPrChange w:author="KARLOVCEC, Barbara" w:date="2025-02-26T14:32:00Z" w16du:dateUtc="2025-02-26T13:32:00Z" w:id="2339">
                <w:pPr/>
              </w:pPrChange>
            </w:pPr>
            <w:del w:author="KARLOVCEC, Barbara" w:date="2025-02-26T14:32:00Z" w16du:dateUtc="2025-02-26T13:32:00Z" w:id="2340">
              <w:r w:rsidRPr="005D5556" w:rsidDel="00B409B7">
                <w:rPr>
                  <w:rFonts w:ascii="Calibri" w:hAnsi="Calibri" w:cs="Calibri"/>
                  <w:color w:val="000000"/>
                  <w:sz w:val="22"/>
                  <w:szCs w:val="22"/>
                </w:rPr>
                <w:delText xml:space="preserve">South West </w:delText>
              </w:r>
            </w:del>
          </w:p>
        </w:tc>
        <w:tc>
          <w:tcPr>
            <w:tcW w:w="1536"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71FF416" w14:textId="640BE422">
            <w:pPr>
              <w:pStyle w:val="BodyText"/>
              <w:tabs>
                <w:tab w:val="left" w:pos="720"/>
                <w:tab w:val="num" w:pos="1440"/>
              </w:tabs>
              <w:rPr>
                <w:del w:author="KARLOVCEC, Barbara" w:date="2025-02-26T14:32:00Z" w16du:dateUtc="2025-02-26T13:32:00Z" w:id="2341"/>
                <w:rFonts w:ascii="Calibri" w:hAnsi="Calibri" w:cs="Calibri"/>
                <w:color w:val="000000"/>
                <w:sz w:val="22"/>
                <w:szCs w:val="22"/>
              </w:rPr>
              <w:pPrChange w:author="KARLOVCEC, Barbara" w:date="2025-02-26T14:32:00Z" w16du:dateUtc="2025-02-26T13:32:00Z" w:id="2342">
                <w:pPr/>
              </w:pPrChange>
            </w:pPr>
            <w:del w:author="KARLOVCEC, Barbara" w:date="2025-02-26T14:32:00Z" w16du:dateUtc="2025-02-26T13:32:00Z" w:id="2343">
              <w:r w:rsidRPr="005D5556" w:rsidDel="00B409B7">
                <w:rPr>
                  <w:rFonts w:ascii="Calibri" w:hAnsi="Calibri" w:cs="Calibri"/>
                  <w:color w:val="000000"/>
                  <w:sz w:val="22"/>
                  <w:szCs w:val="22"/>
                </w:rPr>
                <w:delText>commercial, industrial</w:delText>
              </w:r>
              <w:r w:rsidRPr="005D5556" w:rsidDel="00B409B7">
                <w:rPr>
                  <w:rFonts w:ascii="Calibri" w:hAnsi="Calibri" w:cs="Calibri"/>
                  <w:color w:val="000000"/>
                  <w:sz w:val="22"/>
                  <w:szCs w:val="22"/>
                </w:rPr>
                <w:br/>
              </w:r>
              <w:r w:rsidRPr="005D5556" w:rsidDel="00B409B7">
                <w:rPr>
                  <w:rFonts w:ascii="Calibri" w:hAnsi="Calibri" w:cs="Calibri"/>
                  <w:color w:val="000000"/>
                  <w:sz w:val="22"/>
                  <w:szCs w:val="22"/>
                </w:rPr>
                <w:delText xml:space="preserve"> and residential refrigeration</w:delText>
              </w:r>
            </w:del>
          </w:p>
        </w:tc>
      </w:tr>
      <w:tr w:rsidRPr="005D5556" w:rsidR="00AD600F" w:rsidDel="00B409B7" w:rsidTr="00AD600F" w14:paraId="26710A22" w14:textId="16E223F5">
        <w:trPr>
          <w:trHeight w:val="300"/>
          <w:del w:author="KARLOVCEC, Barbara" w:date="2025-02-26T14:32:00Z" w:id="2344"/>
        </w:trPr>
        <w:tc>
          <w:tcPr>
            <w:tcW w:w="520" w:type="dxa"/>
            <w:tcBorders>
              <w:top w:val="nil"/>
              <w:left w:val="single" w:color="auto" w:sz="4" w:space="0"/>
              <w:bottom w:val="single" w:color="auto" w:sz="4" w:space="0"/>
              <w:right w:val="single" w:color="auto" w:sz="4" w:space="0"/>
            </w:tcBorders>
            <w:shd w:val="clear" w:color="auto" w:fill="auto"/>
            <w:noWrap/>
            <w:vAlign w:val="center"/>
            <w:hideMark/>
          </w:tcPr>
          <w:p w:rsidRPr="005D5556" w:rsidR="00AD600F" w:rsidDel="00B409B7" w:rsidRDefault="00AD600F" w14:paraId="0A1FEE7C" w14:textId="6F2D5776">
            <w:pPr>
              <w:pStyle w:val="BodyText"/>
              <w:tabs>
                <w:tab w:val="left" w:pos="720"/>
                <w:tab w:val="num" w:pos="1440"/>
              </w:tabs>
              <w:rPr>
                <w:del w:author="KARLOVCEC, Barbara" w:date="2025-02-26T14:32:00Z" w16du:dateUtc="2025-02-26T13:32:00Z" w:id="2345"/>
                <w:rFonts w:ascii="Calibri" w:hAnsi="Calibri" w:cs="Calibri"/>
                <w:color w:val="000000"/>
                <w:sz w:val="22"/>
                <w:szCs w:val="22"/>
              </w:rPr>
              <w:pPrChange w:author="KARLOVCEC, Barbara" w:date="2025-02-26T14:32:00Z" w16du:dateUtc="2025-02-26T13:32:00Z" w:id="2346">
                <w:pPr/>
              </w:pPrChange>
            </w:pPr>
            <w:del w:author="KARLOVCEC, Barbara" w:date="2025-02-26T14:32:00Z" w16du:dateUtc="2025-02-26T13:32:00Z" w:id="2347">
              <w:r w:rsidRPr="005D5556" w:rsidDel="00B409B7">
                <w:rPr>
                  <w:rFonts w:ascii="Calibri" w:hAnsi="Calibri" w:cs="Calibri"/>
                  <w:color w:val="000000"/>
                  <w:sz w:val="22"/>
                  <w:szCs w:val="22"/>
                </w:rPr>
                <w:delText>115</w:delText>
              </w:r>
            </w:del>
          </w:p>
        </w:tc>
        <w:tc>
          <w:tcPr>
            <w:tcW w:w="2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060CD0CF" w14:textId="2D7F8342">
            <w:pPr>
              <w:pStyle w:val="BodyText"/>
              <w:tabs>
                <w:tab w:val="left" w:pos="720"/>
                <w:tab w:val="num" w:pos="1440"/>
              </w:tabs>
              <w:rPr>
                <w:del w:author="KARLOVCEC, Barbara" w:date="2025-02-26T14:32:00Z" w16du:dateUtc="2025-02-26T13:32:00Z" w:id="2348"/>
                <w:rFonts w:ascii="Calibri" w:hAnsi="Calibri" w:cs="Calibri"/>
                <w:color w:val="000000"/>
                <w:sz w:val="22"/>
                <w:szCs w:val="22"/>
              </w:rPr>
              <w:pPrChange w:author="KARLOVCEC, Barbara" w:date="2025-02-26T14:32:00Z" w16du:dateUtc="2025-02-26T13:32:00Z" w:id="2349">
                <w:pPr/>
              </w:pPrChange>
            </w:pPr>
            <w:del w:author="KARLOVCEC, Barbara" w:date="2025-02-26T14:32:00Z" w16du:dateUtc="2025-02-26T13:32:00Z" w:id="2350">
              <w:r w:rsidRPr="005D5556" w:rsidDel="00B409B7">
                <w:rPr>
                  <w:rFonts w:ascii="Calibri" w:hAnsi="Calibri" w:cs="Calibri"/>
                  <w:color w:val="000000"/>
                  <w:sz w:val="22"/>
                  <w:szCs w:val="22"/>
                </w:rPr>
                <w:delText>OSENI TECH. ENTERPRISE</w:delText>
              </w:r>
            </w:del>
          </w:p>
        </w:tc>
        <w:tc>
          <w:tcPr>
            <w:tcW w:w="1220" w:type="dxa"/>
            <w:tcBorders>
              <w:top w:val="nil"/>
              <w:left w:val="nil"/>
              <w:bottom w:val="single" w:color="auto" w:sz="4" w:space="0"/>
              <w:right w:val="single" w:color="auto" w:sz="4" w:space="0"/>
            </w:tcBorders>
            <w:shd w:val="clear" w:color="auto" w:fill="auto"/>
            <w:vAlign w:val="center"/>
            <w:hideMark/>
          </w:tcPr>
          <w:p w:rsidRPr="005D5556" w:rsidR="00AD600F" w:rsidDel="00B409B7" w:rsidRDefault="00AD600F" w14:paraId="34B34CCC" w14:textId="67E7FA6C">
            <w:pPr>
              <w:pStyle w:val="BodyText"/>
              <w:tabs>
                <w:tab w:val="left" w:pos="720"/>
                <w:tab w:val="num" w:pos="1440"/>
              </w:tabs>
              <w:rPr>
                <w:del w:author="KARLOVCEC, Barbara" w:date="2025-02-26T14:32:00Z" w16du:dateUtc="2025-02-26T13:32:00Z" w:id="2351"/>
                <w:rFonts w:ascii="Calibri" w:hAnsi="Calibri" w:cs="Calibri"/>
                <w:color w:val="000000"/>
                <w:sz w:val="22"/>
                <w:szCs w:val="22"/>
              </w:rPr>
              <w:pPrChange w:author="KARLOVCEC, Barbara" w:date="2025-02-26T14:32:00Z" w16du:dateUtc="2025-02-26T13:32:00Z" w:id="2352">
                <w:pPr/>
              </w:pPrChange>
            </w:pPr>
            <w:del w:author="KARLOVCEC, Barbara" w:date="2025-02-26T14:32:00Z" w16du:dateUtc="2025-02-26T13:32:00Z" w:id="2353">
              <w:r w:rsidRPr="005D5556" w:rsidDel="00B409B7">
                <w:rPr>
                  <w:rFonts w:ascii="Calibri" w:hAnsi="Calibri" w:cs="Calibri"/>
                  <w:color w:val="000000"/>
                  <w:sz w:val="22"/>
                  <w:szCs w:val="22"/>
                </w:rPr>
                <w:delText>OGUN STATE</w:delText>
              </w:r>
            </w:del>
          </w:p>
        </w:tc>
        <w:tc>
          <w:tcPr>
            <w:tcW w:w="1184"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D95FF68" w14:textId="23D50BFF">
            <w:pPr>
              <w:pStyle w:val="BodyText"/>
              <w:tabs>
                <w:tab w:val="left" w:pos="720"/>
                <w:tab w:val="num" w:pos="1440"/>
              </w:tabs>
              <w:rPr>
                <w:del w:author="KARLOVCEC, Barbara" w:date="2025-02-26T14:32:00Z" w16du:dateUtc="2025-02-26T13:32:00Z" w:id="2354"/>
                <w:rFonts w:ascii="Calibri" w:hAnsi="Calibri" w:cs="Calibri"/>
                <w:color w:val="000000"/>
                <w:sz w:val="22"/>
                <w:szCs w:val="22"/>
              </w:rPr>
              <w:pPrChange w:author="KARLOVCEC, Barbara" w:date="2025-02-26T14:32:00Z" w16du:dateUtc="2025-02-26T13:32:00Z" w:id="2355">
                <w:pPr/>
              </w:pPrChange>
            </w:pPr>
            <w:del w:author="KARLOVCEC, Barbara" w:date="2025-02-26T14:32:00Z" w16du:dateUtc="2025-02-26T13:32:00Z" w:id="2356">
              <w:r w:rsidRPr="005D5556" w:rsidDel="00B409B7">
                <w:rPr>
                  <w:rFonts w:ascii="Calibri" w:hAnsi="Calibri" w:cs="Calibri"/>
                  <w:color w:val="000000"/>
                  <w:sz w:val="22"/>
                  <w:szCs w:val="22"/>
                </w:rPr>
                <w:delText xml:space="preserve">South West </w:delText>
              </w:r>
            </w:del>
          </w:p>
        </w:tc>
        <w:tc>
          <w:tcPr>
            <w:tcW w:w="1536" w:type="dxa"/>
            <w:tcBorders>
              <w:top w:val="nil"/>
              <w:left w:val="nil"/>
              <w:bottom w:val="single" w:color="auto" w:sz="4" w:space="0"/>
              <w:right w:val="single" w:color="auto" w:sz="4" w:space="0"/>
            </w:tcBorders>
            <w:shd w:val="clear" w:color="auto" w:fill="auto"/>
            <w:noWrap/>
            <w:vAlign w:val="center"/>
            <w:hideMark/>
          </w:tcPr>
          <w:p w:rsidRPr="005D5556" w:rsidR="00AD600F" w:rsidDel="00B409B7" w:rsidRDefault="00AD600F" w14:paraId="5E7415B1" w14:textId="2FC44043">
            <w:pPr>
              <w:pStyle w:val="BodyText"/>
              <w:tabs>
                <w:tab w:val="left" w:pos="720"/>
                <w:tab w:val="num" w:pos="1440"/>
              </w:tabs>
              <w:rPr>
                <w:del w:author="KARLOVCEC, Barbara" w:date="2025-02-26T14:32:00Z" w16du:dateUtc="2025-02-26T13:32:00Z" w:id="2357"/>
                <w:rFonts w:ascii="Calibri" w:hAnsi="Calibri" w:cs="Calibri"/>
                <w:color w:val="000000"/>
                <w:sz w:val="22"/>
                <w:szCs w:val="22"/>
              </w:rPr>
              <w:pPrChange w:author="KARLOVCEC, Barbara" w:date="2025-02-26T14:32:00Z" w16du:dateUtc="2025-02-26T13:32:00Z" w:id="2358">
                <w:pPr/>
              </w:pPrChange>
            </w:pPr>
            <w:del w:author="KARLOVCEC, Barbara" w:date="2025-02-26T14:32:00Z" w16du:dateUtc="2025-02-26T13:32:00Z" w:id="2359">
              <w:r w:rsidRPr="005D5556" w:rsidDel="00B409B7">
                <w:rPr>
                  <w:rFonts w:ascii="Calibri" w:hAnsi="Calibri" w:cs="Calibri"/>
                  <w:color w:val="000000"/>
                  <w:sz w:val="22"/>
                  <w:szCs w:val="22"/>
                </w:rPr>
                <w:delText>ICE  MAKING MACHINE</w:delText>
              </w:r>
            </w:del>
          </w:p>
        </w:tc>
      </w:tr>
    </w:tbl>
    <w:p w:rsidRPr="005D5556" w:rsidR="0064019E" w:rsidDel="00B409B7" w:rsidP="00B409B7" w:rsidRDefault="0064019E" w14:paraId="509E8C60" w14:textId="7C8A2AC4">
      <w:pPr>
        <w:pStyle w:val="BodyText"/>
        <w:tabs>
          <w:tab w:val="left" w:pos="720"/>
          <w:tab w:val="num" w:pos="1440"/>
        </w:tabs>
        <w:rPr>
          <w:del w:author="KARLOVCEC, Barbara" w:date="2025-02-26T14:32:00Z" w16du:dateUtc="2025-02-26T13:32:00Z" w:id="2360"/>
          <w:rFonts w:ascii="Calibri" w:hAnsi="Calibri" w:cs="Calibri"/>
          <w:sz w:val="22"/>
          <w:szCs w:val="22"/>
        </w:rPr>
      </w:pPr>
    </w:p>
    <w:p w:rsidRPr="005D5556" w:rsidR="00555A4F" w:rsidDel="00B409B7" w:rsidP="00B409B7" w:rsidRDefault="00555A4F" w14:paraId="4FFAFE68" w14:textId="64E0F00A">
      <w:pPr>
        <w:pStyle w:val="BodyText"/>
        <w:tabs>
          <w:tab w:val="left" w:pos="720"/>
          <w:tab w:val="num" w:pos="1440"/>
        </w:tabs>
        <w:rPr>
          <w:del w:author="KARLOVCEC, Barbara" w:date="2025-02-26T14:32:00Z" w16du:dateUtc="2025-02-26T13:32:00Z" w:id="2361"/>
          <w:rFonts w:ascii="Calibri" w:hAnsi="Calibri" w:cs="Calibri"/>
          <w:sz w:val="22"/>
          <w:szCs w:val="22"/>
        </w:rPr>
      </w:pPr>
      <w:del w:author="KARLOVCEC, Barbara" w:date="2025-02-26T14:32:00Z" w16du:dateUtc="2025-02-26T13:32:00Z" w:id="2362">
        <w:r w:rsidRPr="005D5556" w:rsidDel="00B409B7">
          <w:rPr>
            <w:rFonts w:ascii="Calibri" w:hAnsi="Calibri" w:cs="Calibri"/>
            <w:sz w:val="22"/>
            <w:szCs w:val="22"/>
          </w:rPr>
          <w:delText>KIP companies</w:delText>
        </w:r>
      </w:del>
    </w:p>
    <w:p w:rsidRPr="005D5556" w:rsidR="00555A4F" w:rsidDel="00B409B7" w:rsidP="00B409B7" w:rsidRDefault="00555A4F" w14:paraId="4CA351FF" w14:textId="246593E4">
      <w:pPr>
        <w:pStyle w:val="BodyText"/>
        <w:tabs>
          <w:tab w:val="left" w:pos="720"/>
          <w:tab w:val="num" w:pos="1440"/>
        </w:tabs>
        <w:rPr>
          <w:del w:author="KARLOVCEC, Barbara" w:date="2025-02-26T14:32:00Z" w16du:dateUtc="2025-02-26T13:32:00Z" w:id="2363"/>
          <w:rFonts w:ascii="Calibri" w:hAnsi="Calibri" w:cs="Calibri"/>
          <w:sz w:val="22"/>
          <w:szCs w:val="22"/>
        </w:rPr>
      </w:pPr>
    </w:p>
    <w:tbl>
      <w:tblPr>
        <w:tblW w:w="7040" w:type="dxa"/>
        <w:tblLook w:val="04A0" w:firstRow="1" w:lastRow="0" w:firstColumn="1" w:lastColumn="0" w:noHBand="0" w:noVBand="1"/>
      </w:tblPr>
      <w:tblGrid>
        <w:gridCol w:w="580"/>
        <w:gridCol w:w="2280"/>
        <w:gridCol w:w="1144"/>
        <w:gridCol w:w="960"/>
        <w:gridCol w:w="2260"/>
      </w:tblGrid>
      <w:tr w:rsidRPr="005D5556" w:rsidR="0086009B" w:rsidDel="00B409B7" w:rsidTr="005D5556" w14:paraId="39CD8300" w14:textId="2B3403F1">
        <w:trPr>
          <w:trHeight w:val="675"/>
          <w:del w:author="KARLOVCEC, Barbara" w:date="2025-02-26T14:32:00Z" w:id="2364"/>
        </w:trPr>
        <w:tc>
          <w:tcPr>
            <w:tcW w:w="58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D5556" w:rsidR="0086009B" w:rsidDel="00B409B7" w:rsidRDefault="0086009B" w14:paraId="15A445D2" w14:textId="2E8E50AE">
            <w:pPr>
              <w:pStyle w:val="BodyText"/>
              <w:tabs>
                <w:tab w:val="left" w:pos="720"/>
                <w:tab w:val="num" w:pos="1440"/>
              </w:tabs>
              <w:rPr>
                <w:del w:author="KARLOVCEC, Barbara" w:date="2025-02-26T14:32:00Z" w16du:dateUtc="2025-02-26T13:32:00Z" w:id="2365"/>
                <w:rFonts w:ascii="Calibri" w:hAnsi="Calibri" w:cs="Calibri"/>
                <w:b/>
                <w:bCs/>
                <w:sz w:val="22"/>
                <w:szCs w:val="22"/>
              </w:rPr>
              <w:pPrChange w:author="KARLOVCEC, Barbara" w:date="2025-02-26T14:32:00Z" w16du:dateUtc="2025-02-26T13:32:00Z" w:id="2366">
                <w:pPr/>
              </w:pPrChange>
            </w:pPr>
            <w:del w:author="KARLOVCEC, Barbara" w:date="2025-02-26T14:32:00Z" w16du:dateUtc="2025-02-26T13:32:00Z" w:id="2367">
              <w:r w:rsidRPr="005D5556" w:rsidDel="00B409B7">
                <w:rPr>
                  <w:rFonts w:ascii="Calibri" w:hAnsi="Calibri" w:cs="Calibri"/>
                  <w:b/>
                  <w:bCs/>
                  <w:sz w:val="22"/>
                  <w:szCs w:val="22"/>
                </w:rPr>
                <w:delText>S/n</w:delText>
              </w:r>
            </w:del>
          </w:p>
        </w:tc>
        <w:tc>
          <w:tcPr>
            <w:tcW w:w="2280" w:type="dxa"/>
            <w:tcBorders>
              <w:top w:val="single" w:color="auto" w:sz="4" w:space="0"/>
              <w:left w:val="nil"/>
              <w:bottom w:val="single" w:color="auto" w:sz="4" w:space="0"/>
              <w:right w:val="single" w:color="auto" w:sz="4" w:space="0"/>
            </w:tcBorders>
            <w:shd w:val="clear" w:color="auto" w:fill="auto"/>
            <w:noWrap/>
            <w:vAlign w:val="center"/>
            <w:hideMark/>
          </w:tcPr>
          <w:p w:rsidRPr="005D5556" w:rsidR="0086009B" w:rsidDel="00B409B7" w:rsidRDefault="0086009B" w14:paraId="5A174C59" w14:textId="0E7E29C7">
            <w:pPr>
              <w:pStyle w:val="BodyText"/>
              <w:tabs>
                <w:tab w:val="left" w:pos="720"/>
                <w:tab w:val="num" w:pos="1440"/>
              </w:tabs>
              <w:rPr>
                <w:del w:author="KARLOVCEC, Barbara" w:date="2025-02-26T14:32:00Z" w16du:dateUtc="2025-02-26T13:32:00Z" w:id="2368"/>
                <w:rFonts w:ascii="Calibri" w:hAnsi="Calibri" w:cs="Calibri"/>
                <w:b/>
                <w:bCs/>
                <w:sz w:val="22"/>
                <w:szCs w:val="22"/>
              </w:rPr>
              <w:pPrChange w:author="KARLOVCEC, Barbara" w:date="2025-02-26T14:32:00Z" w16du:dateUtc="2025-02-26T13:32:00Z" w:id="2369">
                <w:pPr/>
              </w:pPrChange>
            </w:pPr>
            <w:del w:author="KARLOVCEC, Barbara" w:date="2025-02-26T14:32:00Z" w16du:dateUtc="2025-02-26T13:32:00Z" w:id="2370">
              <w:r w:rsidRPr="005D5556" w:rsidDel="00B409B7">
                <w:rPr>
                  <w:rFonts w:ascii="Calibri" w:hAnsi="Calibri" w:cs="Calibri"/>
                  <w:b/>
                  <w:bCs/>
                  <w:sz w:val="22"/>
                  <w:szCs w:val="22"/>
                </w:rPr>
                <w:delText>Company</w:delText>
              </w:r>
            </w:del>
          </w:p>
        </w:tc>
        <w:tc>
          <w:tcPr>
            <w:tcW w:w="960" w:type="dxa"/>
            <w:tcBorders>
              <w:top w:val="single" w:color="auto" w:sz="4" w:space="0"/>
              <w:left w:val="nil"/>
              <w:bottom w:val="single" w:color="auto" w:sz="4" w:space="0"/>
              <w:right w:val="single" w:color="auto" w:sz="4" w:space="0"/>
            </w:tcBorders>
            <w:shd w:val="clear" w:color="auto" w:fill="auto"/>
            <w:vAlign w:val="center"/>
            <w:hideMark/>
          </w:tcPr>
          <w:p w:rsidRPr="005D5556" w:rsidR="0086009B" w:rsidDel="00B409B7" w:rsidRDefault="0086009B" w14:paraId="4AD8E1FA" w14:textId="65911A88">
            <w:pPr>
              <w:pStyle w:val="BodyText"/>
              <w:tabs>
                <w:tab w:val="left" w:pos="720"/>
                <w:tab w:val="num" w:pos="1440"/>
              </w:tabs>
              <w:rPr>
                <w:del w:author="KARLOVCEC, Barbara" w:date="2025-02-26T14:32:00Z" w16du:dateUtc="2025-02-26T13:32:00Z" w:id="2371"/>
                <w:rFonts w:ascii="Calibri" w:hAnsi="Calibri" w:cs="Calibri"/>
                <w:b/>
                <w:bCs/>
                <w:sz w:val="22"/>
                <w:szCs w:val="22"/>
              </w:rPr>
              <w:pPrChange w:author="KARLOVCEC, Barbara" w:date="2025-02-26T14:32:00Z" w16du:dateUtc="2025-02-26T13:32:00Z" w:id="2372">
                <w:pPr/>
              </w:pPrChange>
            </w:pPr>
            <w:del w:author="KARLOVCEC, Barbara" w:date="2025-02-26T14:32:00Z" w16du:dateUtc="2025-02-26T13:32:00Z" w:id="2373">
              <w:r w:rsidRPr="005D5556" w:rsidDel="00B409B7">
                <w:rPr>
                  <w:rFonts w:ascii="Calibri" w:hAnsi="Calibri" w:cs="Calibri"/>
                  <w:b/>
                  <w:bCs/>
                  <w:sz w:val="22"/>
                  <w:szCs w:val="22"/>
                </w:rPr>
                <w:delText>Location</w:delText>
              </w:r>
            </w:del>
          </w:p>
        </w:tc>
        <w:tc>
          <w:tcPr>
            <w:tcW w:w="960" w:type="dxa"/>
            <w:tcBorders>
              <w:top w:val="single" w:color="auto" w:sz="4" w:space="0"/>
              <w:left w:val="nil"/>
              <w:bottom w:val="single" w:color="auto" w:sz="4" w:space="0"/>
              <w:right w:val="single" w:color="auto" w:sz="4" w:space="0"/>
            </w:tcBorders>
            <w:shd w:val="clear" w:color="auto" w:fill="auto"/>
            <w:vAlign w:val="center"/>
            <w:hideMark/>
          </w:tcPr>
          <w:p w:rsidRPr="005D5556" w:rsidR="0086009B" w:rsidDel="00B409B7" w:rsidRDefault="0086009B" w14:paraId="7D620005" w14:textId="2A66176C">
            <w:pPr>
              <w:pStyle w:val="BodyText"/>
              <w:tabs>
                <w:tab w:val="left" w:pos="720"/>
                <w:tab w:val="num" w:pos="1440"/>
              </w:tabs>
              <w:rPr>
                <w:del w:author="KARLOVCEC, Barbara" w:date="2025-02-26T14:32:00Z" w16du:dateUtc="2025-02-26T13:32:00Z" w:id="2374"/>
                <w:rFonts w:ascii="Calibri" w:hAnsi="Calibri" w:cs="Calibri"/>
                <w:b/>
                <w:bCs/>
                <w:sz w:val="22"/>
                <w:szCs w:val="22"/>
              </w:rPr>
              <w:pPrChange w:author="KARLOVCEC, Barbara" w:date="2025-02-26T14:32:00Z" w16du:dateUtc="2025-02-26T13:32:00Z" w:id="2375">
                <w:pPr/>
              </w:pPrChange>
            </w:pPr>
            <w:del w:author="KARLOVCEC, Barbara" w:date="2025-02-26T14:32:00Z" w16du:dateUtc="2025-02-26T13:32:00Z" w:id="2376">
              <w:r w:rsidRPr="005D5556" w:rsidDel="00B409B7">
                <w:rPr>
                  <w:rFonts w:ascii="Calibri" w:hAnsi="Calibri" w:cs="Calibri"/>
                  <w:b/>
                  <w:bCs/>
                  <w:sz w:val="22"/>
                  <w:szCs w:val="22"/>
                </w:rPr>
                <w:delText>Name of geo-political zone</w:delText>
              </w:r>
            </w:del>
          </w:p>
        </w:tc>
        <w:tc>
          <w:tcPr>
            <w:tcW w:w="2260" w:type="dxa"/>
            <w:tcBorders>
              <w:top w:val="single" w:color="auto" w:sz="4" w:space="0"/>
              <w:left w:val="nil"/>
              <w:bottom w:val="single" w:color="auto" w:sz="4" w:space="0"/>
              <w:right w:val="single" w:color="auto" w:sz="4" w:space="0"/>
            </w:tcBorders>
            <w:shd w:val="clear" w:color="auto" w:fill="auto"/>
            <w:vAlign w:val="center"/>
            <w:hideMark/>
          </w:tcPr>
          <w:p w:rsidRPr="005D5556" w:rsidR="0086009B" w:rsidDel="00B409B7" w:rsidRDefault="0086009B" w14:paraId="33A7B59B" w14:textId="137FDC52">
            <w:pPr>
              <w:pStyle w:val="BodyText"/>
              <w:tabs>
                <w:tab w:val="left" w:pos="720"/>
                <w:tab w:val="num" w:pos="1440"/>
              </w:tabs>
              <w:rPr>
                <w:del w:author="KARLOVCEC, Barbara" w:date="2025-02-26T14:32:00Z" w16du:dateUtc="2025-02-26T13:32:00Z" w:id="2377"/>
                <w:rFonts w:ascii="Calibri" w:hAnsi="Calibri" w:cs="Calibri"/>
                <w:b/>
                <w:bCs/>
                <w:sz w:val="22"/>
                <w:szCs w:val="22"/>
              </w:rPr>
              <w:pPrChange w:author="KARLOVCEC, Barbara" w:date="2025-02-26T14:32:00Z" w16du:dateUtc="2025-02-26T13:32:00Z" w:id="2378">
                <w:pPr/>
              </w:pPrChange>
            </w:pPr>
            <w:del w:author="KARLOVCEC, Barbara" w:date="2025-02-26T14:32:00Z" w16du:dateUtc="2025-02-26T13:32:00Z" w:id="2379">
              <w:r w:rsidRPr="005D5556" w:rsidDel="00B409B7">
                <w:rPr>
                  <w:rFonts w:ascii="Calibri" w:hAnsi="Calibri" w:cs="Calibri"/>
                  <w:b/>
                  <w:bCs/>
                  <w:sz w:val="22"/>
                  <w:szCs w:val="22"/>
                </w:rPr>
                <w:delText>Type of business</w:delText>
              </w:r>
            </w:del>
          </w:p>
        </w:tc>
      </w:tr>
      <w:tr w:rsidRPr="005D5556" w:rsidR="0086009B" w:rsidDel="00B409B7" w:rsidTr="005D5556" w14:paraId="06720C2E" w14:textId="1709EB90">
        <w:trPr>
          <w:trHeight w:val="675"/>
          <w:del w:author="KARLOVCEC, Barbara" w:date="2025-02-26T14:32:00Z" w:id="2380"/>
        </w:trPr>
        <w:tc>
          <w:tcPr>
            <w:tcW w:w="580" w:type="dxa"/>
            <w:tcBorders>
              <w:top w:val="single" w:color="auto" w:sz="4" w:space="0"/>
              <w:left w:val="single" w:color="auto" w:sz="4" w:space="0"/>
              <w:bottom w:val="single" w:color="auto" w:sz="4" w:space="0"/>
              <w:right w:val="single" w:color="auto" w:sz="4" w:space="0"/>
            </w:tcBorders>
            <w:shd w:val="clear" w:color="000000" w:fill="FFD966"/>
            <w:noWrap/>
            <w:vAlign w:val="center"/>
            <w:hideMark/>
          </w:tcPr>
          <w:p w:rsidRPr="005D5556" w:rsidR="0086009B" w:rsidDel="00B409B7" w:rsidRDefault="0086009B" w14:paraId="598C11A3" w14:textId="4C752857">
            <w:pPr>
              <w:pStyle w:val="BodyText"/>
              <w:tabs>
                <w:tab w:val="left" w:pos="720"/>
                <w:tab w:val="num" w:pos="1440"/>
              </w:tabs>
              <w:rPr>
                <w:del w:author="KARLOVCEC, Barbara" w:date="2025-02-26T14:32:00Z" w16du:dateUtc="2025-02-26T13:32:00Z" w:id="2381"/>
                <w:rFonts w:ascii="Calibri" w:hAnsi="Calibri" w:cs="Calibri"/>
                <w:sz w:val="22"/>
                <w:szCs w:val="22"/>
              </w:rPr>
              <w:pPrChange w:author="KARLOVCEC, Barbara" w:date="2025-02-26T14:32:00Z" w16du:dateUtc="2025-02-26T13:32:00Z" w:id="2382">
                <w:pPr/>
              </w:pPrChange>
            </w:pPr>
            <w:del w:author="KARLOVCEC, Barbara" w:date="2025-02-26T14:32:00Z" w16du:dateUtc="2025-02-26T13:32:00Z" w:id="2383">
              <w:r w:rsidRPr="005D5556" w:rsidDel="00B409B7">
                <w:rPr>
                  <w:rFonts w:ascii="Calibri" w:hAnsi="Calibri" w:cs="Calibri"/>
                  <w:sz w:val="22"/>
                  <w:szCs w:val="22"/>
                </w:rPr>
                <w:delText>1</w:delText>
              </w:r>
            </w:del>
          </w:p>
        </w:tc>
        <w:tc>
          <w:tcPr>
            <w:tcW w:w="2280" w:type="dxa"/>
            <w:tcBorders>
              <w:top w:val="single" w:color="auto" w:sz="4" w:space="0"/>
              <w:left w:val="nil"/>
              <w:bottom w:val="single" w:color="auto" w:sz="4" w:space="0"/>
              <w:right w:val="single" w:color="auto" w:sz="4" w:space="0"/>
            </w:tcBorders>
            <w:shd w:val="clear" w:color="000000" w:fill="FFD966"/>
            <w:noWrap/>
            <w:vAlign w:val="center"/>
            <w:hideMark/>
          </w:tcPr>
          <w:p w:rsidRPr="005D5556" w:rsidR="0086009B" w:rsidDel="00B409B7" w:rsidRDefault="0086009B" w14:paraId="6D8D8343" w14:textId="2ABB9A94">
            <w:pPr>
              <w:pStyle w:val="BodyText"/>
              <w:tabs>
                <w:tab w:val="left" w:pos="720"/>
                <w:tab w:val="num" w:pos="1440"/>
              </w:tabs>
              <w:rPr>
                <w:del w:author="KARLOVCEC, Barbara" w:date="2025-02-26T14:32:00Z" w16du:dateUtc="2025-02-26T13:32:00Z" w:id="2384"/>
                <w:rFonts w:ascii="Calibri" w:hAnsi="Calibri" w:cs="Calibri"/>
                <w:sz w:val="22"/>
                <w:szCs w:val="22"/>
              </w:rPr>
              <w:pPrChange w:author="KARLOVCEC, Barbara" w:date="2025-02-26T14:32:00Z" w16du:dateUtc="2025-02-26T13:32:00Z" w:id="2385">
                <w:pPr/>
              </w:pPrChange>
            </w:pPr>
            <w:del w:author="KARLOVCEC, Barbara" w:date="2025-02-26T14:32:00Z" w16du:dateUtc="2025-02-26T13:32:00Z" w:id="2386">
              <w:r w:rsidRPr="005D5556" w:rsidDel="00B409B7">
                <w:rPr>
                  <w:rFonts w:ascii="Calibri" w:hAnsi="Calibri" w:cs="Calibri"/>
                  <w:sz w:val="22"/>
                  <w:szCs w:val="22"/>
                </w:rPr>
                <w:delText>Fouani Nig Ltd</w:delText>
              </w:r>
            </w:del>
          </w:p>
        </w:tc>
        <w:tc>
          <w:tcPr>
            <w:tcW w:w="960" w:type="dxa"/>
            <w:tcBorders>
              <w:top w:val="single" w:color="auto" w:sz="4" w:space="0"/>
              <w:left w:val="nil"/>
              <w:bottom w:val="single" w:color="auto" w:sz="4" w:space="0"/>
              <w:right w:val="single" w:color="auto" w:sz="4" w:space="0"/>
            </w:tcBorders>
            <w:shd w:val="clear" w:color="000000" w:fill="FFD966"/>
            <w:noWrap/>
            <w:vAlign w:val="center"/>
            <w:hideMark/>
          </w:tcPr>
          <w:p w:rsidRPr="005D5556" w:rsidR="0086009B" w:rsidDel="00B409B7" w:rsidRDefault="0086009B" w14:paraId="68F19481" w14:textId="1A9B46E0">
            <w:pPr>
              <w:pStyle w:val="BodyText"/>
              <w:tabs>
                <w:tab w:val="left" w:pos="720"/>
                <w:tab w:val="num" w:pos="1440"/>
              </w:tabs>
              <w:rPr>
                <w:del w:author="KARLOVCEC, Barbara" w:date="2025-02-26T14:32:00Z" w16du:dateUtc="2025-02-26T13:32:00Z" w:id="2387"/>
                <w:rFonts w:ascii="Calibri" w:hAnsi="Calibri" w:cs="Calibri"/>
                <w:sz w:val="22"/>
                <w:szCs w:val="22"/>
              </w:rPr>
              <w:pPrChange w:author="KARLOVCEC, Barbara" w:date="2025-02-26T14:32:00Z" w16du:dateUtc="2025-02-26T13:32:00Z" w:id="2388">
                <w:pPr/>
              </w:pPrChange>
            </w:pPr>
            <w:del w:author="KARLOVCEC, Barbara" w:date="2025-02-26T14:32:00Z" w16du:dateUtc="2025-02-26T13:32:00Z" w:id="2389">
              <w:r w:rsidRPr="005D5556" w:rsidDel="00B409B7">
                <w:rPr>
                  <w:rFonts w:ascii="Calibri" w:hAnsi="Calibri" w:cs="Calibri"/>
                  <w:sz w:val="22"/>
                  <w:szCs w:val="22"/>
                </w:rPr>
                <w:delText>Lagos</w:delText>
              </w:r>
            </w:del>
          </w:p>
        </w:tc>
        <w:tc>
          <w:tcPr>
            <w:tcW w:w="960" w:type="dxa"/>
            <w:tcBorders>
              <w:top w:val="single" w:color="auto" w:sz="4" w:space="0"/>
              <w:left w:val="nil"/>
              <w:bottom w:val="single" w:color="auto" w:sz="4" w:space="0"/>
              <w:right w:val="single" w:color="auto" w:sz="4" w:space="0"/>
            </w:tcBorders>
            <w:shd w:val="clear" w:color="000000" w:fill="FFD966"/>
            <w:noWrap/>
            <w:vAlign w:val="center"/>
            <w:hideMark/>
          </w:tcPr>
          <w:p w:rsidRPr="005D5556" w:rsidR="0086009B" w:rsidDel="00B409B7" w:rsidRDefault="0086009B" w14:paraId="16DAF9C0" w14:textId="1C584817">
            <w:pPr>
              <w:pStyle w:val="BodyText"/>
              <w:tabs>
                <w:tab w:val="left" w:pos="720"/>
                <w:tab w:val="num" w:pos="1440"/>
              </w:tabs>
              <w:rPr>
                <w:del w:author="KARLOVCEC, Barbara" w:date="2025-02-26T14:32:00Z" w16du:dateUtc="2025-02-26T13:32:00Z" w:id="2390"/>
                <w:rFonts w:ascii="Calibri" w:hAnsi="Calibri" w:cs="Calibri"/>
                <w:sz w:val="22"/>
                <w:szCs w:val="22"/>
              </w:rPr>
              <w:pPrChange w:author="KARLOVCEC, Barbara" w:date="2025-02-26T14:32:00Z" w16du:dateUtc="2025-02-26T13:32:00Z" w:id="2391">
                <w:pPr/>
              </w:pPrChange>
            </w:pPr>
            <w:del w:author="KARLOVCEC, Barbara" w:date="2025-02-26T14:32:00Z" w16du:dateUtc="2025-02-26T13:32:00Z" w:id="2392">
              <w:r w:rsidRPr="005D5556" w:rsidDel="00B409B7">
                <w:rPr>
                  <w:rFonts w:ascii="Calibri" w:hAnsi="Calibri" w:cs="Calibri"/>
                  <w:sz w:val="22"/>
                  <w:szCs w:val="22"/>
                </w:rPr>
                <w:delText>South West</w:delText>
              </w:r>
            </w:del>
          </w:p>
        </w:tc>
        <w:tc>
          <w:tcPr>
            <w:tcW w:w="2260" w:type="dxa"/>
            <w:tcBorders>
              <w:top w:val="single" w:color="auto" w:sz="4" w:space="0"/>
              <w:left w:val="nil"/>
              <w:bottom w:val="single" w:color="auto" w:sz="4" w:space="0"/>
              <w:right w:val="single" w:color="auto" w:sz="4" w:space="0"/>
            </w:tcBorders>
            <w:shd w:val="clear" w:color="000000" w:fill="FFD966"/>
            <w:vAlign w:val="center"/>
            <w:hideMark/>
          </w:tcPr>
          <w:p w:rsidRPr="005D5556" w:rsidR="0086009B" w:rsidDel="00B409B7" w:rsidRDefault="0086009B" w14:paraId="69ABE8E7" w14:textId="4DBE427F">
            <w:pPr>
              <w:pStyle w:val="BodyText"/>
              <w:tabs>
                <w:tab w:val="left" w:pos="720"/>
                <w:tab w:val="num" w:pos="1440"/>
              </w:tabs>
              <w:rPr>
                <w:del w:author="KARLOVCEC, Barbara" w:date="2025-02-26T14:32:00Z" w16du:dateUtc="2025-02-26T13:32:00Z" w:id="2393"/>
                <w:rFonts w:ascii="Calibri" w:hAnsi="Calibri" w:cs="Calibri"/>
                <w:sz w:val="22"/>
                <w:szCs w:val="22"/>
              </w:rPr>
              <w:pPrChange w:author="KARLOVCEC, Barbara" w:date="2025-02-26T14:32:00Z" w16du:dateUtc="2025-02-26T13:32:00Z" w:id="2394">
                <w:pPr>
                  <w:jc w:val="both"/>
                </w:pPr>
              </w:pPrChange>
            </w:pPr>
            <w:del w:author="KARLOVCEC, Barbara" w:date="2025-02-26T14:32:00Z" w16du:dateUtc="2025-02-26T13:32:00Z" w:id="2395">
              <w:r w:rsidRPr="005D5556" w:rsidDel="00B409B7">
                <w:rPr>
                  <w:rFonts w:ascii="Calibri" w:hAnsi="Calibri" w:cs="Calibri"/>
                  <w:sz w:val="22"/>
                  <w:szCs w:val="22"/>
                </w:rPr>
                <w:delText>Refrigerators, Freezers and Acs</w:delText>
              </w:r>
              <w:r w:rsidRPr="005D5556" w:rsidDel="00B409B7">
                <w:rPr>
                  <w:rFonts w:ascii="Calibri" w:hAnsi="Calibri" w:cs="Calibri"/>
                  <w:sz w:val="22"/>
                  <w:szCs w:val="22"/>
                </w:rPr>
                <w:br/>
              </w:r>
              <w:r w:rsidRPr="005D5556" w:rsidDel="00B409B7">
                <w:rPr>
                  <w:rFonts w:ascii="Calibri" w:hAnsi="Calibri" w:cs="Calibri"/>
                  <w:sz w:val="22"/>
                  <w:szCs w:val="22"/>
                </w:rPr>
                <w:delText>(LG, Hisense)</w:delText>
              </w:r>
            </w:del>
          </w:p>
        </w:tc>
      </w:tr>
      <w:tr w:rsidRPr="005D5556" w:rsidR="0086009B" w:rsidDel="00B409B7" w:rsidTr="005D5556" w14:paraId="43A58465" w14:textId="10FED48E">
        <w:trPr>
          <w:trHeight w:val="690"/>
          <w:del w:author="KARLOVCEC, Barbara" w:date="2025-02-26T14:32:00Z" w:id="2396"/>
        </w:trPr>
        <w:tc>
          <w:tcPr>
            <w:tcW w:w="580" w:type="dxa"/>
            <w:tcBorders>
              <w:top w:val="nil"/>
              <w:left w:val="single" w:color="auto" w:sz="4" w:space="0"/>
              <w:bottom w:val="single" w:color="auto" w:sz="4" w:space="0"/>
              <w:right w:val="single" w:color="auto" w:sz="4" w:space="0"/>
            </w:tcBorders>
            <w:shd w:val="clear" w:color="000000" w:fill="FFD966"/>
            <w:noWrap/>
            <w:vAlign w:val="center"/>
            <w:hideMark/>
          </w:tcPr>
          <w:p w:rsidRPr="005D5556" w:rsidR="0086009B" w:rsidDel="00B409B7" w:rsidRDefault="0086009B" w14:paraId="6049F456" w14:textId="4EB5DF6C">
            <w:pPr>
              <w:pStyle w:val="BodyText"/>
              <w:tabs>
                <w:tab w:val="left" w:pos="720"/>
                <w:tab w:val="num" w:pos="1440"/>
              </w:tabs>
              <w:rPr>
                <w:del w:author="KARLOVCEC, Barbara" w:date="2025-02-26T14:32:00Z" w16du:dateUtc="2025-02-26T13:32:00Z" w:id="2397"/>
                <w:rFonts w:ascii="Calibri" w:hAnsi="Calibri" w:cs="Calibri"/>
                <w:sz w:val="22"/>
                <w:szCs w:val="22"/>
              </w:rPr>
              <w:pPrChange w:author="KARLOVCEC, Barbara" w:date="2025-02-26T14:32:00Z" w16du:dateUtc="2025-02-26T13:32:00Z" w:id="2398">
                <w:pPr/>
              </w:pPrChange>
            </w:pPr>
            <w:del w:author="KARLOVCEC, Barbara" w:date="2025-02-26T14:32:00Z" w16du:dateUtc="2025-02-26T13:32:00Z" w:id="2399">
              <w:r w:rsidRPr="005D5556" w:rsidDel="00B409B7">
                <w:rPr>
                  <w:rFonts w:ascii="Calibri" w:hAnsi="Calibri" w:cs="Calibri"/>
                  <w:sz w:val="22"/>
                  <w:szCs w:val="22"/>
                </w:rPr>
                <w:delText>2</w:delText>
              </w:r>
            </w:del>
          </w:p>
        </w:tc>
        <w:tc>
          <w:tcPr>
            <w:tcW w:w="2280" w:type="dxa"/>
            <w:tcBorders>
              <w:top w:val="nil"/>
              <w:left w:val="nil"/>
              <w:bottom w:val="single" w:color="auto" w:sz="4" w:space="0"/>
              <w:right w:val="single" w:color="auto" w:sz="4" w:space="0"/>
            </w:tcBorders>
            <w:shd w:val="clear" w:color="000000" w:fill="FFD966"/>
            <w:vAlign w:val="bottom"/>
            <w:hideMark/>
          </w:tcPr>
          <w:p w:rsidRPr="005D5556" w:rsidR="0086009B" w:rsidDel="00B409B7" w:rsidRDefault="0086009B" w14:paraId="102F7DD9" w14:textId="35D4586C">
            <w:pPr>
              <w:pStyle w:val="BodyText"/>
              <w:tabs>
                <w:tab w:val="left" w:pos="720"/>
                <w:tab w:val="num" w:pos="1440"/>
              </w:tabs>
              <w:rPr>
                <w:del w:author="KARLOVCEC, Barbara" w:date="2025-02-26T14:32:00Z" w16du:dateUtc="2025-02-26T13:32:00Z" w:id="2400"/>
                <w:rFonts w:ascii="Calibri" w:hAnsi="Calibri" w:cs="Calibri"/>
                <w:sz w:val="22"/>
                <w:szCs w:val="22"/>
              </w:rPr>
              <w:pPrChange w:author="KARLOVCEC, Barbara" w:date="2025-02-26T14:32:00Z" w16du:dateUtc="2025-02-26T13:32:00Z" w:id="2401">
                <w:pPr/>
              </w:pPrChange>
            </w:pPr>
            <w:del w:author="KARLOVCEC, Barbara" w:date="2025-02-26T14:32:00Z" w16du:dateUtc="2025-02-26T13:32:00Z" w:id="2402">
              <w:r w:rsidRPr="005D5556" w:rsidDel="00B409B7">
                <w:rPr>
                  <w:rFonts w:ascii="Calibri" w:hAnsi="Calibri" w:cs="Calibri"/>
                  <w:sz w:val="22"/>
                  <w:szCs w:val="22"/>
                </w:rPr>
                <w:delText>New Homes Distribution</w:delText>
              </w:r>
              <w:r w:rsidRPr="005D5556" w:rsidDel="00B409B7">
                <w:rPr>
                  <w:rFonts w:ascii="Calibri" w:hAnsi="Calibri" w:cs="Calibri"/>
                  <w:sz w:val="22"/>
                  <w:szCs w:val="22"/>
                </w:rPr>
                <w:br/>
              </w:r>
              <w:r w:rsidRPr="005D5556" w:rsidDel="00B409B7">
                <w:rPr>
                  <w:rFonts w:ascii="Calibri" w:hAnsi="Calibri" w:cs="Calibri"/>
                  <w:sz w:val="22"/>
                  <w:szCs w:val="22"/>
                </w:rPr>
                <w:delText xml:space="preserve"> Africa Ltd</w:delText>
              </w:r>
            </w:del>
          </w:p>
        </w:tc>
        <w:tc>
          <w:tcPr>
            <w:tcW w:w="960" w:type="dxa"/>
            <w:tcBorders>
              <w:top w:val="nil"/>
              <w:left w:val="nil"/>
              <w:bottom w:val="single" w:color="auto" w:sz="4" w:space="0"/>
              <w:right w:val="single" w:color="auto" w:sz="4" w:space="0"/>
            </w:tcBorders>
            <w:shd w:val="clear" w:color="000000" w:fill="FFD966"/>
            <w:noWrap/>
            <w:vAlign w:val="center"/>
            <w:hideMark/>
          </w:tcPr>
          <w:p w:rsidRPr="005D5556" w:rsidR="0086009B" w:rsidDel="00B409B7" w:rsidRDefault="0086009B" w14:paraId="08FBA6A2" w14:textId="738F13FD">
            <w:pPr>
              <w:pStyle w:val="BodyText"/>
              <w:tabs>
                <w:tab w:val="left" w:pos="720"/>
                <w:tab w:val="num" w:pos="1440"/>
              </w:tabs>
              <w:rPr>
                <w:del w:author="KARLOVCEC, Barbara" w:date="2025-02-26T14:32:00Z" w16du:dateUtc="2025-02-26T13:32:00Z" w:id="2403"/>
                <w:rFonts w:ascii="Calibri" w:hAnsi="Calibri" w:cs="Calibri"/>
                <w:sz w:val="22"/>
                <w:szCs w:val="22"/>
              </w:rPr>
              <w:pPrChange w:author="KARLOVCEC, Barbara" w:date="2025-02-26T14:32:00Z" w16du:dateUtc="2025-02-26T13:32:00Z" w:id="2404">
                <w:pPr/>
              </w:pPrChange>
            </w:pPr>
            <w:del w:author="KARLOVCEC, Barbara" w:date="2025-02-26T14:32:00Z" w16du:dateUtc="2025-02-26T13:32:00Z" w:id="2405">
              <w:r w:rsidRPr="005D5556" w:rsidDel="00B409B7">
                <w:rPr>
                  <w:rFonts w:ascii="Calibri" w:hAnsi="Calibri" w:cs="Calibri"/>
                  <w:sz w:val="22"/>
                  <w:szCs w:val="22"/>
                </w:rPr>
                <w:delText>Lagos</w:delText>
              </w:r>
            </w:del>
          </w:p>
        </w:tc>
        <w:tc>
          <w:tcPr>
            <w:tcW w:w="960" w:type="dxa"/>
            <w:tcBorders>
              <w:top w:val="nil"/>
              <w:left w:val="nil"/>
              <w:bottom w:val="single" w:color="auto" w:sz="4" w:space="0"/>
              <w:right w:val="single" w:color="auto" w:sz="4" w:space="0"/>
            </w:tcBorders>
            <w:shd w:val="clear" w:color="000000" w:fill="FFD966"/>
            <w:noWrap/>
            <w:vAlign w:val="center"/>
            <w:hideMark/>
          </w:tcPr>
          <w:p w:rsidRPr="005D5556" w:rsidR="0086009B" w:rsidDel="00B409B7" w:rsidRDefault="0086009B" w14:paraId="39343C31" w14:textId="10A40595">
            <w:pPr>
              <w:pStyle w:val="BodyText"/>
              <w:tabs>
                <w:tab w:val="left" w:pos="720"/>
                <w:tab w:val="num" w:pos="1440"/>
              </w:tabs>
              <w:rPr>
                <w:del w:author="KARLOVCEC, Barbara" w:date="2025-02-26T14:32:00Z" w16du:dateUtc="2025-02-26T13:32:00Z" w:id="2406"/>
                <w:rFonts w:ascii="Calibri" w:hAnsi="Calibri" w:cs="Calibri"/>
                <w:sz w:val="22"/>
                <w:szCs w:val="22"/>
              </w:rPr>
              <w:pPrChange w:author="KARLOVCEC, Barbara" w:date="2025-02-26T14:32:00Z" w16du:dateUtc="2025-02-26T13:32:00Z" w:id="2407">
                <w:pPr/>
              </w:pPrChange>
            </w:pPr>
            <w:del w:author="KARLOVCEC, Barbara" w:date="2025-02-26T14:32:00Z" w16du:dateUtc="2025-02-26T13:32:00Z" w:id="2408">
              <w:r w:rsidRPr="005D5556" w:rsidDel="00B409B7">
                <w:rPr>
                  <w:rFonts w:ascii="Calibri" w:hAnsi="Calibri" w:cs="Calibri"/>
                  <w:sz w:val="22"/>
                  <w:szCs w:val="22"/>
                </w:rPr>
                <w:delText>South West</w:delText>
              </w:r>
            </w:del>
          </w:p>
        </w:tc>
        <w:tc>
          <w:tcPr>
            <w:tcW w:w="2260" w:type="dxa"/>
            <w:tcBorders>
              <w:top w:val="nil"/>
              <w:left w:val="nil"/>
              <w:bottom w:val="single" w:color="auto" w:sz="4" w:space="0"/>
              <w:right w:val="single" w:color="auto" w:sz="4" w:space="0"/>
            </w:tcBorders>
            <w:shd w:val="clear" w:color="000000" w:fill="FFD966"/>
            <w:vAlign w:val="bottom"/>
            <w:hideMark/>
          </w:tcPr>
          <w:p w:rsidRPr="005D5556" w:rsidR="0086009B" w:rsidDel="00B409B7" w:rsidRDefault="0086009B" w14:paraId="23F5E524" w14:textId="10FB3A78">
            <w:pPr>
              <w:pStyle w:val="BodyText"/>
              <w:tabs>
                <w:tab w:val="left" w:pos="720"/>
                <w:tab w:val="num" w:pos="1440"/>
              </w:tabs>
              <w:rPr>
                <w:del w:author="KARLOVCEC, Barbara" w:date="2025-02-26T14:32:00Z" w16du:dateUtc="2025-02-26T13:32:00Z" w:id="2409"/>
                <w:rFonts w:ascii="Calibri" w:hAnsi="Calibri" w:cs="Calibri"/>
                <w:sz w:val="22"/>
                <w:szCs w:val="22"/>
              </w:rPr>
              <w:pPrChange w:author="KARLOVCEC, Barbara" w:date="2025-02-26T14:32:00Z" w16du:dateUtc="2025-02-26T13:32:00Z" w:id="2410">
                <w:pPr/>
              </w:pPrChange>
            </w:pPr>
            <w:del w:author="KARLOVCEC, Barbara" w:date="2025-02-26T14:32:00Z" w16du:dateUtc="2025-02-26T13:32:00Z" w:id="2411">
              <w:r w:rsidRPr="005D5556" w:rsidDel="00B409B7">
                <w:rPr>
                  <w:rFonts w:ascii="Calibri" w:hAnsi="Calibri" w:cs="Calibri"/>
                  <w:sz w:val="22"/>
                  <w:szCs w:val="22"/>
                </w:rPr>
                <w:delText xml:space="preserve">ACs and Frigdes </w:delText>
              </w:r>
              <w:r w:rsidRPr="005D5556" w:rsidDel="00B409B7">
                <w:rPr>
                  <w:rFonts w:ascii="Calibri" w:hAnsi="Calibri" w:cs="Calibri"/>
                  <w:sz w:val="22"/>
                  <w:szCs w:val="22"/>
                </w:rPr>
                <w:br/>
              </w:r>
              <w:r w:rsidRPr="005D5556" w:rsidDel="00B409B7">
                <w:rPr>
                  <w:rFonts w:ascii="Calibri" w:hAnsi="Calibri" w:cs="Calibri"/>
                  <w:sz w:val="22"/>
                  <w:szCs w:val="22"/>
                </w:rPr>
                <w:delText>(Midea and Scanfrost)</w:delText>
              </w:r>
            </w:del>
          </w:p>
        </w:tc>
      </w:tr>
      <w:tr w:rsidRPr="005D5556" w:rsidR="0086009B" w:rsidDel="00B409B7" w:rsidTr="005D5556" w14:paraId="231E5E4C" w14:textId="23EC05E5">
        <w:trPr>
          <w:trHeight w:val="300"/>
          <w:del w:author="KARLOVCEC, Barbara" w:date="2025-02-26T14:32:00Z" w:id="2412"/>
        </w:trPr>
        <w:tc>
          <w:tcPr>
            <w:tcW w:w="580" w:type="dxa"/>
            <w:tcBorders>
              <w:top w:val="nil"/>
              <w:left w:val="single" w:color="auto" w:sz="4" w:space="0"/>
              <w:bottom w:val="single" w:color="auto" w:sz="4" w:space="0"/>
              <w:right w:val="single" w:color="auto" w:sz="4" w:space="0"/>
            </w:tcBorders>
            <w:shd w:val="clear" w:color="000000" w:fill="FFD966"/>
            <w:noWrap/>
            <w:vAlign w:val="center"/>
            <w:hideMark/>
          </w:tcPr>
          <w:p w:rsidRPr="005D5556" w:rsidR="0086009B" w:rsidDel="00B409B7" w:rsidRDefault="0086009B" w14:paraId="3FD4DD80" w14:textId="2855F995">
            <w:pPr>
              <w:pStyle w:val="BodyText"/>
              <w:tabs>
                <w:tab w:val="left" w:pos="720"/>
                <w:tab w:val="num" w:pos="1440"/>
              </w:tabs>
              <w:rPr>
                <w:del w:author="KARLOVCEC, Barbara" w:date="2025-02-26T14:32:00Z" w16du:dateUtc="2025-02-26T13:32:00Z" w:id="2413"/>
                <w:rFonts w:ascii="Calibri" w:hAnsi="Calibri" w:cs="Calibri"/>
                <w:sz w:val="22"/>
                <w:szCs w:val="22"/>
              </w:rPr>
              <w:pPrChange w:author="KARLOVCEC, Barbara" w:date="2025-02-26T14:32:00Z" w16du:dateUtc="2025-02-26T13:32:00Z" w:id="2414">
                <w:pPr/>
              </w:pPrChange>
            </w:pPr>
            <w:del w:author="KARLOVCEC, Barbara" w:date="2025-02-26T14:32:00Z" w16du:dateUtc="2025-02-26T13:32:00Z" w:id="2415">
              <w:r w:rsidRPr="005D5556" w:rsidDel="00B409B7">
                <w:rPr>
                  <w:rFonts w:ascii="Calibri" w:hAnsi="Calibri" w:cs="Calibri"/>
                  <w:sz w:val="22"/>
                  <w:szCs w:val="22"/>
                </w:rPr>
                <w:delText>3</w:delText>
              </w:r>
            </w:del>
          </w:p>
        </w:tc>
        <w:tc>
          <w:tcPr>
            <w:tcW w:w="2280" w:type="dxa"/>
            <w:tcBorders>
              <w:top w:val="nil"/>
              <w:left w:val="nil"/>
              <w:bottom w:val="single" w:color="auto" w:sz="4" w:space="0"/>
              <w:right w:val="single" w:color="auto" w:sz="4" w:space="0"/>
            </w:tcBorders>
            <w:shd w:val="clear" w:color="000000" w:fill="FFD966"/>
            <w:noWrap/>
            <w:vAlign w:val="center"/>
            <w:hideMark/>
          </w:tcPr>
          <w:p w:rsidRPr="005D5556" w:rsidR="0086009B" w:rsidDel="00B409B7" w:rsidRDefault="0086009B" w14:paraId="644243ED" w14:textId="1698E856">
            <w:pPr>
              <w:pStyle w:val="BodyText"/>
              <w:tabs>
                <w:tab w:val="left" w:pos="720"/>
                <w:tab w:val="num" w:pos="1440"/>
              </w:tabs>
              <w:rPr>
                <w:del w:author="KARLOVCEC, Barbara" w:date="2025-02-26T14:32:00Z" w16du:dateUtc="2025-02-26T13:32:00Z" w:id="2416"/>
                <w:rFonts w:ascii="Calibri" w:hAnsi="Calibri" w:cs="Calibri"/>
                <w:sz w:val="22"/>
                <w:szCs w:val="22"/>
              </w:rPr>
              <w:pPrChange w:author="KARLOVCEC, Barbara" w:date="2025-02-26T14:32:00Z" w16du:dateUtc="2025-02-26T13:32:00Z" w:id="2417">
                <w:pPr/>
              </w:pPrChange>
            </w:pPr>
            <w:del w:author="KARLOVCEC, Barbara" w:date="2025-02-26T14:32:00Z" w16du:dateUtc="2025-02-26T13:32:00Z" w:id="2418">
              <w:r w:rsidRPr="005D5556" w:rsidDel="00B409B7">
                <w:rPr>
                  <w:rFonts w:ascii="Calibri" w:hAnsi="Calibri" w:cs="Calibri"/>
                  <w:sz w:val="22"/>
                  <w:szCs w:val="22"/>
                </w:rPr>
                <w:delText>Cold Hubs Ltd</w:delText>
              </w:r>
            </w:del>
          </w:p>
        </w:tc>
        <w:tc>
          <w:tcPr>
            <w:tcW w:w="960" w:type="dxa"/>
            <w:tcBorders>
              <w:top w:val="nil"/>
              <w:left w:val="nil"/>
              <w:bottom w:val="single" w:color="auto" w:sz="4" w:space="0"/>
              <w:right w:val="single" w:color="auto" w:sz="4" w:space="0"/>
            </w:tcBorders>
            <w:shd w:val="clear" w:color="000000" w:fill="FFD966"/>
            <w:noWrap/>
            <w:vAlign w:val="center"/>
            <w:hideMark/>
          </w:tcPr>
          <w:p w:rsidRPr="005D5556" w:rsidR="0086009B" w:rsidDel="00B409B7" w:rsidRDefault="0086009B" w14:paraId="5D34BF6D" w14:textId="78FFAB29">
            <w:pPr>
              <w:pStyle w:val="BodyText"/>
              <w:tabs>
                <w:tab w:val="left" w:pos="720"/>
                <w:tab w:val="num" w:pos="1440"/>
              </w:tabs>
              <w:rPr>
                <w:del w:author="KARLOVCEC, Barbara" w:date="2025-02-26T14:32:00Z" w16du:dateUtc="2025-02-26T13:32:00Z" w:id="2419"/>
                <w:rFonts w:ascii="Calibri" w:hAnsi="Calibri" w:cs="Calibri"/>
                <w:sz w:val="22"/>
                <w:szCs w:val="22"/>
              </w:rPr>
              <w:pPrChange w:author="KARLOVCEC, Barbara" w:date="2025-02-26T14:32:00Z" w16du:dateUtc="2025-02-26T13:32:00Z" w:id="2420">
                <w:pPr/>
              </w:pPrChange>
            </w:pPr>
            <w:del w:author="KARLOVCEC, Barbara" w:date="2025-02-26T14:32:00Z" w16du:dateUtc="2025-02-26T13:32:00Z" w:id="2421">
              <w:r w:rsidRPr="005D5556" w:rsidDel="00B409B7">
                <w:rPr>
                  <w:rFonts w:ascii="Calibri" w:hAnsi="Calibri" w:cs="Calibri"/>
                  <w:sz w:val="22"/>
                  <w:szCs w:val="22"/>
                </w:rPr>
                <w:delText>Lagos</w:delText>
              </w:r>
            </w:del>
          </w:p>
        </w:tc>
        <w:tc>
          <w:tcPr>
            <w:tcW w:w="960" w:type="dxa"/>
            <w:tcBorders>
              <w:top w:val="nil"/>
              <w:left w:val="nil"/>
              <w:bottom w:val="single" w:color="auto" w:sz="4" w:space="0"/>
              <w:right w:val="single" w:color="auto" w:sz="4" w:space="0"/>
            </w:tcBorders>
            <w:shd w:val="clear" w:color="000000" w:fill="FFD966"/>
            <w:noWrap/>
            <w:vAlign w:val="center"/>
            <w:hideMark/>
          </w:tcPr>
          <w:p w:rsidRPr="005D5556" w:rsidR="0086009B" w:rsidDel="00B409B7" w:rsidRDefault="0086009B" w14:paraId="4BA09AC1" w14:textId="1CC4DB43">
            <w:pPr>
              <w:pStyle w:val="BodyText"/>
              <w:tabs>
                <w:tab w:val="left" w:pos="720"/>
                <w:tab w:val="num" w:pos="1440"/>
              </w:tabs>
              <w:rPr>
                <w:del w:author="KARLOVCEC, Barbara" w:date="2025-02-26T14:32:00Z" w16du:dateUtc="2025-02-26T13:32:00Z" w:id="2422"/>
                <w:rFonts w:ascii="Calibri" w:hAnsi="Calibri" w:cs="Calibri"/>
                <w:sz w:val="22"/>
                <w:szCs w:val="22"/>
              </w:rPr>
              <w:pPrChange w:author="KARLOVCEC, Barbara" w:date="2025-02-26T14:32:00Z" w16du:dateUtc="2025-02-26T13:32:00Z" w:id="2423">
                <w:pPr/>
              </w:pPrChange>
            </w:pPr>
            <w:del w:author="KARLOVCEC, Barbara" w:date="2025-02-26T14:32:00Z" w16du:dateUtc="2025-02-26T13:32:00Z" w:id="2424">
              <w:r w:rsidRPr="005D5556" w:rsidDel="00B409B7">
                <w:rPr>
                  <w:rFonts w:ascii="Calibri" w:hAnsi="Calibri" w:cs="Calibri"/>
                  <w:sz w:val="22"/>
                  <w:szCs w:val="22"/>
                </w:rPr>
                <w:delText>South West</w:delText>
              </w:r>
            </w:del>
          </w:p>
        </w:tc>
        <w:tc>
          <w:tcPr>
            <w:tcW w:w="2260" w:type="dxa"/>
            <w:tcBorders>
              <w:top w:val="nil"/>
              <w:left w:val="nil"/>
              <w:bottom w:val="single" w:color="auto" w:sz="4" w:space="0"/>
              <w:right w:val="single" w:color="auto" w:sz="4" w:space="0"/>
            </w:tcBorders>
            <w:shd w:val="clear" w:color="000000" w:fill="FFD966"/>
            <w:noWrap/>
            <w:vAlign w:val="bottom"/>
            <w:hideMark/>
          </w:tcPr>
          <w:p w:rsidRPr="005D5556" w:rsidR="0086009B" w:rsidDel="00B409B7" w:rsidRDefault="0086009B" w14:paraId="6B5DB600" w14:textId="23F25D24">
            <w:pPr>
              <w:pStyle w:val="BodyText"/>
              <w:tabs>
                <w:tab w:val="left" w:pos="720"/>
                <w:tab w:val="num" w:pos="1440"/>
              </w:tabs>
              <w:rPr>
                <w:del w:author="KARLOVCEC, Barbara" w:date="2025-02-26T14:32:00Z" w16du:dateUtc="2025-02-26T13:32:00Z" w:id="2425"/>
                <w:rFonts w:ascii="Calibri" w:hAnsi="Calibri" w:cs="Calibri"/>
                <w:sz w:val="22"/>
                <w:szCs w:val="22"/>
              </w:rPr>
              <w:pPrChange w:author="KARLOVCEC, Barbara" w:date="2025-02-26T14:32:00Z" w16du:dateUtc="2025-02-26T13:32:00Z" w:id="2426">
                <w:pPr/>
              </w:pPrChange>
            </w:pPr>
            <w:del w:author="KARLOVCEC, Barbara" w:date="2025-02-26T14:32:00Z" w16du:dateUtc="2025-02-26T13:32:00Z" w:id="2427">
              <w:r w:rsidRPr="005D5556" w:rsidDel="00B409B7">
                <w:rPr>
                  <w:rFonts w:ascii="Calibri" w:hAnsi="Calibri" w:cs="Calibri"/>
                  <w:sz w:val="22"/>
                  <w:szCs w:val="22"/>
                </w:rPr>
                <w:delText>Cool rooms</w:delText>
              </w:r>
            </w:del>
          </w:p>
        </w:tc>
      </w:tr>
      <w:tr w:rsidRPr="005D5556" w:rsidR="0086009B" w:rsidDel="00B409B7" w:rsidTr="005D5556" w14:paraId="4E434275" w14:textId="4CB765C0">
        <w:trPr>
          <w:trHeight w:val="300"/>
          <w:del w:author="KARLOVCEC, Barbara" w:date="2025-02-26T14:32:00Z" w:id="2428"/>
        </w:trPr>
        <w:tc>
          <w:tcPr>
            <w:tcW w:w="580" w:type="dxa"/>
            <w:tcBorders>
              <w:top w:val="nil"/>
              <w:left w:val="single" w:color="auto" w:sz="4" w:space="0"/>
              <w:bottom w:val="single" w:color="auto" w:sz="4" w:space="0"/>
              <w:right w:val="single" w:color="auto" w:sz="4" w:space="0"/>
            </w:tcBorders>
            <w:shd w:val="clear" w:color="000000" w:fill="FFD966"/>
            <w:noWrap/>
            <w:vAlign w:val="center"/>
            <w:hideMark/>
          </w:tcPr>
          <w:p w:rsidRPr="005D5556" w:rsidR="0086009B" w:rsidDel="00B409B7" w:rsidRDefault="0086009B" w14:paraId="5F144E18" w14:textId="29E71857">
            <w:pPr>
              <w:pStyle w:val="BodyText"/>
              <w:tabs>
                <w:tab w:val="left" w:pos="720"/>
                <w:tab w:val="num" w:pos="1440"/>
              </w:tabs>
              <w:rPr>
                <w:del w:author="KARLOVCEC, Barbara" w:date="2025-02-26T14:32:00Z" w16du:dateUtc="2025-02-26T13:32:00Z" w:id="2429"/>
                <w:rFonts w:ascii="Calibri" w:hAnsi="Calibri" w:cs="Calibri"/>
                <w:sz w:val="22"/>
                <w:szCs w:val="22"/>
              </w:rPr>
              <w:pPrChange w:author="KARLOVCEC, Barbara" w:date="2025-02-26T14:32:00Z" w16du:dateUtc="2025-02-26T13:32:00Z" w:id="2430">
                <w:pPr/>
              </w:pPrChange>
            </w:pPr>
            <w:del w:author="KARLOVCEC, Barbara" w:date="2025-02-26T14:32:00Z" w16du:dateUtc="2025-02-26T13:32:00Z" w:id="2431">
              <w:r w:rsidRPr="005D5556" w:rsidDel="00B409B7">
                <w:rPr>
                  <w:rFonts w:ascii="Calibri" w:hAnsi="Calibri" w:cs="Calibri"/>
                  <w:sz w:val="22"/>
                  <w:szCs w:val="22"/>
                </w:rPr>
                <w:delText>4</w:delText>
              </w:r>
            </w:del>
          </w:p>
        </w:tc>
        <w:tc>
          <w:tcPr>
            <w:tcW w:w="2280" w:type="dxa"/>
            <w:tcBorders>
              <w:top w:val="nil"/>
              <w:left w:val="nil"/>
              <w:bottom w:val="single" w:color="auto" w:sz="4" w:space="0"/>
              <w:right w:val="single" w:color="auto" w:sz="4" w:space="0"/>
            </w:tcBorders>
            <w:shd w:val="clear" w:color="000000" w:fill="FFD966"/>
            <w:noWrap/>
            <w:vAlign w:val="bottom"/>
            <w:hideMark/>
          </w:tcPr>
          <w:p w:rsidRPr="005D5556" w:rsidR="0086009B" w:rsidDel="00B409B7" w:rsidRDefault="0086009B" w14:paraId="2904C94F" w14:textId="331F9B97">
            <w:pPr>
              <w:pStyle w:val="BodyText"/>
              <w:tabs>
                <w:tab w:val="left" w:pos="720"/>
                <w:tab w:val="num" w:pos="1440"/>
              </w:tabs>
              <w:rPr>
                <w:del w:author="KARLOVCEC, Barbara" w:date="2025-02-26T14:32:00Z" w16du:dateUtc="2025-02-26T13:32:00Z" w:id="2432"/>
                <w:rFonts w:ascii="Calibri" w:hAnsi="Calibri" w:cs="Calibri"/>
                <w:sz w:val="22"/>
                <w:szCs w:val="22"/>
              </w:rPr>
              <w:pPrChange w:author="KARLOVCEC, Barbara" w:date="2025-02-26T14:32:00Z" w16du:dateUtc="2025-02-26T13:32:00Z" w:id="2433">
                <w:pPr/>
              </w:pPrChange>
            </w:pPr>
            <w:del w:author="KARLOVCEC, Barbara" w:date="2025-02-26T14:32:00Z" w16du:dateUtc="2025-02-26T13:32:00Z" w:id="2434">
              <w:r w:rsidRPr="005D5556" w:rsidDel="00B409B7">
                <w:rPr>
                  <w:rFonts w:ascii="Calibri" w:hAnsi="Calibri" w:cs="Calibri"/>
                  <w:sz w:val="22"/>
                  <w:szCs w:val="22"/>
                </w:rPr>
                <w:delText>Koolboks Nig. Ltd</w:delText>
              </w:r>
            </w:del>
          </w:p>
        </w:tc>
        <w:tc>
          <w:tcPr>
            <w:tcW w:w="960" w:type="dxa"/>
            <w:tcBorders>
              <w:top w:val="nil"/>
              <w:left w:val="nil"/>
              <w:bottom w:val="single" w:color="auto" w:sz="4" w:space="0"/>
              <w:right w:val="single" w:color="auto" w:sz="4" w:space="0"/>
            </w:tcBorders>
            <w:shd w:val="clear" w:color="000000" w:fill="FFD966"/>
            <w:noWrap/>
            <w:vAlign w:val="center"/>
            <w:hideMark/>
          </w:tcPr>
          <w:p w:rsidRPr="005D5556" w:rsidR="0086009B" w:rsidDel="00B409B7" w:rsidRDefault="0086009B" w14:paraId="37ABA654" w14:textId="5A357A06">
            <w:pPr>
              <w:pStyle w:val="BodyText"/>
              <w:tabs>
                <w:tab w:val="left" w:pos="720"/>
                <w:tab w:val="num" w:pos="1440"/>
              </w:tabs>
              <w:rPr>
                <w:del w:author="KARLOVCEC, Barbara" w:date="2025-02-26T14:32:00Z" w16du:dateUtc="2025-02-26T13:32:00Z" w:id="2435"/>
                <w:rFonts w:ascii="Calibri" w:hAnsi="Calibri" w:cs="Calibri"/>
                <w:sz w:val="22"/>
                <w:szCs w:val="22"/>
              </w:rPr>
              <w:pPrChange w:author="KARLOVCEC, Barbara" w:date="2025-02-26T14:32:00Z" w16du:dateUtc="2025-02-26T13:32:00Z" w:id="2436">
                <w:pPr/>
              </w:pPrChange>
            </w:pPr>
            <w:del w:author="KARLOVCEC, Barbara" w:date="2025-02-26T14:32:00Z" w16du:dateUtc="2025-02-26T13:32:00Z" w:id="2437">
              <w:r w:rsidRPr="005D5556" w:rsidDel="00B409B7">
                <w:rPr>
                  <w:rFonts w:ascii="Calibri" w:hAnsi="Calibri" w:cs="Calibri"/>
                  <w:sz w:val="22"/>
                  <w:szCs w:val="22"/>
                </w:rPr>
                <w:delText>Lagos</w:delText>
              </w:r>
            </w:del>
          </w:p>
        </w:tc>
        <w:tc>
          <w:tcPr>
            <w:tcW w:w="960" w:type="dxa"/>
            <w:tcBorders>
              <w:top w:val="nil"/>
              <w:left w:val="nil"/>
              <w:bottom w:val="single" w:color="auto" w:sz="4" w:space="0"/>
              <w:right w:val="single" w:color="auto" w:sz="4" w:space="0"/>
            </w:tcBorders>
            <w:shd w:val="clear" w:color="000000" w:fill="FFD966"/>
            <w:noWrap/>
            <w:vAlign w:val="center"/>
            <w:hideMark/>
          </w:tcPr>
          <w:p w:rsidRPr="005D5556" w:rsidR="0086009B" w:rsidDel="00B409B7" w:rsidRDefault="0086009B" w14:paraId="4F18BB0F" w14:textId="5010CAAD">
            <w:pPr>
              <w:pStyle w:val="BodyText"/>
              <w:tabs>
                <w:tab w:val="left" w:pos="720"/>
                <w:tab w:val="num" w:pos="1440"/>
              </w:tabs>
              <w:rPr>
                <w:del w:author="KARLOVCEC, Barbara" w:date="2025-02-26T14:32:00Z" w16du:dateUtc="2025-02-26T13:32:00Z" w:id="2438"/>
                <w:rFonts w:ascii="Calibri" w:hAnsi="Calibri" w:cs="Calibri"/>
                <w:sz w:val="22"/>
                <w:szCs w:val="22"/>
              </w:rPr>
              <w:pPrChange w:author="KARLOVCEC, Barbara" w:date="2025-02-26T14:32:00Z" w16du:dateUtc="2025-02-26T13:32:00Z" w:id="2439">
                <w:pPr/>
              </w:pPrChange>
            </w:pPr>
            <w:del w:author="KARLOVCEC, Barbara" w:date="2025-02-26T14:32:00Z" w16du:dateUtc="2025-02-26T13:32:00Z" w:id="2440">
              <w:r w:rsidRPr="005D5556" w:rsidDel="00B409B7">
                <w:rPr>
                  <w:rFonts w:ascii="Calibri" w:hAnsi="Calibri" w:cs="Calibri"/>
                  <w:sz w:val="22"/>
                  <w:szCs w:val="22"/>
                </w:rPr>
                <w:delText>South West</w:delText>
              </w:r>
            </w:del>
          </w:p>
        </w:tc>
        <w:tc>
          <w:tcPr>
            <w:tcW w:w="2260" w:type="dxa"/>
            <w:tcBorders>
              <w:top w:val="nil"/>
              <w:left w:val="nil"/>
              <w:bottom w:val="single" w:color="auto" w:sz="4" w:space="0"/>
              <w:right w:val="single" w:color="auto" w:sz="4" w:space="0"/>
            </w:tcBorders>
            <w:shd w:val="clear" w:color="000000" w:fill="FFD966"/>
            <w:vAlign w:val="center"/>
            <w:hideMark/>
          </w:tcPr>
          <w:p w:rsidRPr="005D5556" w:rsidR="0086009B" w:rsidDel="00B409B7" w:rsidRDefault="0086009B" w14:paraId="02CD006D" w14:textId="3214380F">
            <w:pPr>
              <w:pStyle w:val="BodyText"/>
              <w:tabs>
                <w:tab w:val="left" w:pos="720"/>
                <w:tab w:val="num" w:pos="1440"/>
              </w:tabs>
              <w:rPr>
                <w:del w:author="KARLOVCEC, Barbara" w:date="2025-02-26T14:32:00Z" w16du:dateUtc="2025-02-26T13:32:00Z" w:id="2441"/>
                <w:rFonts w:ascii="Calibri" w:hAnsi="Calibri" w:cs="Calibri"/>
                <w:sz w:val="22"/>
                <w:szCs w:val="22"/>
              </w:rPr>
              <w:pPrChange w:author="KARLOVCEC, Barbara" w:date="2025-02-26T14:32:00Z" w16du:dateUtc="2025-02-26T13:32:00Z" w:id="2442">
                <w:pPr>
                  <w:jc w:val="both"/>
                </w:pPr>
              </w:pPrChange>
            </w:pPr>
            <w:del w:author="KARLOVCEC, Barbara" w:date="2025-02-26T14:32:00Z" w16du:dateUtc="2025-02-26T13:32:00Z" w:id="2443">
              <w:r w:rsidRPr="005D5556" w:rsidDel="00B409B7">
                <w:rPr>
                  <w:rFonts w:ascii="Calibri" w:hAnsi="Calibri" w:cs="Calibri"/>
                  <w:sz w:val="22"/>
                  <w:szCs w:val="22"/>
                </w:rPr>
                <w:delText>Koolboks Freezers</w:delText>
              </w:r>
            </w:del>
          </w:p>
        </w:tc>
      </w:tr>
      <w:tr w:rsidRPr="005D5556" w:rsidR="0086009B" w:rsidDel="00B409B7" w:rsidTr="005D5556" w14:paraId="3C9C0AC6" w14:textId="766B32AA">
        <w:trPr>
          <w:trHeight w:val="450"/>
          <w:del w:author="KARLOVCEC, Barbara" w:date="2025-02-26T14:32:00Z" w:id="2444"/>
        </w:trPr>
        <w:tc>
          <w:tcPr>
            <w:tcW w:w="580" w:type="dxa"/>
            <w:tcBorders>
              <w:top w:val="nil"/>
              <w:left w:val="single" w:color="auto" w:sz="4" w:space="0"/>
              <w:bottom w:val="single" w:color="auto" w:sz="4" w:space="0"/>
              <w:right w:val="single" w:color="auto" w:sz="4" w:space="0"/>
            </w:tcBorders>
            <w:shd w:val="clear" w:color="000000" w:fill="FFD966"/>
            <w:noWrap/>
            <w:vAlign w:val="center"/>
            <w:hideMark/>
          </w:tcPr>
          <w:p w:rsidRPr="005D5556" w:rsidR="0086009B" w:rsidDel="00B409B7" w:rsidRDefault="0086009B" w14:paraId="055966C3" w14:textId="225A6ED1">
            <w:pPr>
              <w:pStyle w:val="BodyText"/>
              <w:tabs>
                <w:tab w:val="left" w:pos="720"/>
                <w:tab w:val="num" w:pos="1440"/>
              </w:tabs>
              <w:rPr>
                <w:del w:author="KARLOVCEC, Barbara" w:date="2025-02-26T14:32:00Z" w16du:dateUtc="2025-02-26T13:32:00Z" w:id="2445"/>
                <w:rFonts w:ascii="Calibri" w:hAnsi="Calibri" w:cs="Calibri"/>
                <w:sz w:val="22"/>
                <w:szCs w:val="22"/>
              </w:rPr>
              <w:pPrChange w:author="KARLOVCEC, Barbara" w:date="2025-02-26T14:32:00Z" w16du:dateUtc="2025-02-26T13:32:00Z" w:id="2446">
                <w:pPr/>
              </w:pPrChange>
            </w:pPr>
            <w:del w:author="KARLOVCEC, Barbara" w:date="2025-02-26T14:32:00Z" w16du:dateUtc="2025-02-26T13:32:00Z" w:id="2447">
              <w:r w:rsidRPr="005D5556" w:rsidDel="00B409B7">
                <w:rPr>
                  <w:rFonts w:ascii="Calibri" w:hAnsi="Calibri" w:cs="Calibri"/>
                  <w:sz w:val="22"/>
                  <w:szCs w:val="22"/>
                </w:rPr>
                <w:delText>5</w:delText>
              </w:r>
            </w:del>
          </w:p>
        </w:tc>
        <w:tc>
          <w:tcPr>
            <w:tcW w:w="2280" w:type="dxa"/>
            <w:tcBorders>
              <w:top w:val="nil"/>
              <w:left w:val="nil"/>
              <w:bottom w:val="single" w:color="auto" w:sz="4" w:space="0"/>
              <w:right w:val="single" w:color="auto" w:sz="4" w:space="0"/>
            </w:tcBorders>
            <w:shd w:val="clear" w:color="000000" w:fill="FFD966"/>
            <w:noWrap/>
            <w:vAlign w:val="bottom"/>
            <w:hideMark/>
          </w:tcPr>
          <w:p w:rsidRPr="005D5556" w:rsidR="0086009B" w:rsidDel="00B409B7" w:rsidRDefault="0086009B" w14:paraId="51C7FBAA" w14:textId="522B0349">
            <w:pPr>
              <w:pStyle w:val="BodyText"/>
              <w:tabs>
                <w:tab w:val="left" w:pos="720"/>
                <w:tab w:val="num" w:pos="1440"/>
              </w:tabs>
              <w:rPr>
                <w:del w:author="KARLOVCEC, Barbara" w:date="2025-02-26T14:32:00Z" w16du:dateUtc="2025-02-26T13:32:00Z" w:id="2448"/>
                <w:rFonts w:ascii="Calibri" w:hAnsi="Calibri" w:cs="Calibri"/>
                <w:sz w:val="22"/>
                <w:szCs w:val="22"/>
              </w:rPr>
              <w:pPrChange w:author="KARLOVCEC, Barbara" w:date="2025-02-26T14:32:00Z" w16du:dateUtc="2025-02-26T13:32:00Z" w:id="2449">
                <w:pPr/>
              </w:pPrChange>
            </w:pPr>
            <w:del w:author="KARLOVCEC, Barbara" w:date="2025-02-26T14:32:00Z" w16du:dateUtc="2025-02-26T13:32:00Z" w:id="2450">
              <w:r w:rsidRPr="005D5556" w:rsidDel="00B409B7">
                <w:rPr>
                  <w:rFonts w:ascii="Calibri" w:hAnsi="Calibri" w:cs="Calibri"/>
                  <w:sz w:val="22"/>
                  <w:szCs w:val="22"/>
                </w:rPr>
                <w:delText>SIM Nig. Ltd</w:delText>
              </w:r>
            </w:del>
          </w:p>
        </w:tc>
        <w:tc>
          <w:tcPr>
            <w:tcW w:w="960" w:type="dxa"/>
            <w:tcBorders>
              <w:top w:val="nil"/>
              <w:left w:val="nil"/>
              <w:bottom w:val="single" w:color="auto" w:sz="4" w:space="0"/>
              <w:right w:val="single" w:color="auto" w:sz="4" w:space="0"/>
            </w:tcBorders>
            <w:shd w:val="clear" w:color="000000" w:fill="FFD966"/>
            <w:noWrap/>
            <w:vAlign w:val="center"/>
            <w:hideMark/>
          </w:tcPr>
          <w:p w:rsidRPr="005D5556" w:rsidR="0086009B" w:rsidDel="00B409B7" w:rsidRDefault="0086009B" w14:paraId="000E84C6" w14:textId="7EBFB7AF">
            <w:pPr>
              <w:pStyle w:val="BodyText"/>
              <w:tabs>
                <w:tab w:val="left" w:pos="720"/>
                <w:tab w:val="num" w:pos="1440"/>
              </w:tabs>
              <w:rPr>
                <w:del w:author="KARLOVCEC, Barbara" w:date="2025-02-26T14:32:00Z" w16du:dateUtc="2025-02-26T13:32:00Z" w:id="2451"/>
                <w:rFonts w:ascii="Calibri" w:hAnsi="Calibri" w:cs="Calibri"/>
                <w:sz w:val="22"/>
                <w:szCs w:val="22"/>
              </w:rPr>
              <w:pPrChange w:author="KARLOVCEC, Barbara" w:date="2025-02-26T14:32:00Z" w16du:dateUtc="2025-02-26T13:32:00Z" w:id="2452">
                <w:pPr/>
              </w:pPrChange>
            </w:pPr>
            <w:del w:author="KARLOVCEC, Barbara" w:date="2025-02-26T14:32:00Z" w16du:dateUtc="2025-02-26T13:32:00Z" w:id="2453">
              <w:r w:rsidRPr="005D5556" w:rsidDel="00B409B7">
                <w:rPr>
                  <w:rFonts w:ascii="Calibri" w:hAnsi="Calibri" w:cs="Calibri"/>
                  <w:sz w:val="22"/>
                  <w:szCs w:val="22"/>
                </w:rPr>
                <w:delText>Lagos</w:delText>
              </w:r>
            </w:del>
          </w:p>
        </w:tc>
        <w:tc>
          <w:tcPr>
            <w:tcW w:w="960" w:type="dxa"/>
            <w:tcBorders>
              <w:top w:val="nil"/>
              <w:left w:val="nil"/>
              <w:bottom w:val="single" w:color="auto" w:sz="4" w:space="0"/>
              <w:right w:val="single" w:color="auto" w:sz="4" w:space="0"/>
            </w:tcBorders>
            <w:shd w:val="clear" w:color="000000" w:fill="FFD966"/>
            <w:noWrap/>
            <w:vAlign w:val="center"/>
            <w:hideMark/>
          </w:tcPr>
          <w:p w:rsidRPr="005D5556" w:rsidR="0086009B" w:rsidDel="00B409B7" w:rsidRDefault="0086009B" w14:paraId="48085581" w14:textId="6448339B">
            <w:pPr>
              <w:pStyle w:val="BodyText"/>
              <w:tabs>
                <w:tab w:val="left" w:pos="720"/>
                <w:tab w:val="num" w:pos="1440"/>
              </w:tabs>
              <w:rPr>
                <w:del w:author="KARLOVCEC, Barbara" w:date="2025-02-26T14:32:00Z" w16du:dateUtc="2025-02-26T13:32:00Z" w:id="2454"/>
                <w:rFonts w:ascii="Calibri" w:hAnsi="Calibri" w:cs="Calibri"/>
                <w:sz w:val="22"/>
                <w:szCs w:val="22"/>
              </w:rPr>
              <w:pPrChange w:author="KARLOVCEC, Barbara" w:date="2025-02-26T14:32:00Z" w16du:dateUtc="2025-02-26T13:32:00Z" w:id="2455">
                <w:pPr/>
              </w:pPrChange>
            </w:pPr>
            <w:del w:author="KARLOVCEC, Barbara" w:date="2025-02-26T14:32:00Z" w16du:dateUtc="2025-02-26T13:32:00Z" w:id="2456">
              <w:r w:rsidRPr="005D5556" w:rsidDel="00B409B7">
                <w:rPr>
                  <w:rFonts w:ascii="Calibri" w:hAnsi="Calibri" w:cs="Calibri"/>
                  <w:sz w:val="22"/>
                  <w:szCs w:val="22"/>
                </w:rPr>
                <w:delText>South West</w:delText>
              </w:r>
            </w:del>
          </w:p>
        </w:tc>
        <w:tc>
          <w:tcPr>
            <w:tcW w:w="2260" w:type="dxa"/>
            <w:tcBorders>
              <w:top w:val="nil"/>
              <w:left w:val="nil"/>
              <w:bottom w:val="single" w:color="auto" w:sz="4" w:space="0"/>
              <w:right w:val="single" w:color="auto" w:sz="4" w:space="0"/>
            </w:tcBorders>
            <w:shd w:val="clear" w:color="000000" w:fill="FFD966"/>
            <w:noWrap/>
            <w:vAlign w:val="center"/>
            <w:hideMark/>
          </w:tcPr>
          <w:p w:rsidRPr="005D5556" w:rsidR="0086009B" w:rsidDel="00B409B7" w:rsidRDefault="0086009B" w14:paraId="02C50AD6" w14:textId="6A9F256A">
            <w:pPr>
              <w:pStyle w:val="BodyText"/>
              <w:tabs>
                <w:tab w:val="left" w:pos="720"/>
                <w:tab w:val="num" w:pos="1440"/>
              </w:tabs>
              <w:rPr>
                <w:del w:author="KARLOVCEC, Barbara" w:date="2025-02-26T14:32:00Z" w16du:dateUtc="2025-02-26T13:32:00Z" w:id="2457"/>
                <w:rFonts w:ascii="Calibri" w:hAnsi="Calibri" w:cs="Calibri"/>
                <w:sz w:val="22"/>
                <w:szCs w:val="22"/>
              </w:rPr>
              <w:pPrChange w:author="KARLOVCEC, Barbara" w:date="2025-02-26T14:32:00Z" w16du:dateUtc="2025-02-26T13:32:00Z" w:id="2458">
                <w:pPr>
                  <w:jc w:val="both"/>
                </w:pPr>
              </w:pPrChange>
            </w:pPr>
            <w:del w:author="KARLOVCEC, Barbara" w:date="2025-02-26T14:32:00Z" w16du:dateUtc="2025-02-26T13:32:00Z" w:id="2459">
              <w:r w:rsidRPr="005D5556" w:rsidDel="00B409B7">
                <w:rPr>
                  <w:rFonts w:ascii="Calibri" w:hAnsi="Calibri" w:cs="Calibri"/>
                  <w:sz w:val="22"/>
                  <w:szCs w:val="22"/>
                </w:rPr>
                <w:delText>Refrigerators/Freezers</w:delText>
              </w:r>
            </w:del>
          </w:p>
        </w:tc>
      </w:tr>
      <w:tr w:rsidRPr="005D5556" w:rsidR="0086009B" w:rsidDel="00B409B7" w:rsidTr="005D5556" w14:paraId="6284C35C" w14:textId="41B18637">
        <w:trPr>
          <w:trHeight w:val="690"/>
          <w:del w:author="KARLOVCEC, Barbara" w:date="2025-02-26T14:32:00Z" w:id="2460"/>
        </w:trPr>
        <w:tc>
          <w:tcPr>
            <w:tcW w:w="580" w:type="dxa"/>
            <w:tcBorders>
              <w:top w:val="nil"/>
              <w:left w:val="single" w:color="auto" w:sz="4" w:space="0"/>
              <w:bottom w:val="single" w:color="auto" w:sz="4" w:space="0"/>
              <w:right w:val="single" w:color="auto" w:sz="4" w:space="0"/>
            </w:tcBorders>
            <w:shd w:val="clear" w:color="000000" w:fill="FFD966"/>
            <w:noWrap/>
            <w:vAlign w:val="center"/>
            <w:hideMark/>
          </w:tcPr>
          <w:p w:rsidRPr="005D5556" w:rsidR="0086009B" w:rsidDel="00B409B7" w:rsidRDefault="0086009B" w14:paraId="49562C0A" w14:textId="18643B11">
            <w:pPr>
              <w:pStyle w:val="BodyText"/>
              <w:tabs>
                <w:tab w:val="left" w:pos="720"/>
                <w:tab w:val="num" w:pos="1440"/>
              </w:tabs>
              <w:rPr>
                <w:del w:author="KARLOVCEC, Barbara" w:date="2025-02-26T14:32:00Z" w16du:dateUtc="2025-02-26T13:32:00Z" w:id="2461"/>
                <w:rFonts w:ascii="Calibri" w:hAnsi="Calibri" w:cs="Calibri"/>
                <w:sz w:val="22"/>
                <w:szCs w:val="22"/>
              </w:rPr>
              <w:pPrChange w:author="KARLOVCEC, Barbara" w:date="2025-02-26T14:32:00Z" w16du:dateUtc="2025-02-26T13:32:00Z" w:id="2462">
                <w:pPr/>
              </w:pPrChange>
            </w:pPr>
            <w:del w:author="KARLOVCEC, Barbara" w:date="2025-02-26T14:32:00Z" w16du:dateUtc="2025-02-26T13:32:00Z" w:id="2463">
              <w:r w:rsidRPr="005D5556" w:rsidDel="00B409B7">
                <w:rPr>
                  <w:rFonts w:ascii="Calibri" w:hAnsi="Calibri" w:cs="Calibri"/>
                  <w:sz w:val="22"/>
                  <w:szCs w:val="22"/>
                </w:rPr>
                <w:delText>6</w:delText>
              </w:r>
            </w:del>
          </w:p>
        </w:tc>
        <w:tc>
          <w:tcPr>
            <w:tcW w:w="2280" w:type="dxa"/>
            <w:tcBorders>
              <w:top w:val="nil"/>
              <w:left w:val="nil"/>
              <w:bottom w:val="single" w:color="auto" w:sz="4" w:space="0"/>
              <w:right w:val="single" w:color="auto" w:sz="4" w:space="0"/>
            </w:tcBorders>
            <w:shd w:val="clear" w:color="000000" w:fill="FFD966"/>
            <w:noWrap/>
            <w:vAlign w:val="bottom"/>
            <w:hideMark/>
          </w:tcPr>
          <w:p w:rsidRPr="005D5556" w:rsidR="0086009B" w:rsidDel="00B409B7" w:rsidRDefault="0086009B" w14:paraId="09E45ADF" w14:textId="61954872">
            <w:pPr>
              <w:pStyle w:val="BodyText"/>
              <w:tabs>
                <w:tab w:val="left" w:pos="720"/>
                <w:tab w:val="num" w:pos="1440"/>
              </w:tabs>
              <w:rPr>
                <w:del w:author="KARLOVCEC, Barbara" w:date="2025-02-26T14:32:00Z" w16du:dateUtc="2025-02-26T13:32:00Z" w:id="2464"/>
                <w:rFonts w:ascii="Calibri" w:hAnsi="Calibri" w:cs="Calibri"/>
                <w:sz w:val="22"/>
                <w:szCs w:val="22"/>
              </w:rPr>
              <w:pPrChange w:author="KARLOVCEC, Barbara" w:date="2025-02-26T14:32:00Z" w16du:dateUtc="2025-02-26T13:32:00Z" w:id="2465">
                <w:pPr/>
              </w:pPrChange>
            </w:pPr>
            <w:del w:author="KARLOVCEC, Barbara" w:date="2025-02-26T14:32:00Z" w16du:dateUtc="2025-02-26T13:32:00Z" w:id="2466">
              <w:r w:rsidRPr="005D5556" w:rsidDel="00B409B7">
                <w:rPr>
                  <w:rFonts w:ascii="Calibri" w:hAnsi="Calibri" w:cs="Calibri"/>
                  <w:sz w:val="22"/>
                  <w:szCs w:val="22"/>
                </w:rPr>
                <w:delText>JMG Ltd Abuja</w:delText>
              </w:r>
            </w:del>
          </w:p>
        </w:tc>
        <w:tc>
          <w:tcPr>
            <w:tcW w:w="960" w:type="dxa"/>
            <w:tcBorders>
              <w:top w:val="nil"/>
              <w:left w:val="nil"/>
              <w:bottom w:val="single" w:color="auto" w:sz="4" w:space="0"/>
              <w:right w:val="single" w:color="auto" w:sz="4" w:space="0"/>
            </w:tcBorders>
            <w:shd w:val="clear" w:color="000000" w:fill="FFD966"/>
            <w:noWrap/>
            <w:vAlign w:val="center"/>
            <w:hideMark/>
          </w:tcPr>
          <w:p w:rsidRPr="005D5556" w:rsidR="0086009B" w:rsidDel="00B409B7" w:rsidRDefault="0086009B" w14:paraId="187ECB52" w14:textId="75C1E845">
            <w:pPr>
              <w:pStyle w:val="BodyText"/>
              <w:tabs>
                <w:tab w:val="left" w:pos="720"/>
                <w:tab w:val="num" w:pos="1440"/>
              </w:tabs>
              <w:rPr>
                <w:del w:author="KARLOVCEC, Barbara" w:date="2025-02-26T14:32:00Z" w16du:dateUtc="2025-02-26T13:32:00Z" w:id="2467"/>
                <w:rFonts w:ascii="Calibri" w:hAnsi="Calibri" w:cs="Calibri"/>
                <w:sz w:val="22"/>
                <w:szCs w:val="22"/>
              </w:rPr>
              <w:pPrChange w:author="KARLOVCEC, Barbara" w:date="2025-02-26T14:32:00Z" w16du:dateUtc="2025-02-26T13:32:00Z" w:id="2468">
                <w:pPr/>
              </w:pPrChange>
            </w:pPr>
            <w:del w:author="KARLOVCEC, Barbara" w:date="2025-02-26T14:32:00Z" w16du:dateUtc="2025-02-26T13:32:00Z" w:id="2469">
              <w:r w:rsidRPr="005D5556" w:rsidDel="00B409B7">
                <w:rPr>
                  <w:rFonts w:ascii="Calibri" w:hAnsi="Calibri" w:cs="Calibri"/>
                  <w:sz w:val="22"/>
                  <w:szCs w:val="22"/>
                </w:rPr>
                <w:delText>Abuja</w:delText>
              </w:r>
            </w:del>
          </w:p>
        </w:tc>
        <w:tc>
          <w:tcPr>
            <w:tcW w:w="960" w:type="dxa"/>
            <w:tcBorders>
              <w:top w:val="nil"/>
              <w:left w:val="nil"/>
              <w:bottom w:val="single" w:color="auto" w:sz="4" w:space="0"/>
              <w:right w:val="single" w:color="auto" w:sz="4" w:space="0"/>
            </w:tcBorders>
            <w:shd w:val="clear" w:color="000000" w:fill="FFD966"/>
            <w:noWrap/>
            <w:vAlign w:val="center"/>
            <w:hideMark/>
          </w:tcPr>
          <w:p w:rsidRPr="005D5556" w:rsidR="0086009B" w:rsidDel="00B409B7" w:rsidRDefault="0086009B" w14:paraId="534AC601" w14:textId="1D7EDD33">
            <w:pPr>
              <w:pStyle w:val="BodyText"/>
              <w:tabs>
                <w:tab w:val="left" w:pos="720"/>
                <w:tab w:val="num" w:pos="1440"/>
              </w:tabs>
              <w:rPr>
                <w:del w:author="KARLOVCEC, Barbara" w:date="2025-02-26T14:32:00Z" w16du:dateUtc="2025-02-26T13:32:00Z" w:id="2470"/>
                <w:rFonts w:ascii="Calibri" w:hAnsi="Calibri" w:cs="Calibri"/>
                <w:sz w:val="22"/>
                <w:szCs w:val="22"/>
              </w:rPr>
              <w:pPrChange w:author="KARLOVCEC, Barbara" w:date="2025-02-26T14:32:00Z" w16du:dateUtc="2025-02-26T13:32:00Z" w:id="2471">
                <w:pPr/>
              </w:pPrChange>
            </w:pPr>
            <w:del w:author="KARLOVCEC, Barbara" w:date="2025-02-26T14:32:00Z" w16du:dateUtc="2025-02-26T13:32:00Z" w:id="2472">
              <w:r w:rsidRPr="005D5556" w:rsidDel="00B409B7">
                <w:rPr>
                  <w:rFonts w:ascii="Calibri" w:hAnsi="Calibri" w:cs="Calibri"/>
                  <w:sz w:val="22"/>
                  <w:szCs w:val="22"/>
                </w:rPr>
                <w:delText>North Central</w:delText>
              </w:r>
            </w:del>
          </w:p>
        </w:tc>
        <w:tc>
          <w:tcPr>
            <w:tcW w:w="2260" w:type="dxa"/>
            <w:tcBorders>
              <w:top w:val="nil"/>
              <w:left w:val="nil"/>
              <w:bottom w:val="single" w:color="auto" w:sz="4" w:space="0"/>
              <w:right w:val="single" w:color="auto" w:sz="4" w:space="0"/>
            </w:tcBorders>
            <w:shd w:val="clear" w:color="000000" w:fill="FFD966"/>
            <w:vAlign w:val="bottom"/>
            <w:hideMark/>
          </w:tcPr>
          <w:p w:rsidRPr="005D5556" w:rsidR="0086009B" w:rsidDel="00B409B7" w:rsidRDefault="0086009B" w14:paraId="769AFD8F" w14:textId="2E16F493">
            <w:pPr>
              <w:pStyle w:val="BodyText"/>
              <w:tabs>
                <w:tab w:val="left" w:pos="720"/>
                <w:tab w:val="num" w:pos="1440"/>
              </w:tabs>
              <w:rPr>
                <w:del w:author="KARLOVCEC, Barbara" w:date="2025-02-26T14:32:00Z" w16du:dateUtc="2025-02-26T13:32:00Z" w:id="2473"/>
                <w:rFonts w:ascii="Calibri" w:hAnsi="Calibri" w:cs="Calibri"/>
                <w:sz w:val="22"/>
                <w:szCs w:val="22"/>
              </w:rPr>
              <w:pPrChange w:author="KARLOVCEC, Barbara" w:date="2025-02-26T14:32:00Z" w16du:dateUtc="2025-02-26T13:32:00Z" w:id="2474">
                <w:pPr/>
              </w:pPrChange>
            </w:pPr>
            <w:del w:author="KARLOVCEC, Barbara" w:date="2025-02-26T14:32:00Z" w16du:dateUtc="2025-02-26T13:32:00Z" w:id="2475">
              <w:r w:rsidRPr="005D5556" w:rsidDel="00B409B7">
                <w:rPr>
                  <w:rFonts w:ascii="Calibri" w:hAnsi="Calibri" w:cs="Calibri"/>
                  <w:sz w:val="22"/>
                  <w:szCs w:val="22"/>
                </w:rPr>
                <w:delText xml:space="preserve">Fridges, Freezers and ACs </w:delText>
              </w:r>
              <w:r w:rsidRPr="005D5556" w:rsidDel="00B409B7">
                <w:rPr>
                  <w:rFonts w:ascii="Calibri" w:hAnsi="Calibri" w:cs="Calibri"/>
                  <w:sz w:val="22"/>
                  <w:szCs w:val="22"/>
                </w:rPr>
                <w:br/>
              </w:r>
              <w:r w:rsidRPr="005D5556" w:rsidDel="00B409B7">
                <w:rPr>
                  <w:rFonts w:ascii="Calibri" w:hAnsi="Calibri" w:cs="Calibri"/>
                  <w:sz w:val="22"/>
                  <w:szCs w:val="22"/>
                </w:rPr>
                <w:delText>( TCL, AEON, Toshiba)</w:delText>
              </w:r>
            </w:del>
          </w:p>
        </w:tc>
      </w:tr>
      <w:tr w:rsidRPr="005D5556" w:rsidR="0086009B" w:rsidDel="00B409B7" w:rsidTr="005D5556" w14:paraId="0E81EE74" w14:textId="230F3097">
        <w:trPr>
          <w:trHeight w:val="300"/>
          <w:del w:author="KARLOVCEC, Barbara" w:date="2025-02-26T14:32:00Z" w:id="2476"/>
        </w:trPr>
        <w:tc>
          <w:tcPr>
            <w:tcW w:w="580" w:type="dxa"/>
            <w:tcBorders>
              <w:top w:val="nil"/>
              <w:left w:val="single" w:color="auto" w:sz="4" w:space="0"/>
              <w:bottom w:val="single" w:color="auto" w:sz="4" w:space="0"/>
              <w:right w:val="single" w:color="auto" w:sz="4" w:space="0"/>
            </w:tcBorders>
            <w:shd w:val="clear" w:color="000000" w:fill="FFD966"/>
            <w:noWrap/>
            <w:vAlign w:val="center"/>
            <w:hideMark/>
          </w:tcPr>
          <w:p w:rsidRPr="005D5556" w:rsidR="0086009B" w:rsidDel="00B409B7" w:rsidRDefault="0086009B" w14:paraId="1A479C0E" w14:textId="326A5122">
            <w:pPr>
              <w:pStyle w:val="BodyText"/>
              <w:tabs>
                <w:tab w:val="left" w:pos="720"/>
                <w:tab w:val="num" w:pos="1440"/>
              </w:tabs>
              <w:rPr>
                <w:del w:author="KARLOVCEC, Barbara" w:date="2025-02-26T14:32:00Z" w16du:dateUtc="2025-02-26T13:32:00Z" w:id="2477"/>
                <w:rFonts w:ascii="Calibri" w:hAnsi="Calibri" w:cs="Calibri"/>
                <w:sz w:val="22"/>
                <w:szCs w:val="22"/>
              </w:rPr>
              <w:pPrChange w:author="KARLOVCEC, Barbara" w:date="2025-02-26T14:32:00Z" w16du:dateUtc="2025-02-26T13:32:00Z" w:id="2478">
                <w:pPr/>
              </w:pPrChange>
            </w:pPr>
            <w:del w:author="KARLOVCEC, Barbara" w:date="2025-02-26T14:32:00Z" w16du:dateUtc="2025-02-26T13:32:00Z" w:id="2479">
              <w:r w:rsidRPr="005D5556" w:rsidDel="00B409B7">
                <w:rPr>
                  <w:rFonts w:ascii="Calibri" w:hAnsi="Calibri" w:cs="Calibri"/>
                  <w:sz w:val="22"/>
                  <w:szCs w:val="22"/>
                </w:rPr>
                <w:delText>7</w:delText>
              </w:r>
            </w:del>
          </w:p>
        </w:tc>
        <w:tc>
          <w:tcPr>
            <w:tcW w:w="2280" w:type="dxa"/>
            <w:tcBorders>
              <w:top w:val="nil"/>
              <w:left w:val="nil"/>
              <w:bottom w:val="single" w:color="auto" w:sz="4" w:space="0"/>
              <w:right w:val="single" w:color="auto" w:sz="4" w:space="0"/>
            </w:tcBorders>
            <w:shd w:val="clear" w:color="000000" w:fill="FFD966"/>
            <w:noWrap/>
            <w:vAlign w:val="bottom"/>
            <w:hideMark/>
          </w:tcPr>
          <w:p w:rsidRPr="005D5556" w:rsidR="0086009B" w:rsidDel="00B409B7" w:rsidRDefault="0086009B" w14:paraId="483A93AF" w14:textId="1BC8F81D">
            <w:pPr>
              <w:pStyle w:val="BodyText"/>
              <w:tabs>
                <w:tab w:val="left" w:pos="720"/>
                <w:tab w:val="num" w:pos="1440"/>
              </w:tabs>
              <w:rPr>
                <w:del w:author="KARLOVCEC, Barbara" w:date="2025-02-26T14:32:00Z" w16du:dateUtc="2025-02-26T13:32:00Z" w:id="2480"/>
                <w:rFonts w:ascii="Calibri" w:hAnsi="Calibri" w:cs="Calibri"/>
                <w:sz w:val="22"/>
                <w:szCs w:val="22"/>
              </w:rPr>
              <w:pPrChange w:author="KARLOVCEC, Barbara" w:date="2025-02-26T14:32:00Z" w16du:dateUtc="2025-02-26T13:32:00Z" w:id="2481">
                <w:pPr/>
              </w:pPrChange>
            </w:pPr>
            <w:del w:author="KARLOVCEC, Barbara" w:date="2025-02-26T14:32:00Z" w16du:dateUtc="2025-02-26T13:32:00Z" w:id="2482">
              <w:r w:rsidRPr="005D5556" w:rsidDel="00B409B7">
                <w:rPr>
                  <w:rFonts w:ascii="Calibri" w:hAnsi="Calibri" w:cs="Calibri"/>
                  <w:sz w:val="22"/>
                  <w:szCs w:val="22"/>
                </w:rPr>
                <w:delText>JNC Motors Ltd</w:delText>
              </w:r>
            </w:del>
          </w:p>
        </w:tc>
        <w:tc>
          <w:tcPr>
            <w:tcW w:w="960" w:type="dxa"/>
            <w:tcBorders>
              <w:top w:val="nil"/>
              <w:left w:val="nil"/>
              <w:bottom w:val="single" w:color="auto" w:sz="4" w:space="0"/>
              <w:right w:val="single" w:color="auto" w:sz="4" w:space="0"/>
            </w:tcBorders>
            <w:shd w:val="clear" w:color="000000" w:fill="FFD966"/>
            <w:noWrap/>
            <w:vAlign w:val="center"/>
            <w:hideMark/>
          </w:tcPr>
          <w:p w:rsidRPr="005D5556" w:rsidR="0086009B" w:rsidDel="00B409B7" w:rsidRDefault="0086009B" w14:paraId="0A408F2C" w14:textId="33AF2D4F">
            <w:pPr>
              <w:pStyle w:val="BodyText"/>
              <w:tabs>
                <w:tab w:val="left" w:pos="720"/>
                <w:tab w:val="num" w:pos="1440"/>
              </w:tabs>
              <w:rPr>
                <w:del w:author="KARLOVCEC, Barbara" w:date="2025-02-26T14:32:00Z" w16du:dateUtc="2025-02-26T13:32:00Z" w:id="2483"/>
                <w:rFonts w:ascii="Calibri" w:hAnsi="Calibri" w:cs="Calibri"/>
                <w:sz w:val="22"/>
                <w:szCs w:val="22"/>
              </w:rPr>
              <w:pPrChange w:author="KARLOVCEC, Barbara" w:date="2025-02-26T14:32:00Z" w16du:dateUtc="2025-02-26T13:32:00Z" w:id="2484">
                <w:pPr/>
              </w:pPrChange>
            </w:pPr>
            <w:del w:author="KARLOVCEC, Barbara" w:date="2025-02-26T14:32:00Z" w16du:dateUtc="2025-02-26T13:32:00Z" w:id="2485">
              <w:r w:rsidRPr="005D5556" w:rsidDel="00B409B7">
                <w:rPr>
                  <w:rFonts w:ascii="Calibri" w:hAnsi="Calibri" w:cs="Calibri"/>
                  <w:sz w:val="22"/>
                  <w:szCs w:val="22"/>
                </w:rPr>
                <w:delText>Abuja</w:delText>
              </w:r>
            </w:del>
          </w:p>
        </w:tc>
        <w:tc>
          <w:tcPr>
            <w:tcW w:w="960" w:type="dxa"/>
            <w:tcBorders>
              <w:top w:val="nil"/>
              <w:left w:val="nil"/>
              <w:bottom w:val="single" w:color="auto" w:sz="4" w:space="0"/>
              <w:right w:val="single" w:color="auto" w:sz="4" w:space="0"/>
            </w:tcBorders>
            <w:shd w:val="clear" w:color="000000" w:fill="FFD966"/>
            <w:noWrap/>
            <w:vAlign w:val="center"/>
            <w:hideMark/>
          </w:tcPr>
          <w:p w:rsidRPr="005D5556" w:rsidR="0086009B" w:rsidDel="00B409B7" w:rsidRDefault="0086009B" w14:paraId="69C1425B" w14:textId="18618BCA">
            <w:pPr>
              <w:pStyle w:val="BodyText"/>
              <w:tabs>
                <w:tab w:val="left" w:pos="720"/>
                <w:tab w:val="num" w:pos="1440"/>
              </w:tabs>
              <w:rPr>
                <w:del w:author="KARLOVCEC, Barbara" w:date="2025-02-26T14:32:00Z" w16du:dateUtc="2025-02-26T13:32:00Z" w:id="2486"/>
                <w:rFonts w:ascii="Calibri" w:hAnsi="Calibri" w:cs="Calibri"/>
                <w:sz w:val="22"/>
                <w:szCs w:val="22"/>
              </w:rPr>
              <w:pPrChange w:author="KARLOVCEC, Barbara" w:date="2025-02-26T14:32:00Z" w16du:dateUtc="2025-02-26T13:32:00Z" w:id="2487">
                <w:pPr/>
              </w:pPrChange>
            </w:pPr>
            <w:del w:author="KARLOVCEC, Barbara" w:date="2025-02-26T14:32:00Z" w16du:dateUtc="2025-02-26T13:32:00Z" w:id="2488">
              <w:r w:rsidRPr="005D5556" w:rsidDel="00B409B7">
                <w:rPr>
                  <w:rFonts w:ascii="Calibri" w:hAnsi="Calibri" w:cs="Calibri"/>
                  <w:sz w:val="22"/>
                  <w:szCs w:val="22"/>
                </w:rPr>
                <w:delText>North Central</w:delText>
              </w:r>
            </w:del>
          </w:p>
        </w:tc>
        <w:tc>
          <w:tcPr>
            <w:tcW w:w="2260" w:type="dxa"/>
            <w:tcBorders>
              <w:top w:val="nil"/>
              <w:left w:val="nil"/>
              <w:bottom w:val="single" w:color="auto" w:sz="4" w:space="0"/>
              <w:right w:val="single" w:color="auto" w:sz="4" w:space="0"/>
            </w:tcBorders>
            <w:shd w:val="clear" w:color="000000" w:fill="FFD966"/>
            <w:noWrap/>
            <w:vAlign w:val="bottom"/>
            <w:hideMark/>
          </w:tcPr>
          <w:p w:rsidRPr="005D5556" w:rsidR="0086009B" w:rsidDel="00B409B7" w:rsidRDefault="0086009B" w14:paraId="361B7FD1" w14:textId="3C585059">
            <w:pPr>
              <w:pStyle w:val="BodyText"/>
              <w:tabs>
                <w:tab w:val="left" w:pos="720"/>
                <w:tab w:val="num" w:pos="1440"/>
              </w:tabs>
              <w:rPr>
                <w:del w:author="KARLOVCEC, Barbara" w:date="2025-02-26T14:32:00Z" w16du:dateUtc="2025-02-26T13:32:00Z" w:id="2489"/>
                <w:rFonts w:ascii="Calibri" w:hAnsi="Calibri" w:cs="Calibri"/>
                <w:sz w:val="22"/>
                <w:szCs w:val="22"/>
              </w:rPr>
              <w:pPrChange w:author="KARLOVCEC, Barbara" w:date="2025-02-26T14:32:00Z" w16du:dateUtc="2025-02-26T13:32:00Z" w:id="2490">
                <w:pPr/>
              </w:pPrChange>
            </w:pPr>
            <w:del w:author="KARLOVCEC, Barbara" w:date="2025-02-26T14:32:00Z" w16du:dateUtc="2025-02-26T13:32:00Z" w:id="2491">
              <w:r w:rsidRPr="005D5556" w:rsidDel="00B409B7">
                <w:rPr>
                  <w:rFonts w:ascii="Calibri" w:hAnsi="Calibri" w:cs="Calibri"/>
                  <w:sz w:val="22"/>
                  <w:szCs w:val="22"/>
                </w:rPr>
                <w:delText>ACs (Gee)</w:delText>
              </w:r>
            </w:del>
          </w:p>
        </w:tc>
      </w:tr>
      <w:tr w:rsidRPr="005D5556" w:rsidR="0086009B" w:rsidDel="00B409B7" w:rsidTr="005D5556" w14:paraId="11ADFFB5" w14:textId="77A26316">
        <w:trPr>
          <w:trHeight w:val="690"/>
          <w:del w:author="KARLOVCEC, Barbara" w:date="2025-02-26T14:32:00Z" w:id="2492"/>
        </w:trPr>
        <w:tc>
          <w:tcPr>
            <w:tcW w:w="580" w:type="dxa"/>
            <w:tcBorders>
              <w:top w:val="nil"/>
              <w:left w:val="single" w:color="auto" w:sz="4" w:space="0"/>
              <w:bottom w:val="single" w:color="auto" w:sz="4" w:space="0"/>
              <w:right w:val="single" w:color="auto" w:sz="4" w:space="0"/>
            </w:tcBorders>
            <w:shd w:val="clear" w:color="000000" w:fill="FFD966"/>
            <w:noWrap/>
            <w:vAlign w:val="center"/>
            <w:hideMark/>
          </w:tcPr>
          <w:p w:rsidRPr="005D5556" w:rsidR="0086009B" w:rsidDel="00B409B7" w:rsidRDefault="0086009B" w14:paraId="29A58639" w14:textId="42CC622A">
            <w:pPr>
              <w:pStyle w:val="BodyText"/>
              <w:tabs>
                <w:tab w:val="left" w:pos="720"/>
                <w:tab w:val="num" w:pos="1440"/>
              </w:tabs>
              <w:rPr>
                <w:del w:author="KARLOVCEC, Barbara" w:date="2025-02-26T14:32:00Z" w16du:dateUtc="2025-02-26T13:32:00Z" w:id="2493"/>
                <w:rFonts w:ascii="Calibri" w:hAnsi="Calibri" w:cs="Calibri"/>
                <w:sz w:val="22"/>
                <w:szCs w:val="22"/>
              </w:rPr>
              <w:pPrChange w:author="KARLOVCEC, Barbara" w:date="2025-02-26T14:32:00Z" w16du:dateUtc="2025-02-26T13:32:00Z" w:id="2494">
                <w:pPr/>
              </w:pPrChange>
            </w:pPr>
            <w:del w:author="KARLOVCEC, Barbara" w:date="2025-02-26T14:32:00Z" w16du:dateUtc="2025-02-26T13:32:00Z" w:id="2495">
              <w:r w:rsidRPr="005D5556" w:rsidDel="00B409B7">
                <w:rPr>
                  <w:rFonts w:ascii="Calibri" w:hAnsi="Calibri" w:cs="Calibri"/>
                  <w:sz w:val="22"/>
                  <w:szCs w:val="22"/>
                </w:rPr>
                <w:delText>8</w:delText>
              </w:r>
            </w:del>
          </w:p>
        </w:tc>
        <w:tc>
          <w:tcPr>
            <w:tcW w:w="2280" w:type="dxa"/>
            <w:tcBorders>
              <w:top w:val="nil"/>
              <w:left w:val="nil"/>
              <w:bottom w:val="single" w:color="auto" w:sz="4" w:space="0"/>
              <w:right w:val="single" w:color="auto" w:sz="4" w:space="0"/>
            </w:tcBorders>
            <w:shd w:val="clear" w:color="000000" w:fill="FFD966"/>
            <w:vAlign w:val="bottom"/>
            <w:hideMark/>
          </w:tcPr>
          <w:p w:rsidRPr="005D5556" w:rsidR="0086009B" w:rsidDel="00B409B7" w:rsidRDefault="0086009B" w14:paraId="4E1B0762" w14:textId="3B6A69DF">
            <w:pPr>
              <w:pStyle w:val="BodyText"/>
              <w:tabs>
                <w:tab w:val="left" w:pos="720"/>
                <w:tab w:val="num" w:pos="1440"/>
              </w:tabs>
              <w:rPr>
                <w:del w:author="KARLOVCEC, Barbara" w:date="2025-02-26T14:32:00Z" w16du:dateUtc="2025-02-26T13:32:00Z" w:id="2496"/>
                <w:rFonts w:ascii="Calibri" w:hAnsi="Calibri" w:cs="Calibri"/>
                <w:sz w:val="22"/>
                <w:szCs w:val="22"/>
              </w:rPr>
              <w:pPrChange w:author="KARLOVCEC, Barbara" w:date="2025-02-26T14:32:00Z" w16du:dateUtc="2025-02-26T13:32:00Z" w:id="2497">
                <w:pPr/>
              </w:pPrChange>
            </w:pPr>
            <w:del w:author="KARLOVCEC, Barbara" w:date="2025-02-26T14:32:00Z" w16du:dateUtc="2025-02-26T13:32:00Z" w:id="2498">
              <w:r w:rsidRPr="005D5556" w:rsidDel="00B409B7">
                <w:rPr>
                  <w:rFonts w:ascii="Calibri" w:hAnsi="Calibri" w:cs="Calibri"/>
                  <w:sz w:val="22"/>
                  <w:szCs w:val="22"/>
                </w:rPr>
                <w:delText xml:space="preserve">Choice International Group (CIG) </w:delText>
              </w:r>
              <w:r w:rsidRPr="005D5556" w:rsidDel="00B409B7">
                <w:rPr>
                  <w:rFonts w:ascii="Calibri" w:hAnsi="Calibri" w:cs="Calibri"/>
                  <w:sz w:val="22"/>
                  <w:szCs w:val="22"/>
                </w:rPr>
                <w:br/>
              </w:r>
              <w:r w:rsidRPr="005D5556" w:rsidDel="00B409B7">
                <w:rPr>
                  <w:rFonts w:ascii="Calibri" w:hAnsi="Calibri" w:cs="Calibri"/>
                  <w:sz w:val="22"/>
                  <w:szCs w:val="22"/>
                </w:rPr>
                <w:delText>Motors Co. Ltd</w:delText>
              </w:r>
            </w:del>
          </w:p>
        </w:tc>
        <w:tc>
          <w:tcPr>
            <w:tcW w:w="960" w:type="dxa"/>
            <w:tcBorders>
              <w:top w:val="nil"/>
              <w:left w:val="nil"/>
              <w:bottom w:val="single" w:color="auto" w:sz="4" w:space="0"/>
              <w:right w:val="single" w:color="auto" w:sz="4" w:space="0"/>
            </w:tcBorders>
            <w:shd w:val="clear" w:color="000000" w:fill="FFD966"/>
            <w:noWrap/>
            <w:vAlign w:val="center"/>
            <w:hideMark/>
          </w:tcPr>
          <w:p w:rsidRPr="005D5556" w:rsidR="0086009B" w:rsidDel="00B409B7" w:rsidRDefault="0086009B" w14:paraId="7DF709CC" w14:textId="6273EC6A">
            <w:pPr>
              <w:pStyle w:val="BodyText"/>
              <w:tabs>
                <w:tab w:val="left" w:pos="720"/>
                <w:tab w:val="num" w:pos="1440"/>
              </w:tabs>
              <w:rPr>
                <w:del w:author="KARLOVCEC, Barbara" w:date="2025-02-26T14:32:00Z" w16du:dateUtc="2025-02-26T13:32:00Z" w:id="2499"/>
                <w:rFonts w:ascii="Calibri" w:hAnsi="Calibri" w:cs="Calibri"/>
                <w:sz w:val="22"/>
                <w:szCs w:val="22"/>
              </w:rPr>
              <w:pPrChange w:author="KARLOVCEC, Barbara" w:date="2025-02-26T14:32:00Z" w16du:dateUtc="2025-02-26T13:32:00Z" w:id="2500">
                <w:pPr/>
              </w:pPrChange>
            </w:pPr>
            <w:del w:author="KARLOVCEC, Barbara" w:date="2025-02-26T14:32:00Z" w16du:dateUtc="2025-02-26T13:32:00Z" w:id="2501">
              <w:r w:rsidRPr="005D5556" w:rsidDel="00B409B7">
                <w:rPr>
                  <w:rFonts w:ascii="Calibri" w:hAnsi="Calibri" w:cs="Calibri"/>
                  <w:sz w:val="22"/>
                  <w:szCs w:val="22"/>
                </w:rPr>
                <w:delText>Abuja</w:delText>
              </w:r>
            </w:del>
          </w:p>
        </w:tc>
        <w:tc>
          <w:tcPr>
            <w:tcW w:w="960" w:type="dxa"/>
            <w:tcBorders>
              <w:top w:val="nil"/>
              <w:left w:val="nil"/>
              <w:bottom w:val="single" w:color="auto" w:sz="4" w:space="0"/>
              <w:right w:val="single" w:color="auto" w:sz="4" w:space="0"/>
            </w:tcBorders>
            <w:shd w:val="clear" w:color="000000" w:fill="FFD966"/>
            <w:noWrap/>
            <w:vAlign w:val="center"/>
            <w:hideMark/>
          </w:tcPr>
          <w:p w:rsidRPr="005D5556" w:rsidR="0086009B" w:rsidDel="00B409B7" w:rsidRDefault="0086009B" w14:paraId="093FD717" w14:textId="309B6A05">
            <w:pPr>
              <w:pStyle w:val="BodyText"/>
              <w:tabs>
                <w:tab w:val="left" w:pos="720"/>
                <w:tab w:val="num" w:pos="1440"/>
              </w:tabs>
              <w:rPr>
                <w:del w:author="KARLOVCEC, Barbara" w:date="2025-02-26T14:32:00Z" w16du:dateUtc="2025-02-26T13:32:00Z" w:id="2502"/>
                <w:rFonts w:ascii="Calibri" w:hAnsi="Calibri" w:cs="Calibri"/>
                <w:sz w:val="22"/>
                <w:szCs w:val="22"/>
              </w:rPr>
              <w:pPrChange w:author="KARLOVCEC, Barbara" w:date="2025-02-26T14:32:00Z" w16du:dateUtc="2025-02-26T13:32:00Z" w:id="2503">
                <w:pPr/>
              </w:pPrChange>
            </w:pPr>
            <w:del w:author="KARLOVCEC, Barbara" w:date="2025-02-26T14:32:00Z" w16du:dateUtc="2025-02-26T13:32:00Z" w:id="2504">
              <w:r w:rsidRPr="005D5556" w:rsidDel="00B409B7">
                <w:rPr>
                  <w:rFonts w:ascii="Calibri" w:hAnsi="Calibri" w:cs="Calibri"/>
                  <w:sz w:val="22"/>
                  <w:szCs w:val="22"/>
                </w:rPr>
                <w:delText>North Central</w:delText>
              </w:r>
            </w:del>
          </w:p>
        </w:tc>
        <w:tc>
          <w:tcPr>
            <w:tcW w:w="2260" w:type="dxa"/>
            <w:tcBorders>
              <w:top w:val="nil"/>
              <w:left w:val="nil"/>
              <w:bottom w:val="single" w:color="auto" w:sz="4" w:space="0"/>
              <w:right w:val="single" w:color="auto" w:sz="4" w:space="0"/>
            </w:tcBorders>
            <w:shd w:val="clear" w:color="000000" w:fill="FFD966"/>
            <w:vAlign w:val="bottom"/>
            <w:hideMark/>
          </w:tcPr>
          <w:p w:rsidRPr="005D5556" w:rsidR="0086009B" w:rsidDel="00B409B7" w:rsidRDefault="0086009B" w14:paraId="712B4A1F" w14:textId="6F825FCE">
            <w:pPr>
              <w:pStyle w:val="BodyText"/>
              <w:tabs>
                <w:tab w:val="left" w:pos="720"/>
                <w:tab w:val="num" w:pos="1440"/>
              </w:tabs>
              <w:rPr>
                <w:del w:author="KARLOVCEC, Barbara" w:date="2025-02-26T14:32:00Z" w16du:dateUtc="2025-02-26T13:32:00Z" w:id="2505"/>
                <w:rFonts w:ascii="Calibri" w:hAnsi="Calibri" w:cs="Calibri"/>
                <w:sz w:val="22"/>
                <w:szCs w:val="22"/>
              </w:rPr>
              <w:pPrChange w:author="KARLOVCEC, Barbara" w:date="2025-02-26T14:32:00Z" w16du:dateUtc="2025-02-26T13:32:00Z" w:id="2506">
                <w:pPr/>
              </w:pPrChange>
            </w:pPr>
            <w:del w:author="KARLOVCEC, Barbara" w:date="2025-02-26T14:32:00Z" w16du:dateUtc="2025-02-26T13:32:00Z" w:id="2507">
              <w:r w:rsidRPr="005D5556" w:rsidDel="00B409B7">
                <w:rPr>
                  <w:rFonts w:ascii="Calibri" w:hAnsi="Calibri" w:cs="Calibri"/>
                  <w:sz w:val="22"/>
                  <w:szCs w:val="22"/>
                </w:rPr>
                <w:delText>GAC Motors, JMC Motors and Wulling Motors</w:delText>
              </w:r>
            </w:del>
          </w:p>
        </w:tc>
      </w:tr>
      <w:tr w:rsidRPr="005D5556" w:rsidR="0086009B" w:rsidDel="00B409B7" w:rsidTr="005D5556" w14:paraId="693E994A" w14:textId="324EF4E0">
        <w:trPr>
          <w:trHeight w:val="300"/>
          <w:del w:author="KARLOVCEC, Barbara" w:date="2025-02-26T14:32:00Z" w:id="2508"/>
        </w:trPr>
        <w:tc>
          <w:tcPr>
            <w:tcW w:w="580" w:type="dxa"/>
            <w:tcBorders>
              <w:top w:val="nil"/>
              <w:left w:val="single" w:color="auto" w:sz="4" w:space="0"/>
              <w:bottom w:val="single" w:color="auto" w:sz="4" w:space="0"/>
              <w:right w:val="single" w:color="auto" w:sz="4" w:space="0"/>
            </w:tcBorders>
            <w:shd w:val="clear" w:color="000000" w:fill="FFD966"/>
            <w:noWrap/>
            <w:vAlign w:val="center"/>
            <w:hideMark/>
          </w:tcPr>
          <w:p w:rsidRPr="005D5556" w:rsidR="0086009B" w:rsidDel="00B409B7" w:rsidRDefault="0086009B" w14:paraId="5B3780A5" w14:textId="06079325">
            <w:pPr>
              <w:pStyle w:val="BodyText"/>
              <w:tabs>
                <w:tab w:val="left" w:pos="720"/>
                <w:tab w:val="num" w:pos="1440"/>
              </w:tabs>
              <w:rPr>
                <w:del w:author="KARLOVCEC, Barbara" w:date="2025-02-26T14:32:00Z" w16du:dateUtc="2025-02-26T13:32:00Z" w:id="2509"/>
                <w:rFonts w:ascii="Calibri" w:hAnsi="Calibri" w:cs="Calibri"/>
                <w:sz w:val="22"/>
                <w:szCs w:val="22"/>
              </w:rPr>
              <w:pPrChange w:author="KARLOVCEC, Barbara" w:date="2025-02-26T14:32:00Z" w16du:dateUtc="2025-02-26T13:32:00Z" w:id="2510">
                <w:pPr/>
              </w:pPrChange>
            </w:pPr>
            <w:del w:author="KARLOVCEC, Barbara" w:date="2025-02-26T14:32:00Z" w16du:dateUtc="2025-02-26T13:32:00Z" w:id="2511">
              <w:r w:rsidRPr="005D5556" w:rsidDel="00B409B7">
                <w:rPr>
                  <w:rFonts w:ascii="Calibri" w:hAnsi="Calibri" w:cs="Calibri"/>
                  <w:sz w:val="22"/>
                  <w:szCs w:val="22"/>
                </w:rPr>
                <w:delText>9</w:delText>
              </w:r>
            </w:del>
          </w:p>
        </w:tc>
        <w:tc>
          <w:tcPr>
            <w:tcW w:w="2280" w:type="dxa"/>
            <w:tcBorders>
              <w:top w:val="nil"/>
              <w:left w:val="nil"/>
              <w:bottom w:val="single" w:color="auto" w:sz="4" w:space="0"/>
              <w:right w:val="single" w:color="auto" w:sz="4" w:space="0"/>
            </w:tcBorders>
            <w:shd w:val="clear" w:color="000000" w:fill="FFD966"/>
            <w:noWrap/>
            <w:vAlign w:val="bottom"/>
            <w:hideMark/>
          </w:tcPr>
          <w:p w:rsidRPr="005D5556" w:rsidR="0086009B" w:rsidDel="00B409B7" w:rsidRDefault="0086009B" w14:paraId="7B4F1520" w14:textId="25F6E020">
            <w:pPr>
              <w:pStyle w:val="BodyText"/>
              <w:tabs>
                <w:tab w:val="left" w:pos="720"/>
                <w:tab w:val="num" w:pos="1440"/>
              </w:tabs>
              <w:rPr>
                <w:del w:author="KARLOVCEC, Barbara" w:date="2025-02-26T14:32:00Z" w16du:dateUtc="2025-02-26T13:32:00Z" w:id="2512"/>
                <w:rFonts w:ascii="Calibri" w:hAnsi="Calibri" w:cs="Calibri"/>
                <w:sz w:val="22"/>
                <w:szCs w:val="22"/>
              </w:rPr>
              <w:pPrChange w:author="KARLOVCEC, Barbara" w:date="2025-02-26T14:32:00Z" w16du:dateUtc="2025-02-26T13:32:00Z" w:id="2513">
                <w:pPr/>
              </w:pPrChange>
            </w:pPr>
            <w:del w:author="KARLOVCEC, Barbara" w:date="2025-02-26T14:32:00Z" w16du:dateUtc="2025-02-26T13:32:00Z" w:id="2514">
              <w:r w:rsidRPr="005D5556" w:rsidDel="00B409B7">
                <w:rPr>
                  <w:rFonts w:ascii="Calibri" w:hAnsi="Calibri" w:cs="Calibri"/>
                  <w:sz w:val="22"/>
                  <w:szCs w:val="22"/>
                </w:rPr>
                <w:delText>JAC Motors Ltd</w:delText>
              </w:r>
            </w:del>
          </w:p>
        </w:tc>
        <w:tc>
          <w:tcPr>
            <w:tcW w:w="960" w:type="dxa"/>
            <w:tcBorders>
              <w:top w:val="nil"/>
              <w:left w:val="nil"/>
              <w:bottom w:val="single" w:color="auto" w:sz="4" w:space="0"/>
              <w:right w:val="single" w:color="auto" w:sz="4" w:space="0"/>
            </w:tcBorders>
            <w:shd w:val="clear" w:color="000000" w:fill="FFD966"/>
            <w:noWrap/>
            <w:vAlign w:val="center"/>
            <w:hideMark/>
          </w:tcPr>
          <w:p w:rsidRPr="005D5556" w:rsidR="0086009B" w:rsidDel="00B409B7" w:rsidRDefault="0086009B" w14:paraId="23EA6F01" w14:textId="3BB53788">
            <w:pPr>
              <w:pStyle w:val="BodyText"/>
              <w:tabs>
                <w:tab w:val="left" w:pos="720"/>
                <w:tab w:val="num" w:pos="1440"/>
              </w:tabs>
              <w:rPr>
                <w:del w:author="KARLOVCEC, Barbara" w:date="2025-02-26T14:32:00Z" w16du:dateUtc="2025-02-26T13:32:00Z" w:id="2515"/>
                <w:rFonts w:ascii="Calibri" w:hAnsi="Calibri" w:cs="Calibri"/>
                <w:sz w:val="22"/>
                <w:szCs w:val="22"/>
              </w:rPr>
              <w:pPrChange w:author="KARLOVCEC, Barbara" w:date="2025-02-26T14:32:00Z" w16du:dateUtc="2025-02-26T13:32:00Z" w:id="2516">
                <w:pPr/>
              </w:pPrChange>
            </w:pPr>
            <w:del w:author="KARLOVCEC, Barbara" w:date="2025-02-26T14:32:00Z" w16du:dateUtc="2025-02-26T13:32:00Z" w:id="2517">
              <w:r w:rsidRPr="005D5556" w:rsidDel="00B409B7">
                <w:rPr>
                  <w:rFonts w:ascii="Calibri" w:hAnsi="Calibri" w:cs="Calibri"/>
                  <w:sz w:val="22"/>
                  <w:szCs w:val="22"/>
                </w:rPr>
                <w:delText>Lagos</w:delText>
              </w:r>
            </w:del>
          </w:p>
        </w:tc>
        <w:tc>
          <w:tcPr>
            <w:tcW w:w="960" w:type="dxa"/>
            <w:tcBorders>
              <w:top w:val="nil"/>
              <w:left w:val="nil"/>
              <w:bottom w:val="single" w:color="auto" w:sz="4" w:space="0"/>
              <w:right w:val="single" w:color="auto" w:sz="4" w:space="0"/>
            </w:tcBorders>
            <w:shd w:val="clear" w:color="000000" w:fill="FFD966"/>
            <w:noWrap/>
            <w:vAlign w:val="center"/>
            <w:hideMark/>
          </w:tcPr>
          <w:p w:rsidRPr="005D5556" w:rsidR="0086009B" w:rsidDel="00B409B7" w:rsidRDefault="0086009B" w14:paraId="73B12EEF" w14:textId="17E22B2B">
            <w:pPr>
              <w:pStyle w:val="BodyText"/>
              <w:tabs>
                <w:tab w:val="left" w:pos="720"/>
                <w:tab w:val="num" w:pos="1440"/>
              </w:tabs>
              <w:rPr>
                <w:del w:author="KARLOVCEC, Barbara" w:date="2025-02-26T14:32:00Z" w16du:dateUtc="2025-02-26T13:32:00Z" w:id="2518"/>
                <w:rFonts w:ascii="Calibri" w:hAnsi="Calibri" w:cs="Calibri"/>
                <w:sz w:val="22"/>
                <w:szCs w:val="22"/>
              </w:rPr>
              <w:pPrChange w:author="KARLOVCEC, Barbara" w:date="2025-02-26T14:32:00Z" w16du:dateUtc="2025-02-26T13:32:00Z" w:id="2519">
                <w:pPr/>
              </w:pPrChange>
            </w:pPr>
            <w:del w:author="KARLOVCEC, Barbara" w:date="2025-02-26T14:32:00Z" w16du:dateUtc="2025-02-26T13:32:00Z" w:id="2520">
              <w:r w:rsidRPr="005D5556" w:rsidDel="00B409B7">
                <w:rPr>
                  <w:rFonts w:ascii="Calibri" w:hAnsi="Calibri" w:cs="Calibri"/>
                  <w:sz w:val="22"/>
                  <w:szCs w:val="22"/>
                </w:rPr>
                <w:delText>South West</w:delText>
              </w:r>
            </w:del>
          </w:p>
        </w:tc>
        <w:tc>
          <w:tcPr>
            <w:tcW w:w="2260" w:type="dxa"/>
            <w:tcBorders>
              <w:top w:val="nil"/>
              <w:left w:val="nil"/>
              <w:bottom w:val="single" w:color="auto" w:sz="4" w:space="0"/>
              <w:right w:val="single" w:color="auto" w:sz="4" w:space="0"/>
            </w:tcBorders>
            <w:shd w:val="clear" w:color="000000" w:fill="FFD966"/>
            <w:noWrap/>
            <w:vAlign w:val="bottom"/>
            <w:hideMark/>
          </w:tcPr>
          <w:p w:rsidRPr="005D5556" w:rsidR="0086009B" w:rsidDel="00B409B7" w:rsidRDefault="0086009B" w14:paraId="6F628227" w14:textId="16AAD235">
            <w:pPr>
              <w:pStyle w:val="BodyText"/>
              <w:tabs>
                <w:tab w:val="left" w:pos="720"/>
                <w:tab w:val="num" w:pos="1440"/>
              </w:tabs>
              <w:rPr>
                <w:del w:author="KARLOVCEC, Barbara" w:date="2025-02-26T14:32:00Z" w16du:dateUtc="2025-02-26T13:32:00Z" w:id="2521"/>
                <w:rFonts w:ascii="Calibri" w:hAnsi="Calibri" w:cs="Calibri"/>
                <w:sz w:val="22"/>
                <w:szCs w:val="22"/>
              </w:rPr>
              <w:pPrChange w:author="KARLOVCEC, Barbara" w:date="2025-02-26T14:32:00Z" w16du:dateUtc="2025-02-26T13:32:00Z" w:id="2522">
                <w:pPr/>
              </w:pPrChange>
            </w:pPr>
            <w:del w:author="KARLOVCEC, Barbara" w:date="2025-02-26T14:32:00Z" w16du:dateUtc="2025-02-26T13:32:00Z" w:id="2523">
              <w:r w:rsidRPr="005D5556" w:rsidDel="00B409B7">
                <w:rPr>
                  <w:rFonts w:ascii="Calibri" w:hAnsi="Calibri" w:cs="Calibri"/>
                  <w:sz w:val="22"/>
                  <w:szCs w:val="22"/>
                </w:rPr>
                <w:delText>JAC Motors</w:delText>
              </w:r>
            </w:del>
          </w:p>
        </w:tc>
      </w:tr>
      <w:tr w:rsidRPr="005D5556" w:rsidR="0086009B" w:rsidDel="00B409B7" w:rsidTr="005D5556" w14:paraId="13EDF8B7" w14:textId="70AE1164">
        <w:trPr>
          <w:trHeight w:val="690"/>
          <w:del w:author="KARLOVCEC, Barbara" w:date="2025-02-26T14:32:00Z" w:id="2524"/>
        </w:trPr>
        <w:tc>
          <w:tcPr>
            <w:tcW w:w="580" w:type="dxa"/>
            <w:tcBorders>
              <w:top w:val="nil"/>
              <w:left w:val="single" w:color="auto" w:sz="4" w:space="0"/>
              <w:bottom w:val="single" w:color="auto" w:sz="4" w:space="0"/>
              <w:right w:val="single" w:color="auto" w:sz="4" w:space="0"/>
            </w:tcBorders>
            <w:shd w:val="clear" w:color="000000" w:fill="FFD966"/>
            <w:noWrap/>
            <w:vAlign w:val="bottom"/>
            <w:hideMark/>
          </w:tcPr>
          <w:p w:rsidRPr="005D5556" w:rsidR="0086009B" w:rsidDel="00B409B7" w:rsidRDefault="0086009B" w14:paraId="218BAD36" w14:textId="3320F7BC">
            <w:pPr>
              <w:pStyle w:val="BodyText"/>
              <w:tabs>
                <w:tab w:val="left" w:pos="720"/>
                <w:tab w:val="num" w:pos="1440"/>
              </w:tabs>
              <w:rPr>
                <w:del w:author="KARLOVCEC, Barbara" w:date="2025-02-26T14:32:00Z" w16du:dateUtc="2025-02-26T13:32:00Z" w:id="2525"/>
                <w:rFonts w:ascii="Calibri" w:hAnsi="Calibri" w:cs="Calibri"/>
                <w:sz w:val="22"/>
                <w:szCs w:val="22"/>
              </w:rPr>
              <w:pPrChange w:author="KARLOVCEC, Barbara" w:date="2025-02-26T14:32:00Z" w16du:dateUtc="2025-02-26T13:32:00Z" w:id="2526">
                <w:pPr/>
              </w:pPrChange>
            </w:pPr>
            <w:del w:author="KARLOVCEC, Barbara" w:date="2025-02-26T14:32:00Z" w16du:dateUtc="2025-02-26T13:32:00Z" w:id="2527">
              <w:r w:rsidRPr="005D5556" w:rsidDel="00B409B7">
                <w:rPr>
                  <w:rFonts w:ascii="Calibri" w:hAnsi="Calibri" w:cs="Calibri"/>
                  <w:sz w:val="22"/>
                  <w:szCs w:val="22"/>
                </w:rPr>
                <w:delText>10</w:delText>
              </w:r>
            </w:del>
          </w:p>
        </w:tc>
        <w:tc>
          <w:tcPr>
            <w:tcW w:w="2280" w:type="dxa"/>
            <w:tcBorders>
              <w:top w:val="nil"/>
              <w:left w:val="nil"/>
              <w:bottom w:val="single" w:color="auto" w:sz="4" w:space="0"/>
              <w:right w:val="single" w:color="auto" w:sz="4" w:space="0"/>
            </w:tcBorders>
            <w:shd w:val="clear" w:color="000000" w:fill="FFD966"/>
            <w:vAlign w:val="bottom"/>
            <w:hideMark/>
          </w:tcPr>
          <w:p w:rsidRPr="005D5556" w:rsidR="0086009B" w:rsidDel="00B409B7" w:rsidRDefault="0086009B" w14:paraId="0680B7BA" w14:textId="51376E9F">
            <w:pPr>
              <w:pStyle w:val="BodyText"/>
              <w:tabs>
                <w:tab w:val="left" w:pos="720"/>
                <w:tab w:val="num" w:pos="1440"/>
              </w:tabs>
              <w:rPr>
                <w:del w:author="KARLOVCEC, Barbara" w:date="2025-02-26T14:32:00Z" w16du:dateUtc="2025-02-26T13:32:00Z" w:id="2528"/>
                <w:rFonts w:ascii="Calibri" w:hAnsi="Calibri" w:cs="Calibri"/>
                <w:sz w:val="22"/>
                <w:szCs w:val="22"/>
              </w:rPr>
              <w:pPrChange w:author="KARLOVCEC, Barbara" w:date="2025-02-26T14:32:00Z" w16du:dateUtc="2025-02-26T13:32:00Z" w:id="2529">
                <w:pPr/>
              </w:pPrChange>
            </w:pPr>
            <w:del w:author="KARLOVCEC, Barbara" w:date="2025-02-26T14:32:00Z" w16du:dateUtc="2025-02-26T13:32:00Z" w:id="2530">
              <w:r w:rsidRPr="005D5556" w:rsidDel="00B409B7">
                <w:rPr>
                  <w:rFonts w:ascii="Calibri" w:hAnsi="Calibri" w:cs="Calibri"/>
                  <w:sz w:val="22"/>
                  <w:szCs w:val="22"/>
                </w:rPr>
                <w:delText xml:space="preserve">Innoson Vehicle Manufacturing </w:delText>
              </w:r>
              <w:r w:rsidRPr="005D5556" w:rsidDel="00B409B7">
                <w:rPr>
                  <w:rFonts w:ascii="Calibri" w:hAnsi="Calibri" w:cs="Calibri"/>
                  <w:sz w:val="22"/>
                  <w:szCs w:val="22"/>
                </w:rPr>
                <w:br/>
              </w:r>
              <w:r w:rsidRPr="005D5556" w:rsidDel="00B409B7">
                <w:rPr>
                  <w:rFonts w:ascii="Calibri" w:hAnsi="Calibri" w:cs="Calibri"/>
                  <w:sz w:val="22"/>
                  <w:szCs w:val="22"/>
                </w:rPr>
                <w:delText>co. ltd</w:delText>
              </w:r>
            </w:del>
          </w:p>
        </w:tc>
        <w:tc>
          <w:tcPr>
            <w:tcW w:w="960" w:type="dxa"/>
            <w:tcBorders>
              <w:top w:val="nil"/>
              <w:left w:val="nil"/>
              <w:bottom w:val="single" w:color="auto" w:sz="4" w:space="0"/>
              <w:right w:val="single" w:color="auto" w:sz="4" w:space="0"/>
            </w:tcBorders>
            <w:shd w:val="clear" w:color="000000" w:fill="FFD966"/>
            <w:noWrap/>
            <w:vAlign w:val="center"/>
            <w:hideMark/>
          </w:tcPr>
          <w:p w:rsidRPr="005D5556" w:rsidR="0086009B" w:rsidDel="00B409B7" w:rsidRDefault="0086009B" w14:paraId="13151C83" w14:textId="2F4CD52D">
            <w:pPr>
              <w:pStyle w:val="BodyText"/>
              <w:tabs>
                <w:tab w:val="left" w:pos="720"/>
                <w:tab w:val="num" w:pos="1440"/>
              </w:tabs>
              <w:rPr>
                <w:del w:author="KARLOVCEC, Barbara" w:date="2025-02-26T14:32:00Z" w16du:dateUtc="2025-02-26T13:32:00Z" w:id="2531"/>
                <w:rFonts w:ascii="Calibri" w:hAnsi="Calibri" w:cs="Calibri"/>
                <w:sz w:val="22"/>
                <w:szCs w:val="22"/>
              </w:rPr>
              <w:pPrChange w:author="KARLOVCEC, Barbara" w:date="2025-02-26T14:32:00Z" w16du:dateUtc="2025-02-26T13:32:00Z" w:id="2532">
                <w:pPr/>
              </w:pPrChange>
            </w:pPr>
            <w:del w:author="KARLOVCEC, Barbara" w:date="2025-02-26T14:32:00Z" w16du:dateUtc="2025-02-26T13:32:00Z" w:id="2533">
              <w:r w:rsidRPr="005D5556" w:rsidDel="00B409B7">
                <w:rPr>
                  <w:rFonts w:ascii="Calibri" w:hAnsi="Calibri" w:cs="Calibri"/>
                  <w:sz w:val="22"/>
                  <w:szCs w:val="22"/>
                </w:rPr>
                <w:delText>Anamabra</w:delText>
              </w:r>
            </w:del>
          </w:p>
        </w:tc>
        <w:tc>
          <w:tcPr>
            <w:tcW w:w="960" w:type="dxa"/>
            <w:tcBorders>
              <w:top w:val="nil"/>
              <w:left w:val="nil"/>
              <w:bottom w:val="single" w:color="auto" w:sz="4" w:space="0"/>
              <w:right w:val="single" w:color="auto" w:sz="4" w:space="0"/>
            </w:tcBorders>
            <w:shd w:val="clear" w:color="000000" w:fill="FFD966"/>
            <w:noWrap/>
            <w:vAlign w:val="center"/>
            <w:hideMark/>
          </w:tcPr>
          <w:p w:rsidRPr="005D5556" w:rsidR="0086009B" w:rsidDel="00B409B7" w:rsidRDefault="0086009B" w14:paraId="2BF37B13" w14:textId="1CE14B74">
            <w:pPr>
              <w:pStyle w:val="BodyText"/>
              <w:tabs>
                <w:tab w:val="left" w:pos="720"/>
                <w:tab w:val="num" w:pos="1440"/>
              </w:tabs>
              <w:rPr>
                <w:del w:author="KARLOVCEC, Barbara" w:date="2025-02-26T14:32:00Z" w16du:dateUtc="2025-02-26T13:32:00Z" w:id="2534"/>
                <w:rFonts w:ascii="Calibri" w:hAnsi="Calibri" w:cs="Calibri"/>
                <w:sz w:val="22"/>
                <w:szCs w:val="22"/>
              </w:rPr>
              <w:pPrChange w:author="KARLOVCEC, Barbara" w:date="2025-02-26T14:32:00Z" w16du:dateUtc="2025-02-26T13:32:00Z" w:id="2535">
                <w:pPr/>
              </w:pPrChange>
            </w:pPr>
            <w:del w:author="KARLOVCEC, Barbara" w:date="2025-02-26T14:32:00Z" w16du:dateUtc="2025-02-26T13:32:00Z" w:id="2536">
              <w:r w:rsidRPr="005D5556" w:rsidDel="00B409B7">
                <w:rPr>
                  <w:rFonts w:ascii="Calibri" w:hAnsi="Calibri" w:cs="Calibri"/>
                  <w:sz w:val="22"/>
                  <w:szCs w:val="22"/>
                </w:rPr>
                <w:delText>South East</w:delText>
              </w:r>
            </w:del>
          </w:p>
        </w:tc>
        <w:tc>
          <w:tcPr>
            <w:tcW w:w="2260" w:type="dxa"/>
            <w:tcBorders>
              <w:top w:val="nil"/>
              <w:left w:val="nil"/>
              <w:bottom w:val="single" w:color="auto" w:sz="4" w:space="0"/>
              <w:right w:val="single" w:color="auto" w:sz="4" w:space="0"/>
            </w:tcBorders>
            <w:shd w:val="clear" w:color="000000" w:fill="FFD966"/>
            <w:noWrap/>
            <w:vAlign w:val="bottom"/>
            <w:hideMark/>
          </w:tcPr>
          <w:p w:rsidRPr="005D5556" w:rsidR="0086009B" w:rsidDel="00B409B7" w:rsidRDefault="0086009B" w14:paraId="36C54532" w14:textId="6619390A">
            <w:pPr>
              <w:pStyle w:val="BodyText"/>
              <w:tabs>
                <w:tab w:val="left" w:pos="720"/>
                <w:tab w:val="num" w:pos="1440"/>
              </w:tabs>
              <w:rPr>
                <w:del w:author="KARLOVCEC, Barbara" w:date="2025-02-26T14:32:00Z" w16du:dateUtc="2025-02-26T13:32:00Z" w:id="2537"/>
                <w:rFonts w:ascii="Calibri" w:hAnsi="Calibri" w:cs="Calibri"/>
                <w:sz w:val="22"/>
                <w:szCs w:val="22"/>
              </w:rPr>
              <w:pPrChange w:author="KARLOVCEC, Barbara" w:date="2025-02-26T14:32:00Z" w16du:dateUtc="2025-02-26T13:32:00Z" w:id="2538">
                <w:pPr/>
              </w:pPrChange>
            </w:pPr>
            <w:del w:author="KARLOVCEC, Barbara" w:date="2025-02-26T14:32:00Z" w16du:dateUtc="2025-02-26T13:32:00Z" w:id="2539">
              <w:r w:rsidRPr="005D5556" w:rsidDel="00B409B7">
                <w:rPr>
                  <w:rFonts w:ascii="Calibri" w:hAnsi="Calibri" w:cs="Calibri"/>
                  <w:sz w:val="22"/>
                  <w:szCs w:val="22"/>
                </w:rPr>
                <w:delText>Innoson Motors</w:delText>
              </w:r>
            </w:del>
          </w:p>
        </w:tc>
      </w:tr>
    </w:tbl>
    <w:p w:rsidRPr="005D5556" w:rsidR="00555A4F" w:rsidP="00B409B7" w:rsidRDefault="00555A4F" w14:paraId="3D26F749" w14:textId="77777777">
      <w:pPr>
        <w:pStyle w:val="BodyText"/>
        <w:tabs>
          <w:tab w:val="left" w:pos="720"/>
          <w:tab w:val="num" w:pos="1440"/>
        </w:tabs>
        <w:rPr>
          <w:rFonts w:ascii="Calibri" w:hAnsi="Calibri" w:cs="Calibri"/>
          <w:sz w:val="22"/>
          <w:szCs w:val="22"/>
        </w:rPr>
      </w:pPr>
    </w:p>
    <w:p w:rsidRPr="005D5556" w:rsidR="00C469EF" w:rsidRDefault="00C469EF" w14:paraId="6D7C1EDB" w14:textId="77777777">
      <w:pPr>
        <w:pStyle w:val="BodyText"/>
        <w:tabs>
          <w:tab w:val="left" w:pos="720"/>
          <w:tab w:val="num" w:pos="1440"/>
        </w:tabs>
        <w:rPr>
          <w:rFonts w:ascii="Calibri" w:hAnsi="Calibri" w:cs="Calibri"/>
          <w:sz w:val="22"/>
          <w:szCs w:val="22"/>
        </w:rPr>
      </w:pPr>
    </w:p>
    <w:p w:rsidRPr="005D5556" w:rsidR="00CA231E" w:rsidP="00C469EF" w:rsidRDefault="005F292E" w14:paraId="4DB8AB8C" w14:textId="56E0ACE4">
      <w:pPr>
        <w:pStyle w:val="BodyText"/>
        <w:numPr>
          <w:ilvl w:val="0"/>
          <w:numId w:val="25"/>
        </w:numPr>
        <w:rPr>
          <w:rFonts w:ascii="Calibri" w:hAnsi="Calibri" w:cs="Calibri"/>
          <w:b/>
          <w:bCs/>
          <w:sz w:val="22"/>
          <w:szCs w:val="22"/>
          <w:u w:val="single"/>
        </w:rPr>
      </w:pPr>
      <w:del w:author="GAVRANIC, Jelena" w:date="2025-02-25T15:12:00Z" w16du:dateUtc="2025-02-25T14:12:00Z" w:id="2540">
        <w:r w:rsidRPr="005D5556" w:rsidDel="002852F1">
          <w:rPr>
            <w:rFonts w:ascii="Calibri" w:hAnsi="Calibri" w:cs="Calibri"/>
            <w:b/>
            <w:bCs/>
            <w:sz w:val="22"/>
            <w:szCs w:val="22"/>
            <w:u w:val="single"/>
          </w:rPr>
          <w:delText xml:space="preserve">Purpose </w:delText>
        </w:r>
        <w:r w:rsidRPr="005D5556" w:rsidDel="002852F1" w:rsidR="007E71AC">
          <w:rPr>
            <w:rFonts w:ascii="Calibri" w:hAnsi="Calibri" w:cs="Calibri"/>
            <w:b/>
            <w:bCs/>
            <w:sz w:val="22"/>
            <w:szCs w:val="22"/>
            <w:u w:val="single"/>
          </w:rPr>
          <w:delText>of the Term of Reference</w:delText>
        </w:r>
      </w:del>
      <w:ins w:author="GAVRANIC, Jelena" w:date="2025-02-25T15:12:00Z" w16du:dateUtc="2025-02-25T14:12:00Z" w:id="2541">
        <w:r w:rsidR="002852F1">
          <w:rPr>
            <w:rFonts w:ascii="Calibri" w:hAnsi="Calibri" w:cs="Calibri"/>
            <w:b/>
            <w:bCs/>
            <w:sz w:val="22"/>
            <w:szCs w:val="22"/>
            <w:u w:val="single"/>
          </w:rPr>
          <w:t>Scope of the required services</w:t>
        </w:r>
      </w:ins>
    </w:p>
    <w:p w:rsidRPr="005D5556" w:rsidR="006C749B" w:rsidP="006C749B" w:rsidRDefault="006C749B" w14:paraId="4099FA98" w14:textId="77777777">
      <w:pPr>
        <w:pStyle w:val="BodyText"/>
        <w:ind w:left="384"/>
        <w:rPr>
          <w:rFonts w:ascii="Calibri" w:hAnsi="Calibri" w:cs="Calibri"/>
          <w:b/>
          <w:bCs/>
          <w:sz w:val="22"/>
          <w:szCs w:val="22"/>
          <w:u w:val="single"/>
        </w:rPr>
      </w:pPr>
    </w:p>
    <w:p w:rsidRPr="005D5556" w:rsidR="00B97960" w:rsidP="00BE19B0" w:rsidRDefault="00C71ABE" w14:paraId="6E2F5FCC" w14:textId="6FC12844">
      <w:pPr>
        <w:pStyle w:val="BodyText"/>
        <w:tabs>
          <w:tab w:val="left" w:pos="720"/>
        </w:tabs>
        <w:rPr>
          <w:rFonts w:ascii="Calibri" w:hAnsi="Calibri" w:cs="Calibri"/>
          <w:sz w:val="22"/>
          <w:szCs w:val="22"/>
        </w:rPr>
      </w:pPr>
      <w:r w:rsidRPr="005D5556">
        <w:rPr>
          <w:rFonts w:ascii="Calibri" w:hAnsi="Calibri" w:cs="Calibri"/>
          <w:sz w:val="22"/>
          <w:szCs w:val="22"/>
        </w:rPr>
        <w:t>The primary objective of the term</w:t>
      </w:r>
      <w:r w:rsidRPr="005D5556" w:rsidR="46DE79AE">
        <w:rPr>
          <w:rFonts w:ascii="Calibri" w:hAnsi="Calibri" w:cs="Calibri"/>
          <w:sz w:val="22"/>
          <w:szCs w:val="22"/>
        </w:rPr>
        <w:t>s</w:t>
      </w:r>
      <w:r w:rsidRPr="005D5556">
        <w:rPr>
          <w:rFonts w:ascii="Calibri" w:hAnsi="Calibri" w:cs="Calibri"/>
          <w:sz w:val="22"/>
          <w:szCs w:val="22"/>
        </w:rPr>
        <w:t xml:space="preserve"> of reference</w:t>
      </w:r>
      <w:r w:rsidRPr="005D5556" w:rsidR="00016B06">
        <w:rPr>
          <w:rFonts w:ascii="Calibri" w:hAnsi="Calibri" w:cs="Calibri"/>
          <w:sz w:val="22"/>
          <w:szCs w:val="22"/>
        </w:rPr>
        <w:t xml:space="preserve"> </w:t>
      </w:r>
      <w:r w:rsidRPr="005D5556" w:rsidR="00A20FCD">
        <w:rPr>
          <w:rFonts w:ascii="Calibri" w:hAnsi="Calibri" w:cs="Calibri"/>
          <w:sz w:val="22"/>
          <w:szCs w:val="22"/>
        </w:rPr>
        <w:t xml:space="preserve">is </w:t>
      </w:r>
      <w:r w:rsidRPr="005D5556" w:rsidR="00016B06">
        <w:rPr>
          <w:rFonts w:ascii="Calibri" w:hAnsi="Calibri" w:cs="Calibri"/>
          <w:sz w:val="22"/>
          <w:szCs w:val="22"/>
        </w:rPr>
        <w:t xml:space="preserve">to </w:t>
      </w:r>
      <w:r w:rsidRPr="005D5556">
        <w:rPr>
          <w:rFonts w:ascii="Calibri" w:hAnsi="Calibri" w:cs="Calibri"/>
          <w:sz w:val="22"/>
          <w:szCs w:val="22"/>
        </w:rPr>
        <w:t xml:space="preserve">guide </w:t>
      </w:r>
      <w:r w:rsidRPr="005D5556" w:rsidR="00BE19B0">
        <w:rPr>
          <w:rFonts w:ascii="Calibri" w:hAnsi="Calibri" w:cs="Calibri"/>
          <w:sz w:val="22"/>
          <w:szCs w:val="22"/>
        </w:rPr>
        <w:t xml:space="preserve">on the </w:t>
      </w:r>
      <w:r w:rsidRPr="005D5556" w:rsidR="00463792">
        <w:rPr>
          <w:rFonts w:ascii="Calibri" w:hAnsi="Calibri" w:cs="Calibri"/>
          <w:sz w:val="22"/>
          <w:szCs w:val="22"/>
        </w:rPr>
        <w:t xml:space="preserve">training activities for </w:t>
      </w:r>
      <w:r w:rsidRPr="005D5556" w:rsidR="008A29E0">
        <w:rPr>
          <w:rFonts w:ascii="Calibri" w:hAnsi="Calibri" w:cs="Calibri"/>
          <w:sz w:val="22"/>
          <w:szCs w:val="22"/>
        </w:rPr>
        <w:t xml:space="preserve">the </w:t>
      </w:r>
      <w:r w:rsidRPr="005D5556" w:rsidR="00463792">
        <w:rPr>
          <w:rFonts w:ascii="Calibri" w:hAnsi="Calibri" w:cs="Calibri"/>
          <w:sz w:val="22"/>
          <w:szCs w:val="22"/>
        </w:rPr>
        <w:t xml:space="preserve">Nigerian commercial refrigeration </w:t>
      </w:r>
      <w:r w:rsidRPr="005D5556" w:rsidR="00B97960">
        <w:rPr>
          <w:rFonts w:ascii="Calibri" w:hAnsi="Calibri" w:cs="Calibri"/>
          <w:sz w:val="22"/>
          <w:szCs w:val="22"/>
        </w:rPr>
        <w:t xml:space="preserve">enterprises </w:t>
      </w:r>
      <w:r w:rsidRPr="005D5556" w:rsidR="008A29E0">
        <w:rPr>
          <w:rFonts w:ascii="Calibri" w:hAnsi="Calibri" w:cs="Calibri"/>
          <w:sz w:val="22"/>
          <w:szCs w:val="22"/>
        </w:rPr>
        <w:t xml:space="preserve">on </w:t>
      </w:r>
      <w:r w:rsidRPr="005D5556" w:rsidR="5FB5B8EF">
        <w:rPr>
          <w:rFonts w:ascii="Calibri" w:hAnsi="Calibri" w:cs="Calibri"/>
          <w:sz w:val="22"/>
          <w:szCs w:val="22"/>
        </w:rPr>
        <w:t xml:space="preserve">their conversion to </w:t>
      </w:r>
      <w:r w:rsidRPr="005D5556" w:rsidR="00463792">
        <w:rPr>
          <w:rFonts w:ascii="Calibri" w:hAnsi="Calibri" w:cs="Calibri"/>
          <w:sz w:val="22"/>
          <w:szCs w:val="22"/>
        </w:rPr>
        <w:t xml:space="preserve">R290 under the HPMP Stage III project. </w:t>
      </w:r>
      <w:del w:author="GAVRANIC, Jelena" w:date="2025-02-25T15:13:00Z" w16du:dateUtc="2025-02-25T14:13:00Z" w:id="2542">
        <w:r w:rsidRPr="005D5556" w:rsidDel="002852F1" w:rsidR="00463792">
          <w:rPr>
            <w:rFonts w:ascii="Calibri" w:hAnsi="Calibri" w:cs="Calibri"/>
            <w:sz w:val="22"/>
            <w:szCs w:val="22"/>
          </w:rPr>
          <w:delText>This contract is for the</w:delText>
        </w:r>
      </w:del>
      <w:ins w:author="GAVRANIC, Jelena" w:date="2025-02-25T15:13:00Z" w16du:dateUtc="2025-02-25T14:13:00Z" w:id="2543">
        <w:r w:rsidR="002852F1">
          <w:rPr>
            <w:rFonts w:ascii="Calibri" w:hAnsi="Calibri" w:cs="Calibri"/>
            <w:sz w:val="22"/>
            <w:szCs w:val="22"/>
          </w:rPr>
          <w:t xml:space="preserve">For the implementation of the above indicated project </w:t>
        </w:r>
      </w:ins>
      <w:del w:author="GAVRANIC, Jelena" w:date="2025-02-25T15:13:00Z" w16du:dateUtc="2025-02-25T14:13:00Z" w:id="2544">
        <w:r w:rsidRPr="005D5556" w:rsidDel="002852F1" w:rsidR="00463792">
          <w:rPr>
            <w:rFonts w:ascii="Calibri" w:hAnsi="Calibri" w:cs="Calibri"/>
            <w:sz w:val="22"/>
            <w:szCs w:val="22"/>
          </w:rPr>
          <w:delText xml:space="preserve"> </w:delText>
        </w:r>
        <w:r w:rsidRPr="005D5556" w:rsidDel="002852F1" w:rsidR="485912A6">
          <w:rPr>
            <w:rFonts w:ascii="Calibri" w:hAnsi="Calibri" w:cs="Calibri"/>
            <w:sz w:val="22"/>
            <w:szCs w:val="22"/>
          </w:rPr>
          <w:delText>logistical</w:delText>
        </w:r>
      </w:del>
      <w:ins w:author="GAVRANIC, Jelena" w:date="2025-02-25T15:13:00Z" w16du:dateUtc="2025-02-25T14:13:00Z" w:id="2545">
        <w:r w:rsidR="002852F1">
          <w:rPr>
            <w:rFonts w:ascii="Calibri" w:hAnsi="Calibri" w:cs="Calibri"/>
            <w:sz w:val="22"/>
            <w:szCs w:val="22"/>
          </w:rPr>
          <w:t xml:space="preserve">activities, </w:t>
        </w:r>
        <w:r w:rsidRPr="005D5556" w:rsidR="002852F1">
          <w:rPr>
            <w:rFonts w:ascii="Calibri" w:hAnsi="Calibri" w:cs="Calibri"/>
            <w:sz w:val="22"/>
            <w:szCs w:val="22"/>
          </w:rPr>
          <w:t>logistical</w:t>
        </w:r>
      </w:ins>
      <w:r w:rsidRPr="005D5556" w:rsidR="485912A6">
        <w:rPr>
          <w:rFonts w:ascii="Calibri" w:hAnsi="Calibri" w:cs="Calibri"/>
          <w:sz w:val="22"/>
          <w:szCs w:val="22"/>
        </w:rPr>
        <w:t xml:space="preserve"> organization</w:t>
      </w:r>
      <w:r w:rsidRPr="005D5556" w:rsidR="00463792">
        <w:rPr>
          <w:rFonts w:ascii="Calibri" w:hAnsi="Calibri" w:cs="Calibri"/>
          <w:sz w:val="22"/>
          <w:szCs w:val="22"/>
        </w:rPr>
        <w:t xml:space="preserve"> of </w:t>
      </w:r>
      <w:r w:rsidRPr="005D5556" w:rsidR="000742F4">
        <w:rPr>
          <w:rFonts w:ascii="Calibri" w:hAnsi="Calibri" w:cs="Calibri"/>
          <w:sz w:val="22"/>
          <w:szCs w:val="22"/>
        </w:rPr>
        <w:t>training</w:t>
      </w:r>
      <w:r w:rsidRPr="005D5556" w:rsidR="00463792">
        <w:rPr>
          <w:rFonts w:ascii="Calibri" w:hAnsi="Calibri" w:cs="Calibri"/>
          <w:sz w:val="22"/>
          <w:szCs w:val="22"/>
        </w:rPr>
        <w:t xml:space="preserve"> </w:t>
      </w:r>
      <w:r w:rsidRPr="005D5556" w:rsidR="00C64799">
        <w:rPr>
          <w:rFonts w:ascii="Calibri" w:hAnsi="Calibri" w:cs="Calibri"/>
          <w:sz w:val="22"/>
          <w:szCs w:val="22"/>
        </w:rPr>
        <w:t>for</w:t>
      </w:r>
      <w:r w:rsidRPr="005D5556" w:rsidR="00BE19B0">
        <w:rPr>
          <w:rFonts w:ascii="Calibri" w:hAnsi="Calibri" w:cs="Calibri"/>
          <w:sz w:val="22"/>
          <w:szCs w:val="22"/>
        </w:rPr>
        <w:t xml:space="preserve"> 53 companies of </w:t>
      </w:r>
      <w:r w:rsidRPr="005D5556" w:rsidR="00B97960">
        <w:rPr>
          <w:rFonts w:ascii="Calibri" w:hAnsi="Calibri" w:cs="Calibri"/>
          <w:sz w:val="22"/>
          <w:szCs w:val="22"/>
        </w:rPr>
        <w:t>G</w:t>
      </w:r>
      <w:r w:rsidRPr="005D5556" w:rsidR="00BE19B0">
        <w:rPr>
          <w:rFonts w:ascii="Calibri" w:hAnsi="Calibri" w:cs="Calibri"/>
          <w:sz w:val="22"/>
          <w:szCs w:val="22"/>
        </w:rPr>
        <w:t>roup II</w:t>
      </w:r>
      <w:r w:rsidRPr="005D5556" w:rsidR="0064019E">
        <w:rPr>
          <w:rFonts w:ascii="Calibri" w:hAnsi="Calibri" w:cs="Calibri"/>
          <w:sz w:val="22"/>
          <w:szCs w:val="22"/>
        </w:rPr>
        <w:t>, as well as for 115 companies of Group III</w:t>
      </w:r>
      <w:r w:rsidRPr="005D5556" w:rsidR="000742F4">
        <w:rPr>
          <w:rFonts w:ascii="Calibri" w:hAnsi="Calibri" w:cs="Calibri"/>
          <w:sz w:val="22"/>
          <w:szCs w:val="22"/>
        </w:rPr>
        <w:t xml:space="preserve"> and </w:t>
      </w:r>
      <w:r w:rsidRPr="005D5556" w:rsidR="00942FE8">
        <w:rPr>
          <w:rFonts w:ascii="Calibri" w:hAnsi="Calibri" w:cs="Calibri"/>
          <w:sz w:val="22"/>
          <w:szCs w:val="22"/>
        </w:rPr>
        <w:t>for 10 companies of KIP</w:t>
      </w:r>
      <w:r w:rsidRPr="005D5556" w:rsidR="0064019E">
        <w:rPr>
          <w:rFonts w:ascii="Calibri" w:hAnsi="Calibri" w:cs="Calibri"/>
          <w:sz w:val="22"/>
          <w:szCs w:val="22"/>
        </w:rPr>
        <w:t>,</w:t>
      </w:r>
      <w:r w:rsidRPr="005D5556" w:rsidR="00B502F8">
        <w:rPr>
          <w:rFonts w:ascii="Calibri" w:hAnsi="Calibri" w:cs="Calibri"/>
          <w:sz w:val="22"/>
          <w:szCs w:val="22"/>
        </w:rPr>
        <w:t xml:space="preserve"> </w:t>
      </w:r>
      <w:r w:rsidRPr="005D5556" w:rsidR="008A29E0">
        <w:rPr>
          <w:rFonts w:ascii="Calibri" w:hAnsi="Calibri" w:cs="Calibri"/>
          <w:sz w:val="22"/>
          <w:szCs w:val="22"/>
        </w:rPr>
        <w:t>which will be conducted</w:t>
      </w:r>
      <w:r w:rsidRPr="005D5556" w:rsidR="00BE19B0">
        <w:rPr>
          <w:rFonts w:ascii="Calibri" w:hAnsi="Calibri" w:cs="Calibri"/>
          <w:sz w:val="22"/>
          <w:szCs w:val="22"/>
        </w:rPr>
        <w:t xml:space="preserve"> </w:t>
      </w:r>
      <w:r w:rsidRPr="005D5556" w:rsidR="00463792">
        <w:rPr>
          <w:rFonts w:ascii="Calibri" w:hAnsi="Calibri" w:cs="Calibri"/>
          <w:sz w:val="22"/>
          <w:szCs w:val="22"/>
        </w:rPr>
        <w:t xml:space="preserve">in the government identified </w:t>
      </w:r>
      <w:r w:rsidRPr="005D5556" w:rsidR="00C64799">
        <w:rPr>
          <w:rFonts w:ascii="Calibri" w:hAnsi="Calibri" w:cs="Calibri"/>
          <w:sz w:val="22"/>
          <w:szCs w:val="22"/>
        </w:rPr>
        <w:t>c</w:t>
      </w:r>
      <w:r w:rsidRPr="005D5556" w:rsidR="00463792">
        <w:rPr>
          <w:rFonts w:ascii="Calibri" w:hAnsi="Calibri" w:cs="Calibri"/>
          <w:sz w:val="22"/>
          <w:szCs w:val="22"/>
        </w:rPr>
        <w:t xml:space="preserve">enters of </w:t>
      </w:r>
      <w:r w:rsidRPr="005D5556" w:rsidR="00C64799">
        <w:rPr>
          <w:rFonts w:ascii="Calibri" w:hAnsi="Calibri" w:cs="Calibri"/>
          <w:sz w:val="22"/>
          <w:szCs w:val="22"/>
        </w:rPr>
        <w:t>e</w:t>
      </w:r>
      <w:r w:rsidRPr="005D5556" w:rsidR="00463792">
        <w:rPr>
          <w:rFonts w:ascii="Calibri" w:hAnsi="Calibri" w:cs="Calibri"/>
          <w:sz w:val="22"/>
          <w:szCs w:val="22"/>
        </w:rPr>
        <w:t>xcellence across the country</w:t>
      </w:r>
      <w:ins w:author="GAVRANIC, Jelena" w:date="2025-02-25T15:13:00Z" w16du:dateUtc="2025-02-25T14:13:00Z" w:id="2546">
        <w:r w:rsidR="002852F1">
          <w:rPr>
            <w:rFonts w:ascii="Calibri" w:hAnsi="Calibri" w:cs="Calibri"/>
            <w:sz w:val="22"/>
            <w:szCs w:val="22"/>
          </w:rPr>
          <w:t xml:space="preserve"> is needed</w:t>
        </w:r>
      </w:ins>
      <w:r w:rsidRPr="005D5556" w:rsidR="00463792">
        <w:rPr>
          <w:rFonts w:ascii="Calibri" w:hAnsi="Calibri" w:cs="Calibri"/>
          <w:sz w:val="22"/>
          <w:szCs w:val="22"/>
        </w:rPr>
        <w:t>.</w:t>
      </w:r>
    </w:p>
    <w:p w:rsidRPr="005D5556" w:rsidR="7E8F43EE" w:rsidP="7E8F43EE" w:rsidRDefault="7E8F43EE" w14:paraId="7F5A1F21" w14:textId="3B682437">
      <w:pPr>
        <w:pStyle w:val="BodyText"/>
        <w:tabs>
          <w:tab w:val="left" w:pos="720"/>
        </w:tabs>
        <w:rPr>
          <w:rFonts w:ascii="Calibri" w:hAnsi="Calibri" w:cs="Calibri"/>
          <w:sz w:val="22"/>
          <w:szCs w:val="22"/>
        </w:rPr>
      </w:pPr>
    </w:p>
    <w:p w:rsidRPr="005D5556" w:rsidR="0108DBB6" w:rsidP="7E8F43EE" w:rsidRDefault="1E68B0D5" w14:paraId="2D139C2F" w14:textId="5F64D3AB">
      <w:pPr>
        <w:pStyle w:val="BodyText"/>
        <w:tabs>
          <w:tab w:val="left" w:pos="720"/>
        </w:tabs>
        <w:rPr>
          <w:rFonts w:ascii="Calibri" w:hAnsi="Calibri" w:cs="Calibri"/>
          <w:sz w:val="22"/>
          <w:szCs w:val="22"/>
        </w:rPr>
      </w:pPr>
      <w:r w:rsidRPr="005D5556">
        <w:rPr>
          <w:rFonts w:ascii="Calibri" w:hAnsi="Calibri" w:cs="Calibri"/>
          <w:sz w:val="22"/>
          <w:szCs w:val="22"/>
        </w:rPr>
        <w:t xml:space="preserve">The </w:t>
      </w:r>
      <w:r w:rsidRPr="005D5556" w:rsidR="3F788F4F">
        <w:rPr>
          <w:rFonts w:ascii="Calibri" w:hAnsi="Calibri" w:cs="Calibri"/>
          <w:sz w:val="22"/>
          <w:szCs w:val="22"/>
        </w:rPr>
        <w:t xml:space="preserve">planning of the logistical </w:t>
      </w:r>
      <w:r w:rsidRPr="005D5556">
        <w:rPr>
          <w:rFonts w:ascii="Calibri" w:hAnsi="Calibri" w:cs="Calibri"/>
          <w:sz w:val="22"/>
          <w:szCs w:val="22"/>
        </w:rPr>
        <w:t xml:space="preserve">organization of training sessions </w:t>
      </w:r>
      <w:r w:rsidRPr="005D5556" w:rsidR="321E382C">
        <w:rPr>
          <w:rFonts w:ascii="Calibri" w:hAnsi="Calibri" w:cs="Calibri"/>
          <w:sz w:val="22"/>
          <w:szCs w:val="22"/>
        </w:rPr>
        <w:t xml:space="preserve">must be </w:t>
      </w:r>
      <w:r w:rsidRPr="005D5556" w:rsidR="005D5556">
        <w:rPr>
          <w:rFonts w:ascii="Calibri" w:hAnsi="Calibri" w:cs="Calibri"/>
          <w:sz w:val="22"/>
          <w:szCs w:val="22"/>
        </w:rPr>
        <w:t>done</w:t>
      </w:r>
      <w:r w:rsidRPr="005D5556" w:rsidR="321E382C">
        <w:rPr>
          <w:rFonts w:ascii="Calibri" w:hAnsi="Calibri" w:cs="Calibri"/>
          <w:sz w:val="22"/>
          <w:szCs w:val="22"/>
        </w:rPr>
        <w:t xml:space="preserve"> in close coordination with the National Ozone Office (NOO) of Nigeria and t</w:t>
      </w:r>
      <w:r w:rsidRPr="005D5556" w:rsidR="0108DBB6">
        <w:rPr>
          <w:rFonts w:ascii="Calibri" w:hAnsi="Calibri" w:cs="Calibri"/>
          <w:sz w:val="22"/>
          <w:szCs w:val="22"/>
        </w:rPr>
        <w:t>wo trainers</w:t>
      </w:r>
      <w:r w:rsidRPr="005D5556" w:rsidR="53759BC1">
        <w:rPr>
          <w:rFonts w:ascii="Calibri" w:hAnsi="Calibri" w:cs="Calibri"/>
          <w:sz w:val="22"/>
          <w:szCs w:val="22"/>
        </w:rPr>
        <w:t>, who will share the training materials and any other additional considerations.</w:t>
      </w:r>
    </w:p>
    <w:p w:rsidR="002852F1" w:rsidP="00BE19B0" w:rsidRDefault="002852F1" w14:paraId="3FA5CBF4" w14:textId="77777777">
      <w:pPr>
        <w:pStyle w:val="BodyText"/>
        <w:tabs>
          <w:tab w:val="left" w:pos="720"/>
        </w:tabs>
        <w:rPr>
          <w:ins w:author="GAVRANIC, Jelena" w:date="2025-02-25T15:15:00Z" w16du:dateUtc="2025-02-25T14:15:00Z" w:id="2547"/>
          <w:rFonts w:ascii="Calibri" w:hAnsi="Calibri" w:cs="Calibri"/>
          <w:sz w:val="22"/>
          <w:szCs w:val="22"/>
        </w:rPr>
      </w:pPr>
    </w:p>
    <w:p w:rsidR="00B97960" w:rsidP="00BE19B0" w:rsidRDefault="002852F1" w14:paraId="2A7B195C" w14:textId="74501796">
      <w:pPr>
        <w:pStyle w:val="BodyText"/>
        <w:tabs>
          <w:tab w:val="left" w:pos="720"/>
        </w:tabs>
        <w:rPr>
          <w:ins w:author="GAVRANIC, Jelena" w:date="2025-02-25T15:14:00Z" w16du:dateUtc="2025-02-25T14:14:00Z" w:id="2548"/>
          <w:rFonts w:ascii="Calibri" w:hAnsi="Calibri" w:cs="Calibri"/>
          <w:sz w:val="22"/>
          <w:szCs w:val="22"/>
        </w:rPr>
      </w:pPr>
      <w:ins w:author="GAVRANIC, Jelena" w:date="2025-02-25T15:14:00Z" w16du:dateUtc="2025-02-25T14:14:00Z" w:id="2549">
        <w:r>
          <w:rPr>
            <w:rFonts w:ascii="Calibri" w:hAnsi="Calibri" w:cs="Calibri"/>
            <w:sz w:val="22"/>
            <w:szCs w:val="22"/>
          </w:rPr>
          <w:t>Training sessions will be organized as per following:</w:t>
        </w:r>
      </w:ins>
    </w:p>
    <w:p w:rsidRPr="005D5556" w:rsidR="002852F1" w:rsidP="002852F1" w:rsidRDefault="002852F1" w14:paraId="6B0F37CE" w14:textId="79AA73CE">
      <w:pPr>
        <w:pStyle w:val="BodyText"/>
        <w:numPr>
          <w:ilvl w:val="0"/>
          <w:numId w:val="32"/>
        </w:numPr>
        <w:tabs>
          <w:tab w:val="left" w:pos="720"/>
        </w:tabs>
        <w:rPr>
          <w:rFonts w:ascii="Calibri" w:hAnsi="Calibri" w:cs="Calibri"/>
          <w:sz w:val="22"/>
          <w:szCs w:val="22"/>
        </w:rPr>
      </w:pPr>
      <w:ins w:author="GAVRANIC, Jelena" w:date="2025-02-25T15:14:00Z" w16du:dateUtc="2025-02-25T14:14:00Z" w:id="2550">
        <w:r w:rsidRPr="002852F1">
          <w:rPr>
            <w:rFonts w:ascii="Calibri" w:hAnsi="Calibri" w:cs="Calibri"/>
            <w:sz w:val="22"/>
            <w:szCs w:val="22"/>
          </w:rPr>
          <w:t>Ten</w:t>
        </w:r>
      </w:ins>
      <w:ins w:author="GAVRANIC, Jelena" w:date="2025-02-25T15:15:00Z" w16du:dateUtc="2025-02-25T14:15:00Z" w:id="2551">
        <w:r>
          <w:rPr>
            <w:rFonts w:ascii="Calibri" w:hAnsi="Calibri" w:cs="Calibri"/>
            <w:sz w:val="22"/>
            <w:szCs w:val="22"/>
          </w:rPr>
          <w:t xml:space="preserve"> (10)</w:t>
        </w:r>
      </w:ins>
      <w:ins w:author="GAVRANIC, Jelena" w:date="2025-02-25T15:14:00Z" w16du:dateUtc="2025-02-25T14:14:00Z" w:id="2552">
        <w:r w:rsidRPr="002852F1">
          <w:rPr>
            <w:rFonts w:ascii="Calibri" w:hAnsi="Calibri" w:cs="Calibri"/>
            <w:sz w:val="22"/>
            <w:szCs w:val="22"/>
          </w:rPr>
          <w:t xml:space="preserve"> training sessions (three days each) at three locations</w:t>
        </w:r>
      </w:ins>
      <w:ins w:author="GAVRANIC, Jelena" w:date="2025-02-25T15:19:00Z" w16du:dateUtc="2025-02-25T14:19:00Z" w:id="2553">
        <w:r>
          <w:rPr>
            <w:rFonts w:ascii="Calibri" w:hAnsi="Calibri" w:cs="Calibri"/>
            <w:sz w:val="22"/>
            <w:szCs w:val="22"/>
          </w:rPr>
          <w:t xml:space="preserve"> (please see paragraph 4 below)</w:t>
        </w:r>
      </w:ins>
      <w:ins w:author="GAVRANIC, Jelena" w:date="2025-02-25T15:14:00Z" w16du:dateUtc="2025-02-25T14:14:00Z" w:id="2554">
        <w:r w:rsidRPr="002852F1">
          <w:rPr>
            <w:rFonts w:ascii="Calibri" w:hAnsi="Calibri" w:cs="Calibri"/>
            <w:sz w:val="22"/>
            <w:szCs w:val="22"/>
          </w:rPr>
          <w:t xml:space="preserve">: </w:t>
        </w:r>
      </w:ins>
      <w:ins w:author="GAVRANIC, Jelena" w:date="2025-02-25T15:16:00Z" w16du:dateUtc="2025-02-25T14:16:00Z" w:id="2555">
        <w:r>
          <w:rPr>
            <w:rFonts w:ascii="Calibri" w:hAnsi="Calibri" w:cs="Calibri"/>
            <w:sz w:val="22"/>
            <w:szCs w:val="22"/>
          </w:rPr>
          <w:t>for</w:t>
        </w:r>
      </w:ins>
      <w:ins w:author="GAVRANIC, Jelena" w:date="2025-02-25T15:17:00Z" w16du:dateUtc="2025-02-25T14:17:00Z" w:id="2556">
        <w:r>
          <w:rPr>
            <w:rFonts w:ascii="Calibri" w:hAnsi="Calibri" w:cs="Calibri"/>
            <w:sz w:val="22"/>
            <w:szCs w:val="22"/>
          </w:rPr>
          <w:t xml:space="preserve"> trainees from 53 companies from </w:t>
        </w:r>
      </w:ins>
      <w:ins w:author="GAVRANIC, Jelena" w:date="2025-02-25T15:14:00Z" w16du:dateUtc="2025-02-25T14:14:00Z" w:id="2557">
        <w:r w:rsidRPr="002852F1">
          <w:rPr>
            <w:rFonts w:ascii="Calibri" w:hAnsi="Calibri" w:cs="Calibri"/>
            <w:sz w:val="22"/>
            <w:szCs w:val="22"/>
          </w:rPr>
          <w:t xml:space="preserve">Group II, </w:t>
        </w:r>
      </w:ins>
      <w:ins w:author="GAVRANIC, Jelena" w:date="2025-02-25T15:17:00Z" w16du:dateUtc="2025-02-25T14:17:00Z" w:id="2558">
        <w:r>
          <w:rPr>
            <w:rFonts w:ascii="Calibri" w:hAnsi="Calibri" w:cs="Calibri"/>
            <w:sz w:val="22"/>
            <w:szCs w:val="22"/>
          </w:rPr>
          <w:t xml:space="preserve">115 companies from Group </w:t>
        </w:r>
      </w:ins>
      <w:ins w:author="GAVRANIC, Jelena" w:date="2025-02-25T15:14:00Z" w16du:dateUtc="2025-02-25T14:14:00Z" w:id="2559">
        <w:r w:rsidRPr="002852F1">
          <w:rPr>
            <w:rFonts w:ascii="Calibri" w:hAnsi="Calibri" w:cs="Calibri"/>
            <w:sz w:val="22"/>
            <w:szCs w:val="22"/>
          </w:rPr>
          <w:t xml:space="preserve">III, </w:t>
        </w:r>
      </w:ins>
      <w:ins w:author="GAVRANIC, Jelena" w:date="2025-02-25T15:17:00Z" w16du:dateUtc="2025-02-25T14:17:00Z" w:id="2560">
        <w:r>
          <w:rPr>
            <w:rFonts w:ascii="Calibri" w:hAnsi="Calibri" w:cs="Calibri"/>
            <w:sz w:val="22"/>
            <w:szCs w:val="22"/>
          </w:rPr>
          <w:t xml:space="preserve">and </w:t>
        </w:r>
      </w:ins>
      <w:ins w:author="GAVRANIC, Jelena" w:date="2025-02-25T15:18:00Z" w16du:dateUtc="2025-02-25T14:18:00Z" w:id="2561">
        <w:r>
          <w:rPr>
            <w:rFonts w:ascii="Calibri" w:hAnsi="Calibri" w:cs="Calibri"/>
            <w:sz w:val="22"/>
            <w:szCs w:val="22"/>
          </w:rPr>
          <w:t>10</w:t>
        </w:r>
      </w:ins>
      <w:ins w:author="GAVRANIC, Jelena" w:date="2025-02-25T15:14:00Z" w16du:dateUtc="2025-02-25T14:14:00Z" w:id="2562">
        <w:r w:rsidRPr="002852F1">
          <w:rPr>
            <w:rFonts w:ascii="Calibri" w:hAnsi="Calibri" w:cs="Calibri"/>
            <w:sz w:val="22"/>
            <w:szCs w:val="22"/>
          </w:rPr>
          <w:t xml:space="preserve"> companies from KIP.</w:t>
        </w:r>
      </w:ins>
    </w:p>
    <w:p w:rsidRPr="005D5556" w:rsidR="00384A5D" w:rsidP="002852F1" w:rsidRDefault="00384A5D" w14:paraId="2F130A63" w14:textId="4A908B33">
      <w:pPr>
        <w:pStyle w:val="BodyText"/>
        <w:numPr>
          <w:ilvl w:val="0"/>
          <w:numId w:val="32"/>
        </w:numPr>
        <w:tabs>
          <w:tab w:val="left" w:pos="720"/>
        </w:tabs>
        <w:spacing w:line="259" w:lineRule="auto"/>
        <w:rPr>
          <w:rFonts w:ascii="Calibri" w:hAnsi="Calibri" w:cs="Calibri"/>
          <w:sz w:val="22"/>
          <w:szCs w:val="22"/>
        </w:rPr>
      </w:pPr>
      <w:r w:rsidRPr="2E7F1124">
        <w:rPr>
          <w:rFonts w:ascii="Calibri" w:hAnsi="Calibri" w:cs="Calibri"/>
          <w:sz w:val="22"/>
          <w:szCs w:val="22"/>
        </w:rPr>
        <w:t>After completion of these training</w:t>
      </w:r>
      <w:r w:rsidRPr="2E7F1124" w:rsidR="78154D69">
        <w:rPr>
          <w:rFonts w:ascii="Calibri" w:hAnsi="Calibri" w:cs="Calibri"/>
          <w:sz w:val="22"/>
          <w:szCs w:val="22"/>
        </w:rPr>
        <w:t xml:space="preserve"> sessions</w:t>
      </w:r>
      <w:r w:rsidRPr="2E7F1124">
        <w:rPr>
          <w:rFonts w:ascii="Calibri" w:hAnsi="Calibri" w:cs="Calibri"/>
          <w:sz w:val="22"/>
          <w:szCs w:val="22"/>
        </w:rPr>
        <w:t xml:space="preserve">, a separate </w:t>
      </w:r>
      <w:r w:rsidRPr="2E7F1124" w:rsidR="7B9A7286">
        <w:rPr>
          <w:rFonts w:ascii="Calibri" w:hAnsi="Calibri" w:cs="Calibri"/>
          <w:sz w:val="22"/>
          <w:szCs w:val="22"/>
        </w:rPr>
        <w:t>final</w:t>
      </w:r>
      <w:r w:rsidRPr="2E7F1124">
        <w:rPr>
          <w:rFonts w:ascii="Calibri" w:hAnsi="Calibri" w:cs="Calibri"/>
          <w:sz w:val="22"/>
          <w:szCs w:val="22"/>
        </w:rPr>
        <w:t xml:space="preserve"> training</w:t>
      </w:r>
      <w:r w:rsidRPr="2E7F1124" w:rsidR="7FDB3F50">
        <w:rPr>
          <w:rFonts w:ascii="Calibri" w:hAnsi="Calibri" w:cs="Calibri"/>
          <w:sz w:val="22"/>
          <w:szCs w:val="22"/>
        </w:rPr>
        <w:t xml:space="preserve"> (one day)</w:t>
      </w:r>
      <w:r w:rsidRPr="2E7F1124">
        <w:rPr>
          <w:rFonts w:ascii="Calibri" w:hAnsi="Calibri" w:cs="Calibri"/>
          <w:sz w:val="22"/>
          <w:szCs w:val="22"/>
        </w:rPr>
        <w:t xml:space="preserve"> must be held</w:t>
      </w:r>
      <w:ins w:author="GAVRANIC, Jelena" w:date="2025-02-25T15:23:00Z" w:id="2563">
        <w:r w:rsidRPr="2E7F1124" w:rsidR="007D11E4">
          <w:rPr>
            <w:rFonts w:ascii="Calibri" w:hAnsi="Calibri" w:cs="Calibri"/>
            <w:sz w:val="22"/>
            <w:szCs w:val="22"/>
          </w:rPr>
          <w:t xml:space="preserve"> at UNIDO office in Lagos</w:t>
        </w:r>
      </w:ins>
      <w:r w:rsidRPr="2E7F1124">
        <w:rPr>
          <w:rFonts w:ascii="Calibri" w:hAnsi="Calibri" w:cs="Calibri"/>
          <w:sz w:val="22"/>
          <w:szCs w:val="22"/>
        </w:rPr>
        <w:t xml:space="preserve">. This session will host </w:t>
      </w:r>
      <w:r w:rsidRPr="2E7F1124" w:rsidR="001B21F3">
        <w:rPr>
          <w:rFonts w:ascii="Calibri" w:hAnsi="Calibri" w:cs="Calibri"/>
          <w:sz w:val="22"/>
          <w:szCs w:val="22"/>
        </w:rPr>
        <w:t>Group I</w:t>
      </w:r>
      <w:ins w:author="KOTLUBEI, Viktoriia" w:date="2025-02-26T13:54:00Z" w:id="2564">
        <w:r w:rsidRPr="2E7F1124" w:rsidR="458761C3">
          <w:rPr>
            <w:rFonts w:ascii="Calibri" w:hAnsi="Calibri" w:cs="Calibri"/>
            <w:sz w:val="22"/>
            <w:szCs w:val="22"/>
          </w:rPr>
          <w:t xml:space="preserve"> (13)</w:t>
        </w:r>
      </w:ins>
      <w:r w:rsidRPr="2E7F1124" w:rsidR="001B21F3">
        <w:rPr>
          <w:rFonts w:ascii="Calibri" w:hAnsi="Calibri" w:cs="Calibri"/>
          <w:sz w:val="22"/>
          <w:szCs w:val="22"/>
        </w:rPr>
        <w:t>, Group II</w:t>
      </w:r>
      <w:ins w:author="KOTLUBEI, Viktoriia" w:date="2025-02-26T13:54:00Z" w:id="2565">
        <w:r w:rsidRPr="2E7F1124" w:rsidR="7791C017">
          <w:rPr>
            <w:rFonts w:ascii="Calibri" w:hAnsi="Calibri" w:cs="Calibri"/>
            <w:sz w:val="22"/>
            <w:szCs w:val="22"/>
          </w:rPr>
          <w:t xml:space="preserve"> (53)</w:t>
        </w:r>
      </w:ins>
      <w:r w:rsidRPr="2E7F1124" w:rsidR="001B21F3">
        <w:rPr>
          <w:rFonts w:ascii="Calibri" w:hAnsi="Calibri" w:cs="Calibri"/>
          <w:sz w:val="22"/>
          <w:szCs w:val="22"/>
        </w:rPr>
        <w:t>, Group III</w:t>
      </w:r>
      <w:ins w:author="KOTLUBEI, Viktoriia" w:date="2025-02-26T13:54:00Z" w:id="2566">
        <w:r w:rsidRPr="2E7F1124" w:rsidR="3A7FB3DC">
          <w:rPr>
            <w:rFonts w:ascii="Calibri" w:hAnsi="Calibri" w:cs="Calibri"/>
            <w:sz w:val="22"/>
            <w:szCs w:val="22"/>
          </w:rPr>
          <w:t xml:space="preserve"> (115)</w:t>
        </w:r>
      </w:ins>
      <w:r w:rsidRPr="2E7F1124" w:rsidR="001B21F3">
        <w:rPr>
          <w:rFonts w:ascii="Calibri" w:hAnsi="Calibri" w:cs="Calibri"/>
          <w:sz w:val="22"/>
          <w:szCs w:val="22"/>
        </w:rPr>
        <w:t xml:space="preserve"> and </w:t>
      </w:r>
      <w:commentRangeStart w:id="2567"/>
      <w:commentRangeStart w:id="2568"/>
      <w:commentRangeStart w:id="2569"/>
      <w:r w:rsidRPr="2E7F1124" w:rsidR="602FDF35">
        <w:rPr>
          <w:rFonts w:ascii="Calibri" w:hAnsi="Calibri" w:cs="Calibri"/>
          <w:sz w:val="22"/>
          <w:szCs w:val="22"/>
        </w:rPr>
        <w:t>1</w:t>
      </w:r>
      <w:ins w:author="KOTLUBEI, Viktoriia" w:date="2025-02-26T13:53:00Z" w:id="2570">
        <w:r w:rsidRPr="2E7F1124" w:rsidR="56105A9A">
          <w:rPr>
            <w:rFonts w:ascii="Calibri" w:hAnsi="Calibri" w:cs="Calibri"/>
            <w:sz w:val="22"/>
            <w:szCs w:val="22"/>
          </w:rPr>
          <w:t>0</w:t>
        </w:r>
      </w:ins>
      <w:del w:author="KOTLUBEI, Viktoriia" w:date="2025-02-26T13:53:00Z" w:id="2571">
        <w:r w:rsidRPr="2E7F1124" w:rsidDel="602FDF35">
          <w:rPr>
            <w:rFonts w:ascii="Calibri" w:hAnsi="Calibri" w:cs="Calibri"/>
            <w:sz w:val="22"/>
            <w:szCs w:val="22"/>
          </w:rPr>
          <w:delText>5</w:delText>
        </w:r>
      </w:del>
      <w:commentRangeEnd w:id="2567"/>
      <w:r>
        <w:rPr>
          <w:rStyle w:val="CommentReference"/>
        </w:rPr>
        <w:commentReference w:id="2567"/>
      </w:r>
      <w:commentRangeEnd w:id="2568"/>
      <w:r>
        <w:rPr>
          <w:rStyle w:val="CommentReference"/>
        </w:rPr>
        <w:commentReference w:id="2568"/>
      </w:r>
      <w:commentRangeEnd w:id="2569"/>
      <w:r>
        <w:rPr>
          <w:rStyle w:val="CommentReference"/>
        </w:rPr>
        <w:commentReference w:id="2569"/>
      </w:r>
      <w:r w:rsidRPr="2E7F1124" w:rsidR="602FDF35">
        <w:rPr>
          <w:rFonts w:ascii="Calibri" w:hAnsi="Calibri" w:cs="Calibri"/>
          <w:sz w:val="22"/>
          <w:szCs w:val="22"/>
        </w:rPr>
        <w:t xml:space="preserve"> </w:t>
      </w:r>
      <w:r w:rsidRPr="2E7F1124" w:rsidR="001B21F3">
        <w:rPr>
          <w:rFonts w:ascii="Calibri" w:hAnsi="Calibri" w:cs="Calibri"/>
          <w:sz w:val="22"/>
          <w:szCs w:val="22"/>
        </w:rPr>
        <w:t xml:space="preserve">KIP companies </w:t>
      </w:r>
      <w:r w:rsidRPr="2E7F1124" w:rsidR="001B21F3">
        <w:rPr>
          <w:rFonts w:ascii="Calibri" w:hAnsi="Calibri" w:cs="Calibri"/>
          <w:b/>
          <w:bCs/>
          <w:sz w:val="22"/>
          <w:szCs w:val="22"/>
        </w:rPr>
        <w:t xml:space="preserve">(in total </w:t>
      </w:r>
      <w:r w:rsidRPr="2E7F1124" w:rsidR="00B642D5">
        <w:rPr>
          <w:rFonts w:ascii="Calibri" w:hAnsi="Calibri" w:cs="Calibri"/>
          <w:b/>
          <w:bCs/>
          <w:sz w:val="22"/>
          <w:szCs w:val="22"/>
        </w:rPr>
        <w:t>19</w:t>
      </w:r>
      <w:ins w:author="KOTLUBEI, Viktoriia" w:date="2025-02-26T13:55:00Z" w:id="2572">
        <w:r w:rsidRPr="2E7F1124" w:rsidR="671523F5">
          <w:rPr>
            <w:rFonts w:ascii="Calibri" w:hAnsi="Calibri" w:cs="Calibri"/>
            <w:b/>
            <w:bCs/>
            <w:sz w:val="22"/>
            <w:szCs w:val="22"/>
          </w:rPr>
          <w:t>1</w:t>
        </w:r>
      </w:ins>
      <w:del w:author="KOTLUBEI, Viktoriia" w:date="2025-02-26T13:55:00Z" w:id="2573">
        <w:r w:rsidRPr="2E7F1124" w:rsidDel="3C35B222">
          <w:rPr>
            <w:rFonts w:ascii="Calibri" w:hAnsi="Calibri" w:cs="Calibri"/>
            <w:b/>
            <w:bCs/>
            <w:sz w:val="22"/>
            <w:szCs w:val="22"/>
          </w:rPr>
          <w:delText>6</w:delText>
        </w:r>
      </w:del>
      <w:r w:rsidRPr="2E7F1124" w:rsidR="00B642D5">
        <w:rPr>
          <w:rFonts w:ascii="Calibri" w:hAnsi="Calibri" w:cs="Calibri"/>
          <w:b/>
          <w:bCs/>
          <w:sz w:val="22"/>
          <w:szCs w:val="22"/>
        </w:rPr>
        <w:t xml:space="preserve"> companies/</w:t>
      </w:r>
      <w:del w:author="KOTLUBEI, Viktoriia" w:date="2025-02-26T13:55:00Z" w:id="2574">
        <w:r w:rsidRPr="2E7F1124" w:rsidDel="00B642D5">
          <w:rPr>
            <w:rFonts w:ascii="Calibri" w:hAnsi="Calibri" w:cs="Calibri"/>
            <w:b/>
            <w:bCs/>
            <w:sz w:val="22"/>
            <w:szCs w:val="22"/>
          </w:rPr>
          <w:delText xml:space="preserve"> </w:delText>
        </w:r>
      </w:del>
      <w:r w:rsidRPr="2E7F1124" w:rsidR="00B642D5">
        <w:rPr>
          <w:rFonts w:ascii="Calibri" w:hAnsi="Calibri" w:cs="Calibri"/>
          <w:b/>
          <w:bCs/>
          <w:sz w:val="22"/>
          <w:szCs w:val="22"/>
        </w:rPr>
        <w:t>trainees)</w:t>
      </w:r>
      <w:r w:rsidRPr="2E7F1124">
        <w:rPr>
          <w:rFonts w:ascii="Calibri" w:hAnsi="Calibri" w:cs="Calibri"/>
          <w:sz w:val="22"/>
          <w:szCs w:val="22"/>
        </w:rPr>
        <w:t xml:space="preserve"> again and will summarize the most important </w:t>
      </w:r>
      <w:r w:rsidRPr="2E7F1124" w:rsidR="4B4C8089">
        <w:rPr>
          <w:rFonts w:ascii="Calibri" w:hAnsi="Calibri" w:cs="Calibri"/>
          <w:sz w:val="22"/>
          <w:szCs w:val="22"/>
        </w:rPr>
        <w:t>lessons learned</w:t>
      </w:r>
      <w:r w:rsidRPr="2E7F1124">
        <w:rPr>
          <w:rFonts w:ascii="Calibri" w:hAnsi="Calibri" w:cs="Calibri"/>
          <w:sz w:val="22"/>
          <w:szCs w:val="22"/>
        </w:rPr>
        <w:t>, as well as a demonstration of usage of a logbook.</w:t>
      </w:r>
    </w:p>
    <w:p w:rsidRPr="005D5556" w:rsidR="00384A5D" w:rsidP="00BE19B0" w:rsidRDefault="00384A5D" w14:paraId="06806E51" w14:textId="77777777">
      <w:pPr>
        <w:pStyle w:val="BodyText"/>
        <w:tabs>
          <w:tab w:val="left" w:pos="720"/>
        </w:tabs>
        <w:rPr>
          <w:rFonts w:ascii="Calibri" w:hAnsi="Calibri" w:cs="Calibri"/>
          <w:sz w:val="22"/>
          <w:szCs w:val="22"/>
        </w:rPr>
      </w:pPr>
    </w:p>
    <w:p w:rsidRPr="005D5556" w:rsidR="00B97960" w:rsidP="00BE19B0" w:rsidRDefault="009A58B6" w14:paraId="4F88A8D3" w14:textId="77777777">
      <w:pPr>
        <w:pStyle w:val="BodyText"/>
        <w:tabs>
          <w:tab w:val="left" w:pos="720"/>
        </w:tabs>
        <w:rPr>
          <w:rFonts w:ascii="Calibri" w:hAnsi="Calibri" w:cs="Calibri"/>
          <w:b/>
          <w:bCs/>
          <w:sz w:val="22"/>
          <w:szCs w:val="22"/>
          <w:u w:val="single"/>
        </w:rPr>
      </w:pPr>
      <w:r w:rsidRPr="005D5556">
        <w:rPr>
          <w:rFonts w:ascii="Calibri" w:hAnsi="Calibri" w:cs="Calibri"/>
          <w:b/>
          <w:bCs/>
          <w:sz w:val="22"/>
          <w:szCs w:val="22"/>
          <w:u w:val="single"/>
        </w:rPr>
        <w:t>Training Modules and Topics</w:t>
      </w:r>
    </w:p>
    <w:p w:rsidRPr="005D5556" w:rsidR="009A58B6" w:rsidP="00BE19B0" w:rsidRDefault="009A58B6" w14:paraId="48C18EA7" w14:textId="77777777">
      <w:pPr>
        <w:pStyle w:val="BodyText"/>
        <w:tabs>
          <w:tab w:val="left" w:pos="720"/>
        </w:tabs>
        <w:rPr>
          <w:rFonts w:ascii="Calibri" w:hAnsi="Calibri" w:cs="Calibri"/>
          <w:sz w:val="22"/>
          <w:szCs w:val="22"/>
        </w:rPr>
      </w:pPr>
    </w:p>
    <w:p w:rsidRPr="005D5556" w:rsidR="00BE19B0" w:rsidP="00BE19B0" w:rsidRDefault="00511550" w14:paraId="448A7B01" w14:textId="77777777">
      <w:pPr>
        <w:pStyle w:val="BodyText"/>
        <w:tabs>
          <w:tab w:val="left" w:pos="720"/>
        </w:tabs>
        <w:rPr>
          <w:rFonts w:ascii="Calibri" w:hAnsi="Calibri" w:cs="Calibri"/>
          <w:sz w:val="22"/>
          <w:szCs w:val="22"/>
        </w:rPr>
      </w:pPr>
      <w:r w:rsidRPr="005D5556">
        <w:rPr>
          <w:rFonts w:ascii="Calibri" w:hAnsi="Calibri" w:cs="Calibri"/>
          <w:sz w:val="22"/>
          <w:szCs w:val="22"/>
        </w:rPr>
        <w:t>Participants</w:t>
      </w:r>
      <w:r w:rsidRPr="005D5556" w:rsidR="00BE19B0">
        <w:rPr>
          <w:rFonts w:ascii="Calibri" w:hAnsi="Calibri" w:cs="Calibri"/>
          <w:sz w:val="22"/>
          <w:szCs w:val="22"/>
        </w:rPr>
        <w:t>’ training</w:t>
      </w:r>
      <w:r w:rsidRPr="005D5556" w:rsidR="008C6C76">
        <w:rPr>
          <w:rFonts w:ascii="Calibri" w:hAnsi="Calibri" w:cs="Calibri"/>
          <w:sz w:val="22"/>
          <w:szCs w:val="22"/>
        </w:rPr>
        <w:t xml:space="preserve"> module</w:t>
      </w:r>
      <w:r w:rsidRPr="005D5556" w:rsidR="00BE19B0">
        <w:rPr>
          <w:rFonts w:ascii="Calibri" w:hAnsi="Calibri" w:cs="Calibri"/>
          <w:sz w:val="22"/>
          <w:szCs w:val="22"/>
        </w:rPr>
        <w:t xml:space="preserve"> will be</w:t>
      </w:r>
      <w:r w:rsidRPr="005D5556" w:rsidR="002B1DD7">
        <w:rPr>
          <w:rFonts w:ascii="Calibri" w:hAnsi="Calibri" w:cs="Calibri"/>
          <w:sz w:val="22"/>
          <w:szCs w:val="22"/>
        </w:rPr>
        <w:t xml:space="preserve"> mostly</w:t>
      </w:r>
      <w:r w:rsidRPr="005D5556" w:rsidR="00BE19B0">
        <w:rPr>
          <w:rFonts w:ascii="Calibri" w:hAnsi="Calibri" w:cs="Calibri"/>
          <w:sz w:val="22"/>
          <w:szCs w:val="22"/>
        </w:rPr>
        <w:t xml:space="preserve"> focused on the areas mentioned below: </w:t>
      </w:r>
    </w:p>
    <w:p w:rsidRPr="005D5556" w:rsidR="00BE19B0" w:rsidP="00BE19B0" w:rsidRDefault="00BE19B0" w14:paraId="0F9DA324" w14:textId="77777777">
      <w:pPr>
        <w:pStyle w:val="ListParagraph"/>
        <w:numPr>
          <w:ilvl w:val="0"/>
          <w:numId w:val="15"/>
        </w:numPr>
        <w:jc w:val="both"/>
        <w:rPr>
          <w:rFonts w:ascii="Calibri" w:hAnsi="Calibri" w:cs="Calibri"/>
          <w:sz w:val="22"/>
          <w:szCs w:val="22"/>
        </w:rPr>
      </w:pPr>
      <w:r w:rsidRPr="005D5556">
        <w:rPr>
          <w:rFonts w:ascii="Calibri" w:hAnsi="Calibri" w:cs="Calibri"/>
          <w:sz w:val="22"/>
          <w:szCs w:val="22"/>
        </w:rPr>
        <w:t>Thermodynamics and refrigeration cycles</w:t>
      </w:r>
    </w:p>
    <w:p w:rsidRPr="005D5556" w:rsidR="00BE19B0" w:rsidP="00BE19B0" w:rsidRDefault="00BE19B0" w14:paraId="2D886463" w14:textId="77777777">
      <w:pPr>
        <w:pStyle w:val="ListParagraph"/>
        <w:numPr>
          <w:ilvl w:val="0"/>
          <w:numId w:val="15"/>
        </w:numPr>
        <w:jc w:val="both"/>
        <w:rPr>
          <w:rFonts w:ascii="Calibri" w:hAnsi="Calibri" w:cs="Calibri"/>
          <w:sz w:val="22"/>
          <w:szCs w:val="22"/>
        </w:rPr>
      </w:pPr>
      <w:r w:rsidRPr="005D5556">
        <w:rPr>
          <w:rFonts w:ascii="Calibri" w:hAnsi="Calibri" w:cs="Calibri"/>
          <w:sz w:val="22"/>
          <w:szCs w:val="22"/>
        </w:rPr>
        <w:t xml:space="preserve">H-P chart </w:t>
      </w:r>
    </w:p>
    <w:p w:rsidRPr="005D5556" w:rsidR="00BE19B0" w:rsidP="00BE19B0" w:rsidRDefault="00BE19B0" w14:paraId="647FE84E" w14:textId="6AD1FEB6">
      <w:pPr>
        <w:pStyle w:val="ListParagraph"/>
        <w:numPr>
          <w:ilvl w:val="0"/>
          <w:numId w:val="15"/>
        </w:numPr>
        <w:jc w:val="both"/>
        <w:rPr>
          <w:rFonts w:ascii="Calibri" w:hAnsi="Calibri" w:cs="Calibri"/>
          <w:sz w:val="22"/>
          <w:szCs w:val="22"/>
        </w:rPr>
      </w:pPr>
      <w:r w:rsidRPr="005D5556">
        <w:rPr>
          <w:rFonts w:ascii="Calibri" w:hAnsi="Calibri" w:cs="Calibri"/>
          <w:sz w:val="22"/>
          <w:szCs w:val="22"/>
        </w:rPr>
        <w:t xml:space="preserve">Types and </w:t>
      </w:r>
      <w:r w:rsidRPr="005D5556" w:rsidR="00B502F8">
        <w:rPr>
          <w:rFonts w:ascii="Calibri" w:hAnsi="Calibri" w:cs="Calibri"/>
          <w:sz w:val="22"/>
          <w:szCs w:val="22"/>
        </w:rPr>
        <w:t>physio</w:t>
      </w:r>
      <w:r w:rsidRPr="005D5556">
        <w:rPr>
          <w:rFonts w:ascii="Calibri" w:hAnsi="Calibri" w:cs="Calibri"/>
          <w:sz w:val="22"/>
          <w:szCs w:val="22"/>
        </w:rPr>
        <w:t>-chemical properties of refrigerants HFCF, HFCs, HFOs, HC, CO2, NH3 and blends and safe handling of the flammable and toxic refrigerants and lubricants</w:t>
      </w:r>
    </w:p>
    <w:p w:rsidRPr="005D5556" w:rsidR="00BE19B0" w:rsidP="00BE19B0" w:rsidRDefault="00BE19B0" w14:paraId="19FFD6F9" w14:textId="77777777">
      <w:pPr>
        <w:pStyle w:val="ListParagraph"/>
        <w:numPr>
          <w:ilvl w:val="0"/>
          <w:numId w:val="15"/>
        </w:numPr>
        <w:jc w:val="both"/>
        <w:rPr>
          <w:rFonts w:ascii="Calibri" w:hAnsi="Calibri" w:cs="Calibri"/>
          <w:sz w:val="22"/>
          <w:szCs w:val="22"/>
        </w:rPr>
      </w:pPr>
      <w:r w:rsidRPr="005D5556">
        <w:rPr>
          <w:rFonts w:ascii="Calibri" w:hAnsi="Calibri" w:cs="Calibri"/>
          <w:sz w:val="22"/>
          <w:szCs w:val="22"/>
        </w:rPr>
        <w:t>Type of commercial refrigeration and AC systems</w:t>
      </w:r>
    </w:p>
    <w:p w:rsidRPr="005D5556" w:rsidR="00BE19B0" w:rsidP="00BE19B0" w:rsidRDefault="00BE19B0" w14:paraId="06E6D1BF" w14:textId="77777777">
      <w:pPr>
        <w:pStyle w:val="ListParagraph"/>
        <w:numPr>
          <w:ilvl w:val="0"/>
          <w:numId w:val="15"/>
        </w:numPr>
        <w:jc w:val="both"/>
        <w:rPr>
          <w:rFonts w:ascii="Calibri" w:hAnsi="Calibri" w:cs="Calibri"/>
          <w:sz w:val="22"/>
          <w:szCs w:val="22"/>
        </w:rPr>
      </w:pPr>
      <w:r w:rsidRPr="005D5556">
        <w:rPr>
          <w:rFonts w:ascii="Calibri" w:hAnsi="Calibri" w:cs="Calibri"/>
          <w:sz w:val="22"/>
          <w:szCs w:val="22"/>
        </w:rPr>
        <w:t>Electrical wiring basics and safety</w:t>
      </w:r>
    </w:p>
    <w:p w:rsidRPr="005D5556" w:rsidR="00BE19B0" w:rsidP="00BE19B0" w:rsidRDefault="00BE19B0" w14:paraId="60094435" w14:textId="77777777">
      <w:pPr>
        <w:pStyle w:val="ListParagraph"/>
        <w:numPr>
          <w:ilvl w:val="0"/>
          <w:numId w:val="15"/>
        </w:numPr>
        <w:jc w:val="both"/>
        <w:rPr>
          <w:rFonts w:ascii="Calibri" w:hAnsi="Calibri" w:cs="Calibri"/>
          <w:sz w:val="22"/>
          <w:szCs w:val="22"/>
        </w:rPr>
      </w:pPr>
      <w:r w:rsidRPr="005D5556">
        <w:rPr>
          <w:rFonts w:ascii="Calibri" w:hAnsi="Calibri" w:cs="Calibri"/>
          <w:sz w:val="22"/>
          <w:szCs w:val="22"/>
        </w:rPr>
        <w:t>Vacuum and vacuum pumps including anti-explosion (ATEX) pumps</w:t>
      </w:r>
    </w:p>
    <w:p w:rsidRPr="005D5556" w:rsidR="00BE19B0" w:rsidP="00BE19B0" w:rsidRDefault="00BE19B0" w14:paraId="5E8A8B74" w14:textId="77777777">
      <w:pPr>
        <w:pStyle w:val="ListParagraph"/>
        <w:numPr>
          <w:ilvl w:val="0"/>
          <w:numId w:val="15"/>
        </w:numPr>
        <w:jc w:val="both"/>
        <w:rPr>
          <w:rFonts w:ascii="Calibri" w:hAnsi="Calibri" w:cs="Calibri"/>
          <w:sz w:val="22"/>
          <w:szCs w:val="22"/>
        </w:rPr>
      </w:pPr>
      <w:r w:rsidRPr="005D5556">
        <w:rPr>
          <w:rFonts w:ascii="Calibri" w:hAnsi="Calibri" w:cs="Calibri"/>
          <w:sz w:val="22"/>
          <w:szCs w:val="22"/>
        </w:rPr>
        <w:t>Choice of appliances and systems</w:t>
      </w:r>
    </w:p>
    <w:p w:rsidRPr="005D5556" w:rsidR="00BE19B0" w:rsidP="00BE19B0" w:rsidRDefault="00BE19B0" w14:paraId="0414D80E" w14:textId="77777777">
      <w:pPr>
        <w:pStyle w:val="ListParagraph"/>
        <w:numPr>
          <w:ilvl w:val="0"/>
          <w:numId w:val="15"/>
        </w:numPr>
        <w:jc w:val="both"/>
        <w:rPr>
          <w:rFonts w:ascii="Calibri" w:hAnsi="Calibri" w:cs="Calibri"/>
          <w:sz w:val="22"/>
          <w:szCs w:val="22"/>
        </w:rPr>
      </w:pPr>
      <w:r w:rsidRPr="005D5556">
        <w:rPr>
          <w:rFonts w:ascii="Calibri" w:hAnsi="Calibri" w:cs="Calibri"/>
          <w:sz w:val="22"/>
          <w:szCs w:val="22"/>
        </w:rPr>
        <w:t>Installation, servicing, maintenance, repair or decommissioning of the equipment</w:t>
      </w:r>
    </w:p>
    <w:p w:rsidRPr="005D5556" w:rsidR="00BE19B0" w:rsidP="00BE19B0" w:rsidRDefault="00BE19B0" w14:paraId="2EB14EAE" w14:textId="77777777">
      <w:pPr>
        <w:pStyle w:val="ListParagraph"/>
        <w:numPr>
          <w:ilvl w:val="0"/>
          <w:numId w:val="15"/>
        </w:numPr>
        <w:jc w:val="both"/>
        <w:rPr>
          <w:rFonts w:ascii="Calibri" w:hAnsi="Calibri" w:cs="Calibri"/>
          <w:sz w:val="22"/>
          <w:szCs w:val="22"/>
        </w:rPr>
      </w:pPr>
      <w:r w:rsidRPr="005D5556">
        <w:rPr>
          <w:rFonts w:ascii="Calibri" w:hAnsi="Calibri" w:cs="Calibri"/>
          <w:sz w:val="22"/>
          <w:szCs w:val="22"/>
        </w:rPr>
        <w:t>Leak checks of the equipment</w:t>
      </w:r>
    </w:p>
    <w:p w:rsidRPr="005D5556" w:rsidR="00BE19B0" w:rsidP="00BE19B0" w:rsidRDefault="00BE19B0" w14:paraId="63242886" w14:textId="77777777">
      <w:pPr>
        <w:pStyle w:val="ListParagraph"/>
        <w:numPr>
          <w:ilvl w:val="0"/>
          <w:numId w:val="15"/>
        </w:numPr>
        <w:jc w:val="both"/>
        <w:rPr>
          <w:rFonts w:ascii="Calibri" w:hAnsi="Calibri" w:cs="Calibri"/>
          <w:sz w:val="22"/>
          <w:szCs w:val="22"/>
        </w:rPr>
      </w:pPr>
      <w:r w:rsidRPr="005D5556">
        <w:rPr>
          <w:rFonts w:ascii="Calibri" w:hAnsi="Calibri" w:cs="Calibri"/>
          <w:sz w:val="22"/>
          <w:szCs w:val="22"/>
        </w:rPr>
        <w:t>Minimizing leaks</w:t>
      </w:r>
    </w:p>
    <w:p w:rsidRPr="005D5556" w:rsidR="00BE19B0" w:rsidP="000B0F65" w:rsidRDefault="00BE19B0" w14:paraId="7D33892C" w14:textId="77777777">
      <w:pPr>
        <w:pStyle w:val="ListParagraph"/>
        <w:numPr>
          <w:ilvl w:val="0"/>
          <w:numId w:val="15"/>
        </w:numPr>
        <w:jc w:val="both"/>
        <w:rPr>
          <w:rFonts w:ascii="Calibri" w:hAnsi="Calibri" w:cs="Calibri"/>
          <w:sz w:val="22"/>
          <w:szCs w:val="22"/>
        </w:rPr>
      </w:pPr>
      <w:r w:rsidRPr="005D5556">
        <w:rPr>
          <w:rFonts w:ascii="Calibri" w:hAnsi="Calibri" w:cs="Calibri"/>
          <w:sz w:val="22"/>
          <w:szCs w:val="22"/>
        </w:rPr>
        <w:t>Refrigerant identification</w:t>
      </w:r>
    </w:p>
    <w:p w:rsidRPr="005D5556" w:rsidR="00BE19B0" w:rsidP="000B0F65" w:rsidRDefault="00BE19B0" w14:paraId="3D225DC9" w14:textId="77777777">
      <w:pPr>
        <w:pStyle w:val="ListParagraph"/>
        <w:numPr>
          <w:ilvl w:val="0"/>
          <w:numId w:val="15"/>
        </w:numPr>
        <w:jc w:val="both"/>
        <w:rPr>
          <w:rFonts w:ascii="Calibri" w:hAnsi="Calibri" w:cs="Calibri"/>
          <w:sz w:val="22"/>
          <w:szCs w:val="22"/>
        </w:rPr>
      </w:pPr>
      <w:r w:rsidRPr="005D5556">
        <w:rPr>
          <w:rFonts w:ascii="Calibri" w:hAnsi="Calibri" w:cs="Calibri"/>
          <w:sz w:val="22"/>
          <w:szCs w:val="22"/>
        </w:rPr>
        <w:t>Safe handling of cylinders (disposable and recovery cylinders)</w:t>
      </w:r>
    </w:p>
    <w:p w:rsidRPr="005D5556" w:rsidR="00BE19B0" w:rsidP="000B0F65" w:rsidRDefault="00BE19B0" w14:paraId="6A74CB26" w14:textId="77777777">
      <w:pPr>
        <w:pStyle w:val="ListParagraph"/>
        <w:numPr>
          <w:ilvl w:val="0"/>
          <w:numId w:val="15"/>
        </w:numPr>
        <w:jc w:val="both"/>
        <w:rPr>
          <w:rFonts w:ascii="Calibri" w:hAnsi="Calibri" w:cs="Calibri"/>
          <w:sz w:val="22"/>
          <w:szCs w:val="22"/>
        </w:rPr>
      </w:pPr>
      <w:r w:rsidRPr="005D5556">
        <w:rPr>
          <w:rFonts w:ascii="Calibri" w:hAnsi="Calibri" w:cs="Calibri"/>
          <w:sz w:val="22"/>
          <w:szCs w:val="22"/>
        </w:rPr>
        <w:t>Contamination test kits</w:t>
      </w:r>
    </w:p>
    <w:p w:rsidRPr="005D5556" w:rsidR="00BE19B0" w:rsidP="000B0F65" w:rsidRDefault="00BE19B0" w14:paraId="1DA2568F" w14:textId="77777777">
      <w:pPr>
        <w:pStyle w:val="ListParagraph"/>
        <w:numPr>
          <w:ilvl w:val="0"/>
          <w:numId w:val="15"/>
        </w:numPr>
        <w:jc w:val="both"/>
        <w:rPr>
          <w:rFonts w:ascii="Calibri" w:hAnsi="Calibri" w:cs="Calibri"/>
          <w:sz w:val="22"/>
          <w:szCs w:val="22"/>
        </w:rPr>
      </w:pPr>
      <w:r w:rsidRPr="005D5556">
        <w:rPr>
          <w:rFonts w:ascii="Calibri" w:hAnsi="Calibri" w:cs="Calibri"/>
          <w:sz w:val="22"/>
          <w:szCs w:val="22"/>
        </w:rPr>
        <w:t>Storage of used refrigerants</w:t>
      </w:r>
    </w:p>
    <w:p w:rsidRPr="005D5556" w:rsidR="00BE19B0" w:rsidP="000B0F65" w:rsidRDefault="00BE19B0" w14:paraId="77DF790C" w14:textId="77777777">
      <w:pPr>
        <w:pStyle w:val="ListParagraph"/>
        <w:numPr>
          <w:ilvl w:val="0"/>
          <w:numId w:val="15"/>
        </w:numPr>
        <w:jc w:val="both"/>
        <w:rPr>
          <w:rFonts w:ascii="Calibri" w:hAnsi="Calibri" w:cs="Calibri"/>
          <w:sz w:val="22"/>
          <w:szCs w:val="22"/>
        </w:rPr>
      </w:pPr>
      <w:r w:rsidRPr="005D5556">
        <w:rPr>
          <w:rFonts w:ascii="Calibri" w:hAnsi="Calibri" w:cs="Calibri"/>
          <w:sz w:val="22"/>
          <w:szCs w:val="22"/>
        </w:rPr>
        <w:t>Hermetic seals (blazing v.s. lockring, etc.)</w:t>
      </w:r>
    </w:p>
    <w:p w:rsidRPr="005D5556" w:rsidR="00BE19B0" w:rsidP="000B0F65" w:rsidRDefault="00BE19B0" w14:paraId="5333BE0A" w14:textId="77777777">
      <w:pPr>
        <w:pStyle w:val="ListParagraph"/>
        <w:numPr>
          <w:ilvl w:val="0"/>
          <w:numId w:val="15"/>
        </w:numPr>
        <w:jc w:val="both"/>
        <w:rPr>
          <w:rFonts w:ascii="Calibri" w:hAnsi="Calibri" w:cs="Calibri"/>
          <w:sz w:val="22"/>
          <w:szCs w:val="22"/>
        </w:rPr>
      </w:pPr>
      <w:r w:rsidRPr="005D5556">
        <w:rPr>
          <w:rFonts w:ascii="Calibri" w:hAnsi="Calibri" w:cs="Calibri"/>
          <w:sz w:val="22"/>
          <w:szCs w:val="22"/>
        </w:rPr>
        <w:t>Good servicing practices</w:t>
      </w:r>
    </w:p>
    <w:p w:rsidRPr="005D5556" w:rsidR="00BE19B0" w:rsidP="000B0F65" w:rsidRDefault="00BE19B0" w14:paraId="030E6911" w14:textId="77777777">
      <w:pPr>
        <w:pStyle w:val="ListParagraph"/>
        <w:numPr>
          <w:ilvl w:val="0"/>
          <w:numId w:val="15"/>
        </w:numPr>
        <w:jc w:val="both"/>
        <w:rPr>
          <w:rFonts w:ascii="Calibri" w:hAnsi="Calibri" w:cs="Calibri"/>
          <w:sz w:val="22"/>
          <w:szCs w:val="22"/>
        </w:rPr>
      </w:pPr>
      <w:r w:rsidRPr="005D5556">
        <w:rPr>
          <w:rFonts w:ascii="Calibri" w:hAnsi="Calibri" w:cs="Calibri"/>
          <w:sz w:val="22"/>
          <w:szCs w:val="22"/>
        </w:rPr>
        <w:t>Environmental impacts</w:t>
      </w:r>
    </w:p>
    <w:p w:rsidRPr="005D5556" w:rsidR="00BE19B0" w:rsidP="000B0F65" w:rsidRDefault="00BE19B0" w14:paraId="5AE16613" w14:textId="77777777">
      <w:pPr>
        <w:pStyle w:val="ListParagraph"/>
        <w:numPr>
          <w:ilvl w:val="0"/>
          <w:numId w:val="15"/>
        </w:numPr>
        <w:jc w:val="both"/>
        <w:rPr>
          <w:rFonts w:ascii="Calibri" w:hAnsi="Calibri" w:cs="Calibri"/>
          <w:sz w:val="22"/>
          <w:szCs w:val="22"/>
        </w:rPr>
      </w:pPr>
      <w:r w:rsidRPr="005D5556">
        <w:rPr>
          <w:rFonts w:ascii="Calibri" w:hAnsi="Calibri" w:cs="Calibri"/>
          <w:sz w:val="22"/>
          <w:szCs w:val="22"/>
        </w:rPr>
        <w:t>Energy efficiency of different refrigerants</w:t>
      </w:r>
    </w:p>
    <w:p w:rsidRPr="005D5556" w:rsidR="00BE19B0" w:rsidP="000B0F65" w:rsidRDefault="00BE19B0" w14:paraId="1415C9E3" w14:textId="77777777">
      <w:pPr>
        <w:pStyle w:val="ListParagraph"/>
        <w:numPr>
          <w:ilvl w:val="0"/>
          <w:numId w:val="15"/>
        </w:numPr>
        <w:jc w:val="both"/>
        <w:rPr>
          <w:rFonts w:ascii="Calibri" w:hAnsi="Calibri" w:cs="Calibri"/>
          <w:sz w:val="22"/>
          <w:szCs w:val="22"/>
        </w:rPr>
      </w:pPr>
      <w:r w:rsidRPr="005D5556">
        <w:rPr>
          <w:rFonts w:ascii="Calibri" w:hAnsi="Calibri" w:cs="Calibri"/>
          <w:sz w:val="22"/>
          <w:szCs w:val="22"/>
        </w:rPr>
        <w:t>HCFC Phase-out Management Plan and Kigali Implementation Plan</w:t>
      </w:r>
    </w:p>
    <w:p w:rsidRPr="005D5556" w:rsidR="00BE19B0" w:rsidP="000B0F65" w:rsidRDefault="000B0F65" w14:paraId="22EED1EC" w14:textId="77777777">
      <w:pPr>
        <w:pStyle w:val="ListParagraph"/>
        <w:numPr>
          <w:ilvl w:val="0"/>
          <w:numId w:val="15"/>
        </w:numPr>
        <w:jc w:val="both"/>
        <w:rPr>
          <w:rFonts w:ascii="Calibri" w:hAnsi="Calibri" w:cs="Calibri"/>
          <w:sz w:val="22"/>
          <w:szCs w:val="22"/>
        </w:rPr>
      </w:pPr>
      <w:r w:rsidRPr="005D5556">
        <w:rPr>
          <w:rFonts w:ascii="Calibri" w:hAnsi="Calibri" w:cs="Calibri"/>
          <w:sz w:val="22"/>
          <w:szCs w:val="22"/>
        </w:rPr>
        <w:t>Key m</w:t>
      </w:r>
      <w:r w:rsidRPr="005D5556" w:rsidR="00BE19B0">
        <w:rPr>
          <w:rFonts w:ascii="Calibri" w:hAnsi="Calibri" w:cs="Calibri"/>
          <w:sz w:val="22"/>
          <w:szCs w:val="22"/>
        </w:rPr>
        <w:t>anufacturing process (pre-foaming, foaming, post-foaming, vacuuming, charging, leak check, electrical testing, etc.)</w:t>
      </w:r>
    </w:p>
    <w:p w:rsidRPr="005D5556" w:rsidR="00942FE8" w:rsidP="00942FE8" w:rsidRDefault="00091A69" w14:paraId="696EFC13" w14:textId="4DCFA787">
      <w:pPr>
        <w:pStyle w:val="ListParagraph"/>
        <w:numPr>
          <w:ilvl w:val="0"/>
          <w:numId w:val="15"/>
        </w:numPr>
        <w:jc w:val="both"/>
        <w:rPr>
          <w:rFonts w:ascii="Calibri" w:hAnsi="Calibri" w:cs="Calibri"/>
          <w:sz w:val="22"/>
          <w:szCs w:val="22"/>
        </w:rPr>
      </w:pPr>
      <w:r w:rsidRPr="005D5556">
        <w:rPr>
          <w:rFonts w:ascii="Calibri" w:hAnsi="Calibri" w:cs="Calibri"/>
          <w:sz w:val="22"/>
          <w:szCs w:val="22"/>
        </w:rPr>
        <w:t>Effective data and record keeping</w:t>
      </w:r>
    </w:p>
    <w:p w:rsidRPr="005D5556" w:rsidR="00942FE8" w:rsidP="005D5556" w:rsidRDefault="00942FE8" w14:paraId="64FF20EA" w14:textId="213B4CF9">
      <w:pPr>
        <w:jc w:val="both"/>
        <w:rPr>
          <w:rFonts w:ascii="Calibri" w:hAnsi="Calibri" w:cs="Calibri"/>
          <w:sz w:val="22"/>
          <w:szCs w:val="22"/>
        </w:rPr>
      </w:pPr>
      <w:r w:rsidRPr="2E7F1124">
        <w:rPr>
          <w:rFonts w:ascii="Calibri" w:hAnsi="Calibri" w:cs="Calibri"/>
          <w:sz w:val="22"/>
          <w:szCs w:val="22"/>
        </w:rPr>
        <w:t xml:space="preserve">The last day </w:t>
      </w:r>
      <w:r w:rsidRPr="2E7F1124" w:rsidR="00732856">
        <w:rPr>
          <w:rFonts w:ascii="Calibri" w:hAnsi="Calibri" w:cs="Calibri"/>
          <w:sz w:val="22"/>
          <w:szCs w:val="22"/>
        </w:rPr>
        <w:t xml:space="preserve">of </w:t>
      </w:r>
      <w:ins w:author="KOTLUBEI, Viktoriia" w:date="2025-02-26T13:55:00Z" w:id="2575">
        <w:r w:rsidRPr="2E7F1124" w:rsidR="2C212B98">
          <w:rPr>
            <w:rFonts w:ascii="Calibri" w:hAnsi="Calibri" w:cs="Calibri"/>
            <w:sz w:val="22"/>
            <w:szCs w:val="22"/>
          </w:rPr>
          <w:t xml:space="preserve">the </w:t>
        </w:r>
      </w:ins>
      <w:r w:rsidRPr="2E7F1124" w:rsidR="00732856">
        <w:rPr>
          <w:rFonts w:ascii="Calibri" w:hAnsi="Calibri" w:cs="Calibri"/>
          <w:sz w:val="22"/>
          <w:szCs w:val="22"/>
        </w:rPr>
        <w:t>training</w:t>
      </w:r>
      <w:ins w:author="KOTLUBEI, Viktoriia" w:date="2025-02-26T13:55:00Z" w:id="2576">
        <w:r w:rsidRPr="2E7F1124" w:rsidR="26A140C7">
          <w:rPr>
            <w:rFonts w:ascii="Calibri" w:hAnsi="Calibri" w:cs="Calibri"/>
            <w:sz w:val="22"/>
            <w:szCs w:val="22"/>
          </w:rPr>
          <w:t xml:space="preserve"> sessions</w:t>
        </w:r>
      </w:ins>
      <w:del w:author="KOTLUBEI, Viktoriia" w:date="2025-02-26T13:55:00Z" w:id="2577">
        <w:r w:rsidRPr="2E7F1124" w:rsidDel="00732856">
          <w:rPr>
            <w:rFonts w:ascii="Calibri" w:hAnsi="Calibri" w:cs="Calibri"/>
            <w:sz w:val="22"/>
            <w:szCs w:val="22"/>
          </w:rPr>
          <w:delText>s</w:delText>
        </w:r>
      </w:del>
      <w:r w:rsidRPr="2E7F1124" w:rsidR="00732856">
        <w:rPr>
          <w:rFonts w:ascii="Calibri" w:hAnsi="Calibri" w:cs="Calibri"/>
          <w:sz w:val="22"/>
          <w:szCs w:val="22"/>
        </w:rPr>
        <w:t xml:space="preserve"> </w:t>
      </w:r>
      <w:r w:rsidRPr="2E7F1124">
        <w:rPr>
          <w:rFonts w:ascii="Calibri" w:hAnsi="Calibri" w:cs="Calibri"/>
          <w:sz w:val="22"/>
          <w:szCs w:val="22"/>
        </w:rPr>
        <w:t>must be dedicated to the maintenance and proper cleaning of the devices and equipment</w:t>
      </w:r>
      <w:r w:rsidRPr="2E7F1124" w:rsidR="006155D7">
        <w:rPr>
          <w:rFonts w:ascii="Calibri" w:hAnsi="Calibri" w:cs="Calibri"/>
          <w:sz w:val="22"/>
          <w:szCs w:val="22"/>
        </w:rPr>
        <w:t>. This means demonstrating to the trainees how to take care of the equipment in order to ensure</w:t>
      </w:r>
      <w:del w:author="KOTLUBEI, Viktoriia" w:date="2025-02-26T13:55:00Z" w:id="2578">
        <w:r w:rsidRPr="2E7F1124" w:rsidDel="006155D7">
          <w:rPr>
            <w:rFonts w:ascii="Calibri" w:hAnsi="Calibri" w:cs="Calibri"/>
            <w:sz w:val="22"/>
            <w:szCs w:val="22"/>
          </w:rPr>
          <w:delText xml:space="preserve"> </w:delText>
        </w:r>
        <w:r w:rsidRPr="2E7F1124" w:rsidDel="003C1283">
          <w:rPr>
            <w:rFonts w:ascii="Calibri" w:hAnsi="Calibri" w:cs="Calibri"/>
            <w:sz w:val="22"/>
            <w:szCs w:val="22"/>
          </w:rPr>
          <w:delText>a</w:delText>
        </w:r>
      </w:del>
      <w:r w:rsidRPr="2E7F1124" w:rsidR="003C1283">
        <w:rPr>
          <w:rFonts w:ascii="Calibri" w:hAnsi="Calibri" w:cs="Calibri"/>
          <w:sz w:val="22"/>
          <w:szCs w:val="22"/>
        </w:rPr>
        <w:t xml:space="preserve"> safe</w:t>
      </w:r>
      <w:r w:rsidRPr="2E7F1124" w:rsidR="06600D7F">
        <w:rPr>
          <w:rFonts w:ascii="Calibri" w:hAnsi="Calibri" w:cs="Calibri"/>
          <w:sz w:val="22"/>
          <w:szCs w:val="22"/>
        </w:rPr>
        <w:t>, sustainable</w:t>
      </w:r>
      <w:r w:rsidRPr="2E7F1124" w:rsidR="003C1283">
        <w:rPr>
          <w:rFonts w:ascii="Calibri" w:hAnsi="Calibri" w:cs="Calibri"/>
          <w:sz w:val="22"/>
          <w:szCs w:val="22"/>
        </w:rPr>
        <w:t xml:space="preserve"> and long usage of the equipment.</w:t>
      </w:r>
    </w:p>
    <w:p w:rsidRPr="005D5556" w:rsidR="00BE19B0" w:rsidP="00BE19B0" w:rsidRDefault="00BE19B0" w14:paraId="4E97A47B" w14:textId="77777777">
      <w:pPr>
        <w:pStyle w:val="BodyText"/>
        <w:tabs>
          <w:tab w:val="left" w:pos="720"/>
        </w:tabs>
        <w:rPr>
          <w:rFonts w:ascii="Calibri" w:hAnsi="Calibri" w:cs="Calibri"/>
          <w:sz w:val="22"/>
          <w:szCs w:val="22"/>
        </w:rPr>
      </w:pPr>
    </w:p>
    <w:p w:rsidRPr="005D5556" w:rsidR="0039358B" w:rsidP="00C469EF" w:rsidRDefault="0039358B" w14:paraId="2A8DED15" w14:textId="77777777">
      <w:pPr>
        <w:pStyle w:val="BodyText"/>
        <w:numPr>
          <w:ilvl w:val="0"/>
          <w:numId w:val="25"/>
        </w:numPr>
        <w:tabs>
          <w:tab w:val="left" w:pos="720"/>
        </w:tabs>
        <w:rPr>
          <w:rFonts w:ascii="Calibri" w:hAnsi="Calibri" w:eastAsia="MS Mincho" w:cs="Calibri"/>
          <w:b/>
          <w:bCs/>
          <w:color w:val="000000"/>
          <w:sz w:val="22"/>
          <w:szCs w:val="22"/>
          <w:u w:val="single"/>
          <w:lang w:eastAsia="ja-JP"/>
        </w:rPr>
      </w:pPr>
      <w:r w:rsidRPr="005D5556">
        <w:rPr>
          <w:rFonts w:ascii="Calibri" w:hAnsi="Calibri" w:eastAsia="MS Mincho" w:cs="Calibri"/>
          <w:b/>
          <w:bCs/>
          <w:color w:val="000000"/>
          <w:sz w:val="22"/>
          <w:szCs w:val="22"/>
          <w:u w:val="single"/>
          <w:lang w:eastAsia="ja-JP"/>
        </w:rPr>
        <w:t xml:space="preserve">Scope of work </w:t>
      </w:r>
    </w:p>
    <w:p w:rsidRPr="005D5556" w:rsidR="00463792" w:rsidP="0039358B" w:rsidRDefault="00463792" w14:paraId="21CD15C6" w14:textId="77777777">
      <w:pPr>
        <w:pStyle w:val="BodyText"/>
        <w:tabs>
          <w:tab w:val="left" w:pos="720"/>
        </w:tabs>
        <w:ind w:left="24"/>
        <w:rPr>
          <w:rFonts w:ascii="Calibri" w:hAnsi="Calibri" w:cs="Calibri"/>
          <w:sz w:val="22"/>
          <w:szCs w:val="22"/>
        </w:rPr>
      </w:pPr>
    </w:p>
    <w:p w:rsidRPr="005D5556" w:rsidR="00C64799" w:rsidP="00C64799" w:rsidRDefault="005F292E" w14:paraId="53C909EC" w14:textId="77777777">
      <w:pPr>
        <w:pStyle w:val="BodyText"/>
        <w:tabs>
          <w:tab w:val="left" w:pos="720"/>
        </w:tabs>
        <w:ind w:left="24"/>
        <w:rPr>
          <w:rFonts w:ascii="Calibri" w:hAnsi="Calibri" w:cs="Calibri"/>
          <w:sz w:val="22"/>
          <w:szCs w:val="22"/>
        </w:rPr>
      </w:pPr>
      <w:r w:rsidRPr="005D5556">
        <w:rPr>
          <w:rFonts w:ascii="Calibri" w:hAnsi="Calibri" w:cs="Calibri"/>
          <w:sz w:val="22"/>
          <w:szCs w:val="22"/>
        </w:rPr>
        <w:t xml:space="preserve">Under the </w:t>
      </w:r>
      <w:r w:rsidRPr="005D5556" w:rsidR="00002C21">
        <w:rPr>
          <w:rFonts w:ascii="Calibri" w:hAnsi="Calibri" w:cs="Calibri"/>
          <w:sz w:val="22"/>
          <w:szCs w:val="22"/>
        </w:rPr>
        <w:t xml:space="preserve">direct </w:t>
      </w:r>
      <w:r w:rsidRPr="005D5556">
        <w:rPr>
          <w:rFonts w:ascii="Calibri" w:hAnsi="Calibri" w:cs="Calibri"/>
          <w:sz w:val="22"/>
          <w:szCs w:val="22"/>
        </w:rPr>
        <w:t>supervision</w:t>
      </w:r>
      <w:r w:rsidRPr="005D5556" w:rsidR="00002C21">
        <w:rPr>
          <w:rFonts w:ascii="Calibri" w:hAnsi="Calibri" w:cs="Calibri"/>
          <w:sz w:val="22"/>
          <w:szCs w:val="22"/>
        </w:rPr>
        <w:t xml:space="preserve"> of the UNIDO Project Manager</w:t>
      </w:r>
      <w:r w:rsidRPr="005D5556">
        <w:rPr>
          <w:rFonts w:ascii="Calibri" w:hAnsi="Calibri" w:cs="Calibri"/>
          <w:sz w:val="22"/>
          <w:szCs w:val="22"/>
        </w:rPr>
        <w:t xml:space="preserve"> and </w:t>
      </w:r>
      <w:r w:rsidRPr="005D5556" w:rsidR="00002C21">
        <w:rPr>
          <w:rFonts w:ascii="Calibri" w:hAnsi="Calibri" w:cs="Calibri"/>
          <w:sz w:val="22"/>
          <w:szCs w:val="22"/>
        </w:rPr>
        <w:t xml:space="preserve">in </w:t>
      </w:r>
      <w:r w:rsidRPr="005D5556">
        <w:rPr>
          <w:rFonts w:ascii="Calibri" w:hAnsi="Calibri" w:cs="Calibri"/>
          <w:sz w:val="22"/>
          <w:szCs w:val="22"/>
        </w:rPr>
        <w:t>close coordination with the National Ozone Office, the co</w:t>
      </w:r>
      <w:r w:rsidRPr="005D5556" w:rsidR="00002C21">
        <w:rPr>
          <w:rFonts w:ascii="Calibri" w:hAnsi="Calibri" w:cs="Calibri"/>
          <w:sz w:val="22"/>
          <w:szCs w:val="22"/>
        </w:rPr>
        <w:t>ntractor</w:t>
      </w:r>
      <w:r w:rsidRPr="005D5556" w:rsidR="004A408B">
        <w:rPr>
          <w:rFonts w:ascii="Calibri" w:hAnsi="Calibri" w:cs="Calibri"/>
          <w:sz w:val="22"/>
          <w:szCs w:val="22"/>
        </w:rPr>
        <w:t xml:space="preserve"> </w:t>
      </w:r>
      <w:r w:rsidRPr="005D5556" w:rsidR="00002C21">
        <w:rPr>
          <w:rFonts w:ascii="Calibri" w:hAnsi="Calibri" w:cs="Calibri"/>
          <w:sz w:val="22"/>
          <w:szCs w:val="22"/>
        </w:rPr>
        <w:t>shall</w:t>
      </w:r>
      <w:r w:rsidRPr="005D5556">
        <w:rPr>
          <w:rFonts w:ascii="Calibri" w:hAnsi="Calibri" w:cs="Calibri"/>
          <w:sz w:val="22"/>
          <w:szCs w:val="22"/>
        </w:rPr>
        <w:t xml:space="preserve"> implement the following tasks:</w:t>
      </w:r>
    </w:p>
    <w:p w:rsidRPr="005D5556" w:rsidR="00C64799" w:rsidP="00C64799" w:rsidRDefault="00C64799" w14:paraId="628E7707" w14:textId="77777777">
      <w:pPr>
        <w:pStyle w:val="BodyText"/>
        <w:tabs>
          <w:tab w:val="left" w:pos="720"/>
        </w:tabs>
        <w:ind w:left="24"/>
        <w:rPr>
          <w:rFonts w:ascii="Calibri" w:hAnsi="Calibri" w:cs="Calibri"/>
          <w:sz w:val="22"/>
          <w:szCs w:val="22"/>
        </w:rPr>
      </w:pPr>
    </w:p>
    <w:p w:rsidRPr="005D5556" w:rsidR="00091A69" w:rsidP="0039358B" w:rsidRDefault="0039358B" w14:paraId="0E792EA6" w14:textId="77777777">
      <w:pPr>
        <w:pStyle w:val="BodyText"/>
        <w:tabs>
          <w:tab w:val="left" w:pos="720"/>
        </w:tabs>
        <w:rPr>
          <w:rFonts w:ascii="Calibri" w:hAnsi="Calibri" w:cs="Calibri"/>
          <w:b/>
          <w:bCs/>
          <w:sz w:val="22"/>
          <w:szCs w:val="22"/>
        </w:rPr>
      </w:pPr>
      <w:r w:rsidRPr="005D5556">
        <w:rPr>
          <w:rFonts w:ascii="Calibri" w:hAnsi="Calibri" w:cs="Calibri"/>
          <w:b/>
          <w:bCs/>
          <w:sz w:val="22"/>
          <w:szCs w:val="22"/>
        </w:rPr>
        <w:t xml:space="preserve">a. </w:t>
      </w:r>
      <w:r w:rsidRPr="005D5556" w:rsidR="00002C21">
        <w:rPr>
          <w:rFonts w:ascii="Calibri" w:hAnsi="Calibri" w:cs="Calibri"/>
          <w:b/>
          <w:bCs/>
          <w:sz w:val="22"/>
          <w:szCs w:val="22"/>
        </w:rPr>
        <w:t>Secure identified training centres for the duration of training programme</w:t>
      </w:r>
      <w:r w:rsidRPr="005D5556" w:rsidR="00091A69">
        <w:rPr>
          <w:rFonts w:ascii="Calibri" w:hAnsi="Calibri" w:cs="Calibri"/>
          <w:b/>
          <w:bCs/>
          <w:sz w:val="22"/>
          <w:szCs w:val="22"/>
        </w:rPr>
        <w:t xml:space="preserve"> and support the successful execution of the training exercises</w:t>
      </w:r>
    </w:p>
    <w:p w:rsidRPr="005D5556" w:rsidR="00091A69" w:rsidP="0039358B" w:rsidRDefault="00EE6D35" w14:paraId="59FF4762" w14:textId="77777777">
      <w:pPr>
        <w:pStyle w:val="BodyText"/>
        <w:tabs>
          <w:tab w:val="left" w:pos="720"/>
        </w:tabs>
        <w:rPr>
          <w:rFonts w:ascii="Calibri" w:hAnsi="Calibri" w:cs="Calibri"/>
          <w:b/>
          <w:bCs/>
          <w:sz w:val="22"/>
          <w:szCs w:val="22"/>
        </w:rPr>
      </w:pPr>
      <w:r w:rsidRPr="005D5556">
        <w:rPr>
          <w:rFonts w:ascii="Calibri" w:hAnsi="Calibri" w:cs="Calibri"/>
          <w:b/>
          <w:bCs/>
          <w:sz w:val="22"/>
          <w:szCs w:val="22"/>
        </w:rPr>
        <w:t xml:space="preserve"> </w:t>
      </w:r>
    </w:p>
    <w:p w:rsidRPr="005D5556" w:rsidR="00B502F8" w:rsidP="0039358B" w:rsidRDefault="00C64799" w14:paraId="10A8F67F" w14:textId="248ECB89">
      <w:pPr>
        <w:pStyle w:val="BodyText"/>
        <w:tabs>
          <w:tab w:val="left" w:pos="720"/>
        </w:tabs>
        <w:rPr>
          <w:rFonts w:ascii="Calibri" w:hAnsi="Calibri" w:cs="Calibri"/>
          <w:sz w:val="22"/>
          <w:szCs w:val="22"/>
        </w:rPr>
      </w:pPr>
      <w:r w:rsidRPr="005D5556">
        <w:rPr>
          <w:rFonts w:ascii="Calibri" w:hAnsi="Calibri" w:cs="Calibri"/>
          <w:sz w:val="22"/>
          <w:szCs w:val="22"/>
        </w:rPr>
        <w:t xml:space="preserve">Under this task, the </w:t>
      </w:r>
      <w:r w:rsidRPr="005D5556" w:rsidR="00EE6D35">
        <w:rPr>
          <w:rFonts w:ascii="Calibri" w:hAnsi="Calibri" w:cs="Calibri"/>
          <w:sz w:val="22"/>
          <w:szCs w:val="22"/>
        </w:rPr>
        <w:t>con</w:t>
      </w:r>
      <w:r w:rsidRPr="005D5556" w:rsidR="00091A69">
        <w:rPr>
          <w:rFonts w:ascii="Calibri" w:hAnsi="Calibri" w:cs="Calibri"/>
          <w:sz w:val="22"/>
          <w:szCs w:val="22"/>
        </w:rPr>
        <w:t>tractor</w:t>
      </w:r>
      <w:r w:rsidRPr="005D5556">
        <w:rPr>
          <w:rFonts w:ascii="Calibri" w:hAnsi="Calibri" w:cs="Calibri"/>
          <w:sz w:val="22"/>
          <w:szCs w:val="22"/>
        </w:rPr>
        <w:t xml:space="preserve"> will be responsible for:</w:t>
      </w:r>
    </w:p>
    <w:p w:rsidRPr="005D5556" w:rsidR="006F7D2F" w:rsidP="000B0F65" w:rsidRDefault="006F7D2F" w14:paraId="2428E668" w14:textId="09BF9E7A">
      <w:pPr>
        <w:pStyle w:val="BodyText"/>
        <w:numPr>
          <w:ilvl w:val="0"/>
          <w:numId w:val="16"/>
        </w:numPr>
        <w:tabs>
          <w:tab w:val="left" w:pos="720"/>
        </w:tabs>
        <w:rPr>
          <w:rFonts w:ascii="Calibri" w:hAnsi="Calibri" w:cs="Calibri"/>
          <w:sz w:val="22"/>
          <w:szCs w:val="22"/>
        </w:rPr>
      </w:pPr>
      <w:r w:rsidRPr="005D5556">
        <w:rPr>
          <w:rFonts w:ascii="Calibri" w:hAnsi="Calibri" w:cs="Calibri"/>
          <w:sz w:val="22"/>
          <w:szCs w:val="22"/>
        </w:rPr>
        <w:t xml:space="preserve">Organizing </w:t>
      </w:r>
      <w:r w:rsidRPr="005D5556" w:rsidR="00B502F8">
        <w:rPr>
          <w:rFonts w:ascii="Calibri" w:hAnsi="Calibri" w:cs="Calibri"/>
          <w:sz w:val="22"/>
          <w:szCs w:val="22"/>
        </w:rPr>
        <w:t>ten</w:t>
      </w:r>
      <w:r w:rsidRPr="005D5556">
        <w:rPr>
          <w:rFonts w:ascii="Calibri" w:hAnsi="Calibri" w:cs="Calibri"/>
          <w:sz w:val="22"/>
          <w:szCs w:val="22"/>
        </w:rPr>
        <w:t xml:space="preserve"> </w:t>
      </w:r>
      <w:r w:rsidRPr="005D5556" w:rsidR="00B502F8">
        <w:rPr>
          <w:rFonts w:ascii="Calibri" w:hAnsi="Calibri" w:cs="Calibri"/>
          <w:sz w:val="22"/>
          <w:szCs w:val="22"/>
        </w:rPr>
        <w:t>t</w:t>
      </w:r>
      <w:r w:rsidRPr="005D5556" w:rsidR="003C1283">
        <w:rPr>
          <w:rFonts w:ascii="Calibri" w:hAnsi="Calibri" w:cs="Calibri"/>
          <w:sz w:val="22"/>
          <w:szCs w:val="22"/>
        </w:rPr>
        <w:t>hree</w:t>
      </w:r>
      <w:r w:rsidRPr="005D5556" w:rsidR="001959EF">
        <w:rPr>
          <w:rFonts w:ascii="Calibri" w:hAnsi="Calibri" w:cs="Calibri"/>
          <w:sz w:val="22"/>
          <w:szCs w:val="22"/>
        </w:rPr>
        <w:t>-day</w:t>
      </w:r>
      <w:r w:rsidRPr="005D5556" w:rsidR="00B502F8">
        <w:rPr>
          <w:rFonts w:ascii="Calibri" w:hAnsi="Calibri" w:cs="Calibri"/>
          <w:sz w:val="22"/>
          <w:szCs w:val="22"/>
        </w:rPr>
        <w:t>s</w:t>
      </w:r>
      <w:r w:rsidRPr="005D5556" w:rsidR="001959EF">
        <w:rPr>
          <w:rFonts w:ascii="Calibri" w:hAnsi="Calibri" w:cs="Calibri"/>
          <w:sz w:val="22"/>
          <w:szCs w:val="22"/>
        </w:rPr>
        <w:t xml:space="preserve"> </w:t>
      </w:r>
      <w:r w:rsidRPr="005D5556">
        <w:rPr>
          <w:rFonts w:ascii="Calibri" w:hAnsi="Calibri" w:cs="Calibri"/>
          <w:sz w:val="22"/>
          <w:szCs w:val="22"/>
        </w:rPr>
        <w:t>training sessions</w:t>
      </w:r>
      <w:r w:rsidRPr="005D5556" w:rsidR="00B502F8">
        <w:rPr>
          <w:rFonts w:ascii="Calibri" w:hAnsi="Calibri" w:cs="Calibri"/>
          <w:sz w:val="22"/>
          <w:szCs w:val="22"/>
        </w:rPr>
        <w:t xml:space="preserve"> in three training centres in three locations: </w:t>
      </w:r>
      <w:r w:rsidRPr="005D5556" w:rsidR="001959EF">
        <w:rPr>
          <w:rFonts w:ascii="Calibri" w:hAnsi="Calibri" w:cs="Calibri"/>
          <w:sz w:val="22"/>
          <w:szCs w:val="22"/>
        </w:rPr>
        <w:t>Lagos</w:t>
      </w:r>
      <w:r w:rsidRPr="005D5556" w:rsidR="00B502F8">
        <w:rPr>
          <w:rFonts w:ascii="Calibri" w:hAnsi="Calibri" w:cs="Calibri"/>
          <w:sz w:val="22"/>
          <w:szCs w:val="22"/>
        </w:rPr>
        <w:t>,</w:t>
      </w:r>
      <w:r w:rsidRPr="005D5556" w:rsidR="001959EF">
        <w:rPr>
          <w:rFonts w:ascii="Calibri" w:hAnsi="Calibri" w:cs="Calibri"/>
          <w:sz w:val="22"/>
          <w:szCs w:val="22"/>
        </w:rPr>
        <w:t xml:space="preserve"> Kano and Port </w:t>
      </w:r>
      <w:r w:rsidRPr="005D5556" w:rsidR="00B502F8">
        <w:rPr>
          <w:rFonts w:ascii="Calibri" w:hAnsi="Calibri" w:cs="Calibri"/>
          <w:sz w:val="22"/>
          <w:szCs w:val="22"/>
        </w:rPr>
        <w:t>Harcourt;</w:t>
      </w:r>
    </w:p>
    <w:p w:rsidRPr="005D5556" w:rsidR="000B0F65" w:rsidP="000B0F65" w:rsidRDefault="00091A69" w14:paraId="5954172C" w14:textId="5999F1D5">
      <w:pPr>
        <w:pStyle w:val="BodyText"/>
        <w:numPr>
          <w:ilvl w:val="0"/>
          <w:numId w:val="16"/>
        </w:numPr>
        <w:tabs>
          <w:tab w:val="left" w:pos="720"/>
        </w:tabs>
        <w:rPr>
          <w:rFonts w:ascii="Calibri" w:hAnsi="Calibri" w:cs="Calibri"/>
          <w:sz w:val="22"/>
          <w:szCs w:val="22"/>
        </w:rPr>
      </w:pPr>
      <w:r w:rsidRPr="005D5556">
        <w:rPr>
          <w:rFonts w:ascii="Calibri" w:hAnsi="Calibri" w:cs="Calibri"/>
          <w:sz w:val="22"/>
          <w:szCs w:val="22"/>
        </w:rPr>
        <w:t>Developing</w:t>
      </w:r>
      <w:r w:rsidRPr="005D5556" w:rsidR="000B0F65">
        <w:rPr>
          <w:rFonts w:ascii="Calibri" w:hAnsi="Calibri" w:cs="Calibri"/>
          <w:sz w:val="22"/>
          <w:szCs w:val="22"/>
        </w:rPr>
        <w:t xml:space="preserve"> a sex segregated list of trainers and trainees</w:t>
      </w:r>
      <w:r w:rsidRPr="005D5556" w:rsidR="00B502F8">
        <w:rPr>
          <w:rFonts w:ascii="Calibri" w:hAnsi="Calibri" w:cs="Calibri"/>
          <w:sz w:val="22"/>
          <w:szCs w:val="22"/>
        </w:rPr>
        <w:t>;</w:t>
      </w:r>
    </w:p>
    <w:p w:rsidRPr="005D5556" w:rsidR="000B0F65" w:rsidP="000B0F65" w:rsidRDefault="000B0F65" w14:paraId="0A09C629" w14:textId="27FD2017">
      <w:pPr>
        <w:pStyle w:val="BodyText"/>
        <w:numPr>
          <w:ilvl w:val="0"/>
          <w:numId w:val="16"/>
        </w:numPr>
        <w:tabs>
          <w:tab w:val="left" w:pos="720"/>
        </w:tabs>
        <w:rPr>
          <w:rFonts w:ascii="Calibri" w:hAnsi="Calibri" w:cs="Calibri"/>
          <w:sz w:val="22"/>
          <w:szCs w:val="22"/>
        </w:rPr>
      </w:pPr>
      <w:r w:rsidRPr="005D5556">
        <w:rPr>
          <w:rFonts w:ascii="Calibri" w:hAnsi="Calibri" w:cs="Calibri"/>
          <w:sz w:val="22"/>
          <w:szCs w:val="22"/>
        </w:rPr>
        <w:t>Advis</w:t>
      </w:r>
      <w:r w:rsidRPr="005D5556" w:rsidR="00C64799">
        <w:rPr>
          <w:rFonts w:ascii="Calibri" w:hAnsi="Calibri" w:cs="Calibri"/>
          <w:sz w:val="22"/>
          <w:szCs w:val="22"/>
        </w:rPr>
        <w:t>ing</w:t>
      </w:r>
      <w:r w:rsidRPr="005D5556">
        <w:rPr>
          <w:rFonts w:ascii="Calibri" w:hAnsi="Calibri" w:cs="Calibri"/>
          <w:sz w:val="22"/>
          <w:szCs w:val="22"/>
        </w:rPr>
        <w:t xml:space="preserve"> and guid</w:t>
      </w:r>
      <w:r w:rsidRPr="005D5556" w:rsidR="002C13EC">
        <w:rPr>
          <w:rFonts w:ascii="Calibri" w:hAnsi="Calibri" w:cs="Calibri"/>
          <w:sz w:val="22"/>
          <w:szCs w:val="22"/>
        </w:rPr>
        <w:t>ing the</w:t>
      </w:r>
      <w:r w:rsidRPr="005D5556">
        <w:rPr>
          <w:rFonts w:ascii="Calibri" w:hAnsi="Calibri" w:cs="Calibri"/>
          <w:sz w:val="22"/>
          <w:szCs w:val="22"/>
        </w:rPr>
        <w:t xml:space="preserve"> training plans and methodology</w:t>
      </w:r>
      <w:r w:rsidRPr="005D5556" w:rsidR="00091A69">
        <w:rPr>
          <w:rFonts w:ascii="Calibri" w:hAnsi="Calibri" w:cs="Calibri"/>
          <w:sz w:val="22"/>
          <w:szCs w:val="22"/>
        </w:rPr>
        <w:t>,</w:t>
      </w:r>
      <w:r w:rsidRPr="005D5556" w:rsidR="002C13EC">
        <w:rPr>
          <w:rFonts w:ascii="Calibri" w:hAnsi="Calibri" w:cs="Calibri"/>
          <w:sz w:val="22"/>
          <w:szCs w:val="22"/>
        </w:rPr>
        <w:t xml:space="preserve"> for review by UNIDO</w:t>
      </w:r>
      <w:r w:rsidRPr="005D5556" w:rsidR="00B502F8">
        <w:rPr>
          <w:rFonts w:ascii="Calibri" w:hAnsi="Calibri" w:cs="Calibri"/>
          <w:sz w:val="22"/>
          <w:szCs w:val="22"/>
        </w:rPr>
        <w:t xml:space="preserve"> and NO</w:t>
      </w:r>
      <w:r w:rsidRPr="005D5556" w:rsidR="25DACC93">
        <w:rPr>
          <w:rFonts w:ascii="Calibri" w:hAnsi="Calibri" w:cs="Calibri"/>
          <w:sz w:val="22"/>
          <w:szCs w:val="22"/>
        </w:rPr>
        <w:t>O</w:t>
      </w:r>
      <w:r w:rsidRPr="005D5556" w:rsidR="00B502F8">
        <w:rPr>
          <w:rFonts w:ascii="Calibri" w:hAnsi="Calibri" w:cs="Calibri"/>
          <w:sz w:val="22"/>
          <w:szCs w:val="22"/>
        </w:rPr>
        <w:t>;</w:t>
      </w:r>
    </w:p>
    <w:p w:rsidRPr="005D5556" w:rsidR="00AC42FD" w:rsidP="000B0F65" w:rsidRDefault="00AC42FD" w14:paraId="3403B7D6" w14:textId="7CCC43B4">
      <w:pPr>
        <w:pStyle w:val="BodyText"/>
        <w:numPr>
          <w:ilvl w:val="0"/>
          <w:numId w:val="16"/>
        </w:numPr>
        <w:tabs>
          <w:tab w:val="left" w:pos="720"/>
        </w:tabs>
        <w:rPr>
          <w:rFonts w:ascii="Calibri" w:hAnsi="Calibri" w:cs="Calibri"/>
          <w:sz w:val="22"/>
          <w:szCs w:val="22"/>
        </w:rPr>
      </w:pPr>
      <w:r w:rsidRPr="005D5556">
        <w:rPr>
          <w:rFonts w:ascii="Calibri" w:hAnsi="Calibri" w:cs="Calibri"/>
          <w:sz w:val="22"/>
          <w:szCs w:val="22"/>
        </w:rPr>
        <w:t>Developing training agenda</w:t>
      </w:r>
      <w:r w:rsidRPr="005D5556" w:rsidR="00002C21">
        <w:rPr>
          <w:rFonts w:ascii="Calibri" w:hAnsi="Calibri" w:cs="Calibri"/>
          <w:sz w:val="22"/>
          <w:szCs w:val="22"/>
        </w:rPr>
        <w:t>, in close coordination with the UNIDO trainers,</w:t>
      </w:r>
      <w:r w:rsidRPr="005D5556">
        <w:rPr>
          <w:rFonts w:ascii="Calibri" w:hAnsi="Calibri" w:cs="Calibri"/>
          <w:sz w:val="22"/>
          <w:szCs w:val="22"/>
        </w:rPr>
        <w:t xml:space="preserve"> and sharing with UNIDO</w:t>
      </w:r>
      <w:r w:rsidRPr="005D5556" w:rsidR="00B502F8">
        <w:rPr>
          <w:rFonts w:ascii="Calibri" w:hAnsi="Calibri" w:cs="Calibri"/>
          <w:sz w:val="22"/>
          <w:szCs w:val="22"/>
        </w:rPr>
        <w:t xml:space="preserve"> and NO</w:t>
      </w:r>
      <w:r w:rsidRPr="005D5556" w:rsidR="63E3A4F9">
        <w:rPr>
          <w:rFonts w:ascii="Calibri" w:hAnsi="Calibri" w:cs="Calibri"/>
          <w:sz w:val="22"/>
          <w:szCs w:val="22"/>
        </w:rPr>
        <w:t xml:space="preserve">O </w:t>
      </w:r>
      <w:r w:rsidRPr="005D5556">
        <w:rPr>
          <w:rFonts w:ascii="Calibri" w:hAnsi="Calibri" w:cs="Calibri"/>
          <w:sz w:val="22"/>
          <w:szCs w:val="22"/>
        </w:rPr>
        <w:t>for review</w:t>
      </w:r>
      <w:r w:rsidRPr="005D5556" w:rsidR="00B502F8">
        <w:rPr>
          <w:rFonts w:ascii="Calibri" w:hAnsi="Calibri" w:cs="Calibri"/>
          <w:sz w:val="22"/>
          <w:szCs w:val="22"/>
        </w:rPr>
        <w:t>;</w:t>
      </w:r>
    </w:p>
    <w:p w:rsidRPr="005D5556" w:rsidR="00185602" w:rsidP="000B0F65" w:rsidRDefault="00185602" w14:paraId="0DB05547" w14:textId="32EF8F5E">
      <w:pPr>
        <w:pStyle w:val="BodyText"/>
        <w:numPr>
          <w:ilvl w:val="0"/>
          <w:numId w:val="16"/>
        </w:numPr>
        <w:tabs>
          <w:tab w:val="left" w:pos="720"/>
        </w:tabs>
        <w:rPr>
          <w:rFonts w:ascii="Calibri" w:hAnsi="Calibri" w:cs="Calibri"/>
          <w:sz w:val="22"/>
          <w:szCs w:val="22"/>
        </w:rPr>
      </w:pPr>
      <w:r w:rsidRPr="005D5556">
        <w:rPr>
          <w:rFonts w:ascii="Calibri" w:hAnsi="Calibri" w:cs="Calibri"/>
          <w:sz w:val="22"/>
          <w:szCs w:val="22"/>
        </w:rPr>
        <w:t>In close coordination with NOO and UNIDO, identify suitable dates for all the trainings</w:t>
      </w:r>
      <w:r w:rsidRPr="005D5556" w:rsidR="00B502F8">
        <w:rPr>
          <w:rFonts w:ascii="Calibri" w:hAnsi="Calibri" w:cs="Calibri"/>
          <w:sz w:val="22"/>
          <w:szCs w:val="22"/>
        </w:rPr>
        <w:t>;</w:t>
      </w:r>
    </w:p>
    <w:p w:rsidRPr="005D5556" w:rsidR="00002C21" w:rsidP="000B0F65" w:rsidRDefault="001959EF" w14:paraId="40C431AD" w14:textId="2AFB910F">
      <w:pPr>
        <w:pStyle w:val="BodyText"/>
        <w:numPr>
          <w:ilvl w:val="0"/>
          <w:numId w:val="16"/>
        </w:numPr>
        <w:tabs>
          <w:tab w:val="left" w:pos="720"/>
        </w:tabs>
        <w:rPr>
          <w:rFonts w:ascii="Calibri" w:hAnsi="Calibri" w:cs="Calibri"/>
          <w:sz w:val="22"/>
          <w:szCs w:val="22"/>
        </w:rPr>
      </w:pPr>
      <w:r w:rsidRPr="005D5556">
        <w:rPr>
          <w:rFonts w:ascii="Calibri" w:hAnsi="Calibri" w:cs="Calibri"/>
          <w:sz w:val="22"/>
          <w:szCs w:val="22"/>
        </w:rPr>
        <w:t xml:space="preserve">Liaise with </w:t>
      </w:r>
      <w:r w:rsidRPr="005D5556" w:rsidR="00002C21">
        <w:rPr>
          <w:rFonts w:ascii="Calibri" w:hAnsi="Calibri" w:cs="Calibri"/>
          <w:sz w:val="22"/>
          <w:szCs w:val="22"/>
        </w:rPr>
        <w:t>the identified training centres</w:t>
      </w:r>
      <w:r w:rsidRPr="005D5556" w:rsidR="00185602">
        <w:rPr>
          <w:rFonts w:ascii="Calibri" w:hAnsi="Calibri" w:cs="Calibri"/>
          <w:sz w:val="22"/>
          <w:szCs w:val="22"/>
        </w:rPr>
        <w:t xml:space="preserve">, </w:t>
      </w:r>
      <w:r w:rsidRPr="005D5556">
        <w:rPr>
          <w:rFonts w:ascii="Calibri" w:hAnsi="Calibri" w:cs="Calibri"/>
          <w:sz w:val="22"/>
          <w:szCs w:val="22"/>
        </w:rPr>
        <w:t>and ensure all materials and equipment is there before the training</w:t>
      </w:r>
    </w:p>
    <w:p w:rsidRPr="005D5556" w:rsidR="00C64799" w:rsidP="000B0F65" w:rsidRDefault="00002C21" w14:paraId="41B28C1F" w14:textId="0FF8B1FC">
      <w:pPr>
        <w:pStyle w:val="BodyText"/>
        <w:numPr>
          <w:ilvl w:val="0"/>
          <w:numId w:val="16"/>
        </w:numPr>
        <w:tabs>
          <w:tab w:val="left" w:pos="720"/>
        </w:tabs>
        <w:rPr>
          <w:rFonts w:ascii="Calibri" w:hAnsi="Calibri" w:cs="Calibri"/>
          <w:sz w:val="22"/>
          <w:szCs w:val="22"/>
        </w:rPr>
      </w:pPr>
      <w:r w:rsidRPr="005D5556">
        <w:rPr>
          <w:rFonts w:ascii="Calibri" w:hAnsi="Calibri" w:cs="Calibri"/>
          <w:sz w:val="22"/>
          <w:szCs w:val="22"/>
        </w:rPr>
        <w:t xml:space="preserve">In close coordination with the UNIDO trainers, administer </w:t>
      </w:r>
      <w:r w:rsidRPr="005D5556" w:rsidR="00C64799">
        <w:rPr>
          <w:rFonts w:ascii="Calibri" w:hAnsi="Calibri" w:cs="Calibri"/>
          <w:sz w:val="22"/>
          <w:szCs w:val="22"/>
        </w:rPr>
        <w:t>pre and post-test questionnaires and s</w:t>
      </w:r>
      <w:r w:rsidRPr="005D5556">
        <w:rPr>
          <w:rFonts w:ascii="Calibri" w:hAnsi="Calibri" w:cs="Calibri"/>
          <w:sz w:val="22"/>
          <w:szCs w:val="22"/>
        </w:rPr>
        <w:t>ubmit to</w:t>
      </w:r>
      <w:r w:rsidRPr="005D5556" w:rsidR="00C64799">
        <w:rPr>
          <w:rFonts w:ascii="Calibri" w:hAnsi="Calibri" w:cs="Calibri"/>
          <w:sz w:val="22"/>
          <w:szCs w:val="22"/>
        </w:rPr>
        <w:t xml:space="preserve"> UNIDO</w:t>
      </w:r>
      <w:r w:rsidRPr="005D5556" w:rsidR="00B502F8">
        <w:rPr>
          <w:rFonts w:ascii="Calibri" w:hAnsi="Calibri" w:cs="Calibri"/>
          <w:sz w:val="22"/>
          <w:szCs w:val="22"/>
        </w:rPr>
        <w:t>;</w:t>
      </w:r>
    </w:p>
    <w:p w:rsidRPr="005D5556" w:rsidR="00AC42FD" w:rsidP="00AC42FD" w:rsidRDefault="6F296D7B" w14:paraId="609BAB1A" w14:textId="759FDE7D">
      <w:pPr>
        <w:pStyle w:val="ListParagraph"/>
        <w:numPr>
          <w:ilvl w:val="0"/>
          <w:numId w:val="16"/>
        </w:numPr>
        <w:spacing w:after="160" w:line="278" w:lineRule="auto"/>
        <w:rPr>
          <w:rFonts w:ascii="Calibri" w:hAnsi="Calibri" w:cs="Calibri"/>
          <w:sz w:val="22"/>
          <w:szCs w:val="22"/>
        </w:rPr>
      </w:pPr>
      <w:r w:rsidRPr="3913CFE3">
        <w:rPr>
          <w:rFonts w:ascii="Calibri" w:hAnsi="Calibri" w:cs="Calibri"/>
          <w:sz w:val="22"/>
          <w:szCs w:val="22"/>
        </w:rPr>
        <w:t>Print training materials and manuals for the dissemination to training participants.</w:t>
      </w:r>
      <w:r w:rsidRPr="3913CFE3" w:rsidR="188D0B2B">
        <w:rPr>
          <w:rFonts w:ascii="Calibri" w:hAnsi="Calibri" w:cs="Calibri"/>
          <w:sz w:val="22"/>
          <w:szCs w:val="22"/>
        </w:rPr>
        <w:t xml:space="preserve"> </w:t>
      </w:r>
      <w:r w:rsidRPr="3913CFE3" w:rsidR="00002C21">
        <w:rPr>
          <w:rFonts w:ascii="Calibri" w:hAnsi="Calibri" w:cs="Calibri"/>
          <w:sz w:val="22"/>
          <w:szCs w:val="22"/>
        </w:rPr>
        <w:t>Developing general evaluation sheet of the training (to include venue, equipment, logistics, coordination etc), administer to trainee enterprises and submit to UNIDO</w:t>
      </w:r>
      <w:r w:rsidRPr="3913CFE3" w:rsidR="00B502F8">
        <w:rPr>
          <w:rFonts w:ascii="Calibri" w:hAnsi="Calibri" w:cs="Calibri"/>
          <w:sz w:val="22"/>
          <w:szCs w:val="22"/>
        </w:rPr>
        <w:t>;</w:t>
      </w:r>
    </w:p>
    <w:p w:rsidR="00AC42FD" w:rsidP="00AC42FD" w:rsidRDefault="002C13EC" w14:paraId="4EFFF98F" w14:textId="445F5460">
      <w:pPr>
        <w:pStyle w:val="ListParagraph"/>
        <w:numPr>
          <w:ilvl w:val="0"/>
          <w:numId w:val="16"/>
        </w:numPr>
        <w:spacing w:after="160" w:line="278" w:lineRule="auto"/>
        <w:rPr>
          <w:ins w:author="GAVRANIC, Jelena" w:date="2025-02-25T15:41:00Z" w16du:dateUtc="2025-02-25T14:41:00Z" w:id="2579"/>
          <w:rFonts w:ascii="Calibri" w:hAnsi="Calibri" w:cs="Calibri"/>
          <w:sz w:val="22"/>
          <w:szCs w:val="22"/>
        </w:rPr>
      </w:pPr>
      <w:r w:rsidRPr="005D5556">
        <w:rPr>
          <w:rFonts w:ascii="Calibri" w:hAnsi="Calibri" w:cs="Calibri"/>
          <w:sz w:val="22"/>
          <w:szCs w:val="22"/>
        </w:rPr>
        <w:t>Submitting a detailed training report alongside a segregated list of participants and</w:t>
      </w:r>
      <w:r w:rsidRPr="005D5556" w:rsidR="00AC42FD">
        <w:rPr>
          <w:rFonts w:ascii="Calibri" w:hAnsi="Calibri" w:cs="Calibri"/>
          <w:sz w:val="22"/>
          <w:szCs w:val="22"/>
        </w:rPr>
        <w:t xml:space="preserve"> identifying areas of improvement to plan, direct, organize, and schedule for subsequent training programs</w:t>
      </w:r>
      <w:r w:rsidRPr="005D5556" w:rsidR="00B502F8">
        <w:rPr>
          <w:rFonts w:ascii="Calibri" w:hAnsi="Calibri" w:cs="Calibri"/>
          <w:sz w:val="22"/>
          <w:szCs w:val="22"/>
        </w:rPr>
        <w:t>.</w:t>
      </w:r>
    </w:p>
    <w:p w:rsidRPr="001826AC" w:rsidR="000128F9" w:rsidP="000128F9" w:rsidRDefault="000128F9" w14:paraId="5E37B176" w14:textId="639751F2">
      <w:pPr>
        <w:pStyle w:val="ListParagraph"/>
        <w:numPr>
          <w:ilvl w:val="0"/>
          <w:numId w:val="16"/>
        </w:numPr>
        <w:spacing w:after="160" w:line="278" w:lineRule="auto"/>
        <w:jc w:val="both"/>
        <w:rPr>
          <w:ins w:author="GAVRANIC, Jelena" w:date="2025-02-25T15:41:00Z" w16du:dateUtc="2025-02-25T14:41:00Z" w:id="2580"/>
          <w:rFonts w:ascii="Calibri" w:hAnsi="Calibri" w:cs="Calibri"/>
          <w:sz w:val="22"/>
          <w:szCs w:val="22"/>
        </w:rPr>
      </w:pPr>
      <w:ins w:author="GAVRANIC, Jelena" w:date="2025-02-25T15:41:00Z" w:id="2581">
        <w:r w:rsidRPr="2E7F1124">
          <w:rPr>
            <w:rFonts w:ascii="Calibri" w:hAnsi="Calibri" w:cs="Calibri"/>
            <w:sz w:val="22"/>
            <w:szCs w:val="22"/>
          </w:rPr>
          <w:t>Procure new safety boots and</w:t>
        </w:r>
      </w:ins>
      <w:ins w:author="KOTLUBEI, Viktoriia" w:date="2025-02-26T13:57:00Z" w:id="2582">
        <w:r w:rsidRPr="2E7F1124" w:rsidR="6AFFB6AB">
          <w:rPr>
            <w:rFonts w:ascii="Calibri" w:hAnsi="Calibri" w:cs="Calibri"/>
            <w:sz w:val="22"/>
            <w:szCs w:val="22"/>
          </w:rPr>
          <w:t xml:space="preserve"> new</w:t>
        </w:r>
      </w:ins>
      <w:ins w:author="GAVRANIC, Jelena" w:date="2025-02-25T15:41:00Z" w:id="2583">
        <w:r w:rsidRPr="2E7F1124">
          <w:rPr>
            <w:rFonts w:ascii="Calibri" w:hAnsi="Calibri" w:cs="Calibri"/>
            <w:sz w:val="22"/>
            <w:szCs w:val="22"/>
          </w:rPr>
          <w:t xml:space="preserve"> reflective jackets for the purpose of the training </w:t>
        </w:r>
        <w:commentRangeStart w:id="2584"/>
        <w:commentRangeStart w:id="2585"/>
        <w:r w:rsidRPr="2E7F1124">
          <w:rPr>
            <w:rFonts w:ascii="Calibri" w:hAnsi="Calibri" w:cs="Calibri"/>
            <w:sz w:val="22"/>
            <w:szCs w:val="22"/>
          </w:rPr>
          <w:t>(200 safety boots</w:t>
        </w:r>
      </w:ins>
      <w:ins w:author="KOTLUBEI, Viktoriia" w:date="2025-02-26T13:56:00Z" w:id="2586">
        <w:r w:rsidRPr="2E7F1124" w:rsidR="13268C9C">
          <w:rPr>
            <w:rFonts w:ascii="Calibri" w:hAnsi="Calibri" w:cs="Calibri"/>
            <w:sz w:val="22"/>
            <w:szCs w:val="22"/>
          </w:rPr>
          <w:t xml:space="preserve"> sized 39-46, the exact amount per size must be coordinated further with the NOO)</w:t>
        </w:r>
      </w:ins>
      <w:ins w:author="GAVRANIC, Jelena" w:date="2025-02-25T15:41:00Z" w:id="2587">
        <w:r w:rsidRPr="2E7F1124">
          <w:rPr>
            <w:rFonts w:ascii="Calibri" w:hAnsi="Calibri" w:cs="Calibri"/>
            <w:sz w:val="22"/>
            <w:szCs w:val="22"/>
          </w:rPr>
          <w:t xml:space="preserve"> </w:t>
        </w:r>
      </w:ins>
      <w:commentRangeEnd w:id="2584"/>
      <w:r>
        <w:rPr>
          <w:rStyle w:val="CommentReference"/>
        </w:rPr>
        <w:commentReference w:id="2584"/>
      </w:r>
      <w:commentRangeEnd w:id="2585"/>
      <w:r>
        <w:rPr>
          <w:rStyle w:val="CommentReference"/>
        </w:rPr>
        <w:commentReference w:id="2585"/>
      </w:r>
      <w:ins w:author="GAVRANIC, Jelena" w:date="2025-02-25T15:41:00Z" w:id="2588">
        <w:r w:rsidRPr="2E7F1124">
          <w:rPr>
            <w:rFonts w:ascii="Calibri" w:hAnsi="Calibri" w:cs="Calibri"/>
            <w:sz w:val="22"/>
            <w:szCs w:val="22"/>
          </w:rPr>
          <w:t xml:space="preserve">and 200 reflective jackets to be disseminated for the training participants); </w:t>
        </w:r>
      </w:ins>
    </w:p>
    <w:p w:rsidRPr="005D5556" w:rsidR="000128F9" w:rsidP="00AC42FD" w:rsidRDefault="000128F9" w14:paraId="7A40ADED" w14:textId="77777777">
      <w:pPr>
        <w:pStyle w:val="ListParagraph"/>
        <w:numPr>
          <w:ilvl w:val="0"/>
          <w:numId w:val="16"/>
        </w:numPr>
        <w:spacing w:after="160" w:line="278" w:lineRule="auto"/>
        <w:rPr>
          <w:rFonts w:ascii="Calibri" w:hAnsi="Calibri" w:cs="Calibri"/>
          <w:sz w:val="22"/>
          <w:szCs w:val="22"/>
        </w:rPr>
      </w:pPr>
    </w:p>
    <w:p w:rsidRPr="005D5556" w:rsidR="00AC42FD" w:rsidP="00AC42FD" w:rsidRDefault="00AC42FD" w14:paraId="4D15B91E" w14:textId="77777777">
      <w:pPr>
        <w:pStyle w:val="ListParagraph"/>
        <w:spacing w:after="160" w:line="278" w:lineRule="auto"/>
        <w:ind w:left="744"/>
        <w:rPr>
          <w:rFonts w:ascii="Calibri" w:hAnsi="Calibri" w:cs="Calibri"/>
          <w:sz w:val="22"/>
          <w:szCs w:val="22"/>
        </w:rPr>
      </w:pPr>
    </w:p>
    <w:p w:rsidRPr="005D5556" w:rsidR="00185602" w:rsidP="006F7D2F" w:rsidRDefault="00FA209D" w14:paraId="556B8964" w14:textId="77777777">
      <w:pPr>
        <w:pStyle w:val="ListParagraph"/>
        <w:numPr>
          <w:ilvl w:val="0"/>
          <w:numId w:val="23"/>
        </w:numPr>
        <w:spacing w:after="160" w:line="278" w:lineRule="auto"/>
        <w:jc w:val="both"/>
        <w:rPr>
          <w:rFonts w:ascii="Calibri" w:hAnsi="Calibri" w:cs="Calibri"/>
          <w:sz w:val="22"/>
          <w:szCs w:val="22"/>
        </w:rPr>
      </w:pPr>
      <w:r w:rsidRPr="005D5556">
        <w:rPr>
          <w:rFonts w:ascii="Calibri" w:hAnsi="Calibri" w:cs="Calibri"/>
          <w:b/>
          <w:bCs/>
          <w:sz w:val="22"/>
          <w:szCs w:val="22"/>
        </w:rPr>
        <w:t>Coordinate all logistic and training actions</w:t>
      </w:r>
      <w:r w:rsidRPr="005D5556" w:rsidR="00965266">
        <w:rPr>
          <w:rFonts w:ascii="Calibri" w:hAnsi="Calibri" w:cs="Calibri"/>
          <w:b/>
          <w:bCs/>
          <w:sz w:val="22"/>
          <w:szCs w:val="22"/>
        </w:rPr>
        <w:t xml:space="preserve"> </w:t>
      </w:r>
    </w:p>
    <w:p w:rsidRPr="005D5556" w:rsidR="00185602" w:rsidP="006F7D2F" w:rsidRDefault="00185602" w14:paraId="1982A4D6" w14:textId="77777777">
      <w:pPr>
        <w:pStyle w:val="ListParagraph"/>
        <w:spacing w:after="160" w:line="278" w:lineRule="auto"/>
        <w:ind w:left="24"/>
        <w:jc w:val="both"/>
        <w:rPr>
          <w:rFonts w:ascii="Calibri" w:hAnsi="Calibri" w:cs="Calibri"/>
          <w:sz w:val="22"/>
          <w:szCs w:val="22"/>
        </w:rPr>
      </w:pPr>
    </w:p>
    <w:p w:rsidRPr="005D5556" w:rsidR="00FA209D" w:rsidP="006F7D2F" w:rsidRDefault="002C13EC" w14:paraId="43FA619C" w14:textId="77777777">
      <w:pPr>
        <w:pStyle w:val="ListParagraph"/>
        <w:spacing w:after="160" w:line="278" w:lineRule="auto"/>
        <w:ind w:left="0"/>
        <w:jc w:val="both"/>
        <w:rPr>
          <w:rFonts w:ascii="Calibri" w:hAnsi="Calibri" w:cs="Calibri"/>
          <w:sz w:val="22"/>
          <w:szCs w:val="22"/>
        </w:rPr>
      </w:pPr>
      <w:r w:rsidRPr="005D5556">
        <w:rPr>
          <w:rFonts w:ascii="Calibri" w:hAnsi="Calibri" w:cs="Calibri"/>
          <w:sz w:val="22"/>
          <w:szCs w:val="22"/>
        </w:rPr>
        <w:t>The con</w:t>
      </w:r>
      <w:r w:rsidRPr="005D5556" w:rsidR="00185602">
        <w:rPr>
          <w:rFonts w:ascii="Calibri" w:hAnsi="Calibri" w:cs="Calibri"/>
          <w:sz w:val="22"/>
          <w:szCs w:val="22"/>
        </w:rPr>
        <w:t>tractor</w:t>
      </w:r>
      <w:r w:rsidRPr="005D5556">
        <w:rPr>
          <w:rFonts w:ascii="Calibri" w:hAnsi="Calibri" w:cs="Calibri"/>
          <w:sz w:val="22"/>
          <w:szCs w:val="22"/>
        </w:rPr>
        <w:t xml:space="preserve"> </w:t>
      </w:r>
      <w:r w:rsidRPr="005D5556" w:rsidR="00185602">
        <w:rPr>
          <w:rFonts w:ascii="Calibri" w:hAnsi="Calibri" w:cs="Calibri"/>
          <w:sz w:val="22"/>
          <w:szCs w:val="22"/>
        </w:rPr>
        <w:t>shall</w:t>
      </w:r>
      <w:r w:rsidRPr="005D5556">
        <w:rPr>
          <w:rFonts w:ascii="Calibri" w:hAnsi="Calibri" w:cs="Calibri"/>
          <w:sz w:val="22"/>
          <w:szCs w:val="22"/>
        </w:rPr>
        <w:t xml:space="preserve"> perform the following: </w:t>
      </w:r>
    </w:p>
    <w:p w:rsidRPr="005D5556" w:rsidR="002C13EC" w:rsidP="006F7D2F" w:rsidRDefault="00782317" w14:paraId="777F7C87" w14:textId="3CCF13DF">
      <w:pPr>
        <w:pStyle w:val="ListParagraph"/>
        <w:numPr>
          <w:ilvl w:val="0"/>
          <w:numId w:val="20"/>
        </w:numPr>
        <w:spacing w:after="160" w:line="278" w:lineRule="auto"/>
        <w:jc w:val="both"/>
        <w:rPr>
          <w:rFonts w:ascii="Calibri" w:hAnsi="Calibri" w:cs="Calibri"/>
          <w:sz w:val="22"/>
          <w:szCs w:val="22"/>
        </w:rPr>
      </w:pPr>
      <w:r w:rsidRPr="2E7F1124">
        <w:rPr>
          <w:rFonts w:ascii="Calibri" w:hAnsi="Calibri" w:cs="Calibri"/>
          <w:sz w:val="22"/>
          <w:szCs w:val="22"/>
        </w:rPr>
        <w:t>Identify and p</w:t>
      </w:r>
      <w:r w:rsidRPr="2E7F1124" w:rsidR="00185602">
        <w:rPr>
          <w:rFonts w:ascii="Calibri" w:hAnsi="Calibri" w:cs="Calibri"/>
          <w:sz w:val="22"/>
          <w:szCs w:val="22"/>
        </w:rPr>
        <w:t xml:space="preserve">rovide </w:t>
      </w:r>
      <w:commentRangeStart w:id="2589"/>
      <w:commentRangeStart w:id="2590"/>
      <w:del w:author="KOTLUBEI, Viktoriia" w:date="2025-02-26T13:58:00Z" w:id="2591">
        <w:r w:rsidRPr="2E7F1124" w:rsidDel="00185602">
          <w:rPr>
            <w:rFonts w:ascii="Calibri" w:hAnsi="Calibri" w:cs="Calibri"/>
            <w:sz w:val="22"/>
            <w:szCs w:val="22"/>
          </w:rPr>
          <w:delText>suitable</w:delText>
        </w:r>
      </w:del>
      <w:r w:rsidRPr="2E7F1124" w:rsidR="00185602">
        <w:rPr>
          <w:rFonts w:ascii="Calibri" w:hAnsi="Calibri" w:cs="Calibri"/>
          <w:sz w:val="22"/>
          <w:szCs w:val="22"/>
        </w:rPr>
        <w:t xml:space="preserve"> accommodation</w:t>
      </w:r>
      <w:ins w:author="GAVRANIC, Jelena" w:date="2025-02-25T15:51:00Z" w:id="2592">
        <w:r w:rsidRPr="2E7F1124" w:rsidR="002973CD">
          <w:rPr>
            <w:rFonts w:ascii="Calibri" w:hAnsi="Calibri" w:cs="Calibri"/>
            <w:sz w:val="22"/>
            <w:szCs w:val="22"/>
          </w:rPr>
          <w:t>/hotels</w:t>
        </w:r>
      </w:ins>
      <w:r w:rsidRPr="2E7F1124" w:rsidR="00185602">
        <w:rPr>
          <w:rFonts w:ascii="Calibri" w:hAnsi="Calibri" w:cs="Calibri"/>
          <w:sz w:val="22"/>
          <w:szCs w:val="22"/>
        </w:rPr>
        <w:t xml:space="preserve"> </w:t>
      </w:r>
      <w:commentRangeEnd w:id="2589"/>
      <w:r>
        <w:rPr>
          <w:rStyle w:val="CommentReference"/>
        </w:rPr>
        <w:commentReference w:id="2589"/>
      </w:r>
      <w:commentRangeEnd w:id="2590"/>
      <w:r>
        <w:rPr>
          <w:rStyle w:val="CommentReference"/>
        </w:rPr>
        <w:commentReference w:id="2590"/>
      </w:r>
      <w:r w:rsidRPr="2E7F1124" w:rsidR="00185602">
        <w:rPr>
          <w:rFonts w:ascii="Calibri" w:hAnsi="Calibri" w:cs="Calibri"/>
          <w:sz w:val="22"/>
          <w:szCs w:val="22"/>
        </w:rPr>
        <w:t>for all trainee</w:t>
      </w:r>
      <w:r w:rsidRPr="2E7F1124" w:rsidR="001959EF">
        <w:rPr>
          <w:rFonts w:ascii="Calibri" w:hAnsi="Calibri" w:cs="Calibri"/>
          <w:sz w:val="22"/>
          <w:szCs w:val="22"/>
        </w:rPr>
        <w:t>s;</w:t>
      </w:r>
      <w:r w:rsidRPr="2E7F1124" w:rsidR="323D6461">
        <w:rPr>
          <w:rFonts w:ascii="Calibri" w:hAnsi="Calibri" w:cs="Calibri"/>
          <w:sz w:val="22"/>
          <w:szCs w:val="22"/>
        </w:rPr>
        <w:t xml:space="preserve"> within the UNIDO Daily Sustenance Allowance (DSA)</w:t>
      </w:r>
    </w:p>
    <w:p w:rsidRPr="005D5556" w:rsidR="002C13EC" w:rsidP="006F7D2F" w:rsidRDefault="003C1283" w14:paraId="70D94598" w14:textId="5FA63040">
      <w:pPr>
        <w:pStyle w:val="ListParagraph"/>
        <w:numPr>
          <w:ilvl w:val="0"/>
          <w:numId w:val="20"/>
        </w:numPr>
        <w:spacing w:after="160" w:line="278" w:lineRule="auto"/>
        <w:jc w:val="both"/>
        <w:rPr>
          <w:rFonts w:ascii="Calibri" w:hAnsi="Calibri" w:cs="Calibri"/>
          <w:sz w:val="22"/>
          <w:szCs w:val="22"/>
        </w:rPr>
      </w:pPr>
      <w:r w:rsidRPr="5F5BFA64" w:rsidR="003C1283">
        <w:rPr>
          <w:rFonts w:ascii="Calibri" w:hAnsi="Calibri" w:cs="Calibri"/>
          <w:sz w:val="22"/>
          <w:szCs w:val="22"/>
        </w:rPr>
        <w:t xml:space="preserve">Book </w:t>
      </w:r>
      <w:r w:rsidRPr="5F5BFA64" w:rsidR="007B25BC">
        <w:rPr>
          <w:rFonts w:ascii="Calibri" w:hAnsi="Calibri" w:cs="Calibri"/>
          <w:sz w:val="22"/>
          <w:szCs w:val="22"/>
        </w:rPr>
        <w:t>air</w:t>
      </w:r>
      <w:r w:rsidRPr="5F5BFA64" w:rsidR="001959EF">
        <w:rPr>
          <w:rFonts w:ascii="Calibri" w:hAnsi="Calibri" w:cs="Calibri"/>
          <w:sz w:val="22"/>
          <w:szCs w:val="22"/>
        </w:rPr>
        <w:t>/bus/train</w:t>
      </w:r>
      <w:r w:rsidRPr="5F5BFA64" w:rsidR="007B25BC">
        <w:rPr>
          <w:rFonts w:ascii="Calibri" w:hAnsi="Calibri" w:cs="Calibri"/>
          <w:sz w:val="22"/>
          <w:szCs w:val="22"/>
        </w:rPr>
        <w:t xml:space="preserve"> </w:t>
      </w:r>
      <w:ins w:author="KOTLUBEI, Viktoriia" w:date="2025-02-26T13:59:12.733Z" w:id="1579603395">
        <w:r w:rsidRPr="5F5BFA64" w:rsidR="3A2390F8">
          <w:rPr>
            <w:rFonts w:ascii="Calibri" w:hAnsi="Calibri" w:cs="Calibri"/>
            <w:sz w:val="22"/>
            <w:szCs w:val="22"/>
          </w:rPr>
          <w:t xml:space="preserve">economy class </w:t>
        </w:r>
      </w:ins>
      <w:r w:rsidRPr="5F5BFA64" w:rsidR="007B25BC">
        <w:rPr>
          <w:rFonts w:ascii="Calibri" w:hAnsi="Calibri" w:cs="Calibri"/>
          <w:sz w:val="22"/>
          <w:szCs w:val="22"/>
        </w:rPr>
        <w:t>ticket</w:t>
      </w:r>
      <w:r w:rsidRPr="5F5BFA64" w:rsidR="00226FEC">
        <w:rPr>
          <w:rFonts w:ascii="Calibri" w:hAnsi="Calibri" w:cs="Calibri"/>
          <w:sz w:val="22"/>
          <w:szCs w:val="22"/>
        </w:rPr>
        <w:t>s</w:t>
      </w:r>
      <w:r w:rsidRPr="5F5BFA64" w:rsidR="001959EF">
        <w:rPr>
          <w:rFonts w:ascii="Calibri" w:hAnsi="Calibri" w:cs="Calibri"/>
          <w:sz w:val="22"/>
          <w:szCs w:val="22"/>
        </w:rPr>
        <w:t xml:space="preserve"> or transportation</w:t>
      </w:r>
      <w:r w:rsidRPr="5F5BFA64" w:rsidR="007B25BC">
        <w:rPr>
          <w:rFonts w:ascii="Calibri" w:hAnsi="Calibri" w:cs="Calibri"/>
          <w:sz w:val="22"/>
          <w:szCs w:val="22"/>
        </w:rPr>
        <w:t xml:space="preserve"> for participants attending from </w:t>
      </w:r>
      <w:r w:rsidRPr="5F5BFA64" w:rsidR="00185602">
        <w:rPr>
          <w:rFonts w:ascii="Calibri" w:hAnsi="Calibri" w:cs="Calibri"/>
          <w:sz w:val="22"/>
          <w:szCs w:val="22"/>
        </w:rPr>
        <w:t>other cities to the designated training location</w:t>
      </w:r>
      <w:r w:rsidRPr="5F5BFA64" w:rsidR="00B502F8">
        <w:rPr>
          <w:rFonts w:ascii="Calibri" w:hAnsi="Calibri" w:cs="Calibri"/>
          <w:sz w:val="22"/>
          <w:szCs w:val="22"/>
        </w:rPr>
        <w:t>;</w:t>
      </w:r>
    </w:p>
    <w:p w:rsidRPr="005D5556" w:rsidR="00377FDB" w:rsidP="006F7D2F" w:rsidRDefault="00782317" w14:paraId="5A4FD07A" w14:textId="01ABFF5B">
      <w:pPr>
        <w:pStyle w:val="ListParagraph"/>
        <w:numPr>
          <w:ilvl w:val="0"/>
          <w:numId w:val="20"/>
        </w:numPr>
        <w:spacing w:after="160" w:line="278" w:lineRule="auto"/>
        <w:jc w:val="both"/>
        <w:rPr>
          <w:rFonts w:ascii="Calibri" w:hAnsi="Calibri" w:cs="Calibri"/>
          <w:sz w:val="22"/>
          <w:szCs w:val="22"/>
        </w:rPr>
      </w:pPr>
      <w:r w:rsidRPr="005D5556">
        <w:rPr>
          <w:rFonts w:ascii="Calibri" w:hAnsi="Calibri" w:cs="Calibri"/>
          <w:sz w:val="22"/>
          <w:szCs w:val="22"/>
        </w:rPr>
        <w:t>Provide</w:t>
      </w:r>
      <w:r w:rsidRPr="005D5556" w:rsidR="007B25BC">
        <w:rPr>
          <w:rFonts w:ascii="Calibri" w:hAnsi="Calibri" w:cs="Calibri"/>
          <w:sz w:val="22"/>
          <w:szCs w:val="22"/>
        </w:rPr>
        <w:t xml:space="preserve"> intra city transportation for transfers </w:t>
      </w:r>
      <w:r w:rsidRPr="005D5556" w:rsidR="00185602">
        <w:rPr>
          <w:rFonts w:ascii="Calibri" w:hAnsi="Calibri" w:cs="Calibri"/>
          <w:sz w:val="22"/>
          <w:szCs w:val="22"/>
        </w:rPr>
        <w:t xml:space="preserve">to and </w:t>
      </w:r>
      <w:r w:rsidRPr="005D5556" w:rsidR="001959EF">
        <w:rPr>
          <w:rFonts w:ascii="Calibri" w:hAnsi="Calibri" w:cs="Calibri"/>
          <w:sz w:val="22"/>
          <w:szCs w:val="22"/>
        </w:rPr>
        <w:t>from</w:t>
      </w:r>
      <w:r w:rsidRPr="005D5556" w:rsidR="007B25BC">
        <w:rPr>
          <w:rFonts w:ascii="Calibri" w:hAnsi="Calibri" w:cs="Calibri"/>
          <w:sz w:val="22"/>
          <w:szCs w:val="22"/>
        </w:rPr>
        <w:t xml:space="preserve"> the hotel </w:t>
      </w:r>
      <w:r w:rsidRPr="005D5556" w:rsidR="001A7B2B">
        <w:rPr>
          <w:rFonts w:ascii="Calibri" w:hAnsi="Calibri" w:cs="Calibri"/>
          <w:sz w:val="22"/>
          <w:szCs w:val="22"/>
        </w:rPr>
        <w:t>and</w:t>
      </w:r>
      <w:r w:rsidRPr="005D5556" w:rsidR="007B25BC">
        <w:rPr>
          <w:rFonts w:ascii="Calibri" w:hAnsi="Calibri" w:cs="Calibri"/>
          <w:sz w:val="22"/>
          <w:szCs w:val="22"/>
        </w:rPr>
        <w:t xml:space="preserve"> the training centre</w:t>
      </w:r>
      <w:r w:rsidRPr="005D5556" w:rsidR="00226FEC">
        <w:rPr>
          <w:rFonts w:ascii="Calibri" w:hAnsi="Calibri" w:cs="Calibri"/>
          <w:sz w:val="22"/>
          <w:szCs w:val="22"/>
        </w:rPr>
        <w:t xml:space="preserve"> after each day’s training</w:t>
      </w:r>
      <w:r w:rsidRPr="005D5556" w:rsidR="001A7B2B">
        <w:rPr>
          <w:rFonts w:ascii="Calibri" w:hAnsi="Calibri" w:cs="Calibri"/>
          <w:sz w:val="22"/>
          <w:szCs w:val="22"/>
        </w:rPr>
        <w:t xml:space="preserve"> and </w:t>
      </w:r>
      <w:r w:rsidRPr="005D5556">
        <w:rPr>
          <w:rFonts w:ascii="Calibri" w:hAnsi="Calibri" w:cs="Calibri"/>
          <w:sz w:val="22"/>
          <w:szCs w:val="22"/>
        </w:rPr>
        <w:t xml:space="preserve">for </w:t>
      </w:r>
      <w:r w:rsidRPr="005D5556" w:rsidR="001A7B2B">
        <w:rPr>
          <w:rFonts w:ascii="Calibri" w:hAnsi="Calibri" w:cs="Calibri"/>
          <w:sz w:val="22"/>
          <w:szCs w:val="22"/>
        </w:rPr>
        <w:t>any other necessary destinations</w:t>
      </w:r>
      <w:r w:rsidRPr="005D5556" w:rsidR="00B502F8">
        <w:rPr>
          <w:rFonts w:ascii="Calibri" w:hAnsi="Calibri" w:cs="Calibri"/>
          <w:sz w:val="22"/>
          <w:szCs w:val="22"/>
        </w:rPr>
        <w:t>;</w:t>
      </w:r>
    </w:p>
    <w:p w:rsidRPr="005D5556" w:rsidR="00B502F8" w:rsidDel="002973CD" w:rsidP="006F7D2F" w:rsidRDefault="003C1283" w14:paraId="58F197A0" w14:textId="766385BE">
      <w:pPr>
        <w:pStyle w:val="ListParagraph"/>
        <w:numPr>
          <w:ilvl w:val="0"/>
          <w:numId w:val="20"/>
        </w:numPr>
        <w:spacing w:after="160" w:line="278" w:lineRule="auto"/>
        <w:jc w:val="both"/>
        <w:rPr>
          <w:del w:author="GAVRANIC, Jelena" w:date="2025-02-25T15:51:00Z" w16du:dateUtc="2025-02-25T14:51:00Z" w:id="2593"/>
          <w:rFonts w:ascii="Calibri" w:hAnsi="Calibri" w:cs="Calibri"/>
          <w:sz w:val="22"/>
          <w:szCs w:val="22"/>
        </w:rPr>
      </w:pPr>
      <w:del w:author="GAVRANIC, Jelena" w:date="2025-02-25T15:51:00Z" w16du:dateUtc="2025-02-25T14:51:00Z" w:id="2594">
        <w:r w:rsidRPr="005D5556" w:rsidDel="002973CD">
          <w:rPr>
            <w:rFonts w:ascii="Calibri" w:hAnsi="Calibri" w:cs="Calibri"/>
            <w:sz w:val="22"/>
            <w:szCs w:val="22"/>
          </w:rPr>
          <w:delText>Book</w:delText>
        </w:r>
        <w:r w:rsidRPr="005D5556" w:rsidDel="002973CD" w:rsidR="00B502F8">
          <w:rPr>
            <w:rFonts w:ascii="Calibri" w:hAnsi="Calibri" w:cs="Calibri"/>
            <w:sz w:val="22"/>
            <w:szCs w:val="22"/>
          </w:rPr>
          <w:delText xml:space="preserve"> hotels/any other suitable accommodation booking for all trainees;</w:delText>
        </w:r>
      </w:del>
    </w:p>
    <w:p w:rsidRPr="005D5556" w:rsidR="00673997" w:rsidP="006F7D2F" w:rsidRDefault="001A7B2B" w14:paraId="42FDC6B1" w14:textId="57038FD5">
      <w:pPr>
        <w:pStyle w:val="ListParagraph"/>
        <w:numPr>
          <w:ilvl w:val="0"/>
          <w:numId w:val="20"/>
        </w:numPr>
        <w:spacing w:after="160" w:line="278" w:lineRule="auto"/>
        <w:jc w:val="both"/>
        <w:rPr>
          <w:rFonts w:ascii="Calibri" w:hAnsi="Calibri" w:cs="Calibri"/>
          <w:sz w:val="22"/>
          <w:szCs w:val="22"/>
        </w:rPr>
      </w:pPr>
      <w:commentRangeStart w:id="316524593"/>
      <w:r w:rsidRPr="743C092C" w:rsidR="001A7B2B">
        <w:rPr>
          <w:rFonts w:ascii="Calibri" w:hAnsi="Calibri" w:cs="Calibri"/>
          <w:sz w:val="22"/>
          <w:szCs w:val="22"/>
        </w:rPr>
        <w:t>Pay the trainees Daily Sustenance Allowance</w:t>
      </w:r>
      <w:r w:rsidRPr="743C092C" w:rsidR="001959EF">
        <w:rPr>
          <w:rFonts w:ascii="Calibri" w:hAnsi="Calibri" w:cs="Calibri"/>
          <w:sz w:val="22"/>
          <w:szCs w:val="22"/>
        </w:rPr>
        <w:t xml:space="preserve"> (DSA)</w:t>
      </w:r>
      <w:r w:rsidRPr="743C092C" w:rsidR="001A7B2B">
        <w:rPr>
          <w:rFonts w:ascii="Calibri" w:hAnsi="Calibri" w:cs="Calibri"/>
          <w:sz w:val="22"/>
          <w:szCs w:val="22"/>
        </w:rPr>
        <w:t xml:space="preserve"> as appropriate and as agreed by UNIDO and NOO</w:t>
      </w:r>
      <w:r w:rsidRPr="743C092C" w:rsidR="001959EF">
        <w:rPr>
          <w:rFonts w:ascii="Calibri" w:hAnsi="Calibri" w:cs="Calibri"/>
          <w:sz w:val="22"/>
          <w:szCs w:val="22"/>
        </w:rPr>
        <w:t xml:space="preserve">. </w:t>
      </w:r>
      <w:commentRangeEnd w:id="316524593"/>
      <w:r>
        <w:rPr>
          <w:rStyle w:val="CommentReference"/>
        </w:rPr>
        <w:commentReference w:id="316524593"/>
      </w:r>
      <w:r w:rsidRPr="743C092C" w:rsidR="001959EF">
        <w:rPr>
          <w:rFonts w:ascii="Calibri" w:hAnsi="Calibri" w:cs="Calibri"/>
          <w:sz w:val="22"/>
          <w:szCs w:val="22"/>
        </w:rPr>
        <w:t>The exact DSA</w:t>
      </w:r>
      <w:r w:rsidRPr="743C092C" w:rsidR="00B502F8">
        <w:rPr>
          <w:rFonts w:ascii="Calibri" w:hAnsi="Calibri" w:cs="Calibri"/>
          <w:sz w:val="22"/>
          <w:szCs w:val="22"/>
        </w:rPr>
        <w:t xml:space="preserve"> amount should comply with UNIDO rules and the exact amount to be disseminated to trainees</w:t>
      </w:r>
      <w:r w:rsidRPr="743C092C" w:rsidR="001959EF">
        <w:rPr>
          <w:rFonts w:ascii="Calibri" w:hAnsi="Calibri" w:cs="Calibri"/>
          <w:sz w:val="22"/>
          <w:szCs w:val="22"/>
        </w:rPr>
        <w:t xml:space="preserve"> will be shared </w:t>
      </w:r>
      <w:r w:rsidRPr="743C092C" w:rsidR="00B502F8">
        <w:rPr>
          <w:rFonts w:ascii="Calibri" w:hAnsi="Calibri" w:cs="Calibri"/>
          <w:sz w:val="22"/>
          <w:szCs w:val="22"/>
        </w:rPr>
        <w:t>with a successful bidder</w:t>
      </w:r>
      <w:r w:rsidRPr="743C092C" w:rsidR="001959EF">
        <w:rPr>
          <w:rFonts w:ascii="Calibri" w:hAnsi="Calibri" w:cs="Calibri"/>
          <w:sz w:val="22"/>
          <w:szCs w:val="22"/>
        </w:rPr>
        <w:t>.</w:t>
      </w:r>
    </w:p>
    <w:p w:rsidRPr="005D5556" w:rsidR="00AC42FD" w:rsidP="006F7D2F" w:rsidRDefault="00AC42FD" w14:paraId="1CBC3D22" w14:textId="77777777">
      <w:pPr>
        <w:pStyle w:val="ListParagraph"/>
        <w:spacing w:after="160" w:line="278" w:lineRule="auto"/>
        <w:jc w:val="both"/>
        <w:rPr>
          <w:rFonts w:ascii="Calibri" w:hAnsi="Calibri" w:cs="Calibri"/>
          <w:sz w:val="22"/>
          <w:szCs w:val="22"/>
        </w:rPr>
      </w:pPr>
    </w:p>
    <w:p w:rsidRPr="005D5556" w:rsidR="00AC42FD" w:rsidP="006F7D2F" w:rsidRDefault="00AC42FD" w14:paraId="7C820A1B" w14:textId="77777777">
      <w:pPr>
        <w:pStyle w:val="ListParagraph"/>
        <w:numPr>
          <w:ilvl w:val="0"/>
          <w:numId w:val="23"/>
        </w:numPr>
        <w:spacing w:after="160" w:line="278" w:lineRule="auto"/>
        <w:jc w:val="both"/>
        <w:rPr>
          <w:rFonts w:ascii="Calibri" w:hAnsi="Calibri" w:cs="Calibri"/>
          <w:b/>
          <w:bCs/>
          <w:sz w:val="22"/>
          <w:szCs w:val="22"/>
        </w:rPr>
      </w:pPr>
      <w:r w:rsidRPr="005D5556">
        <w:rPr>
          <w:rFonts w:ascii="Calibri" w:hAnsi="Calibri" w:cs="Calibri"/>
          <w:b/>
          <w:bCs/>
          <w:sz w:val="22"/>
          <w:szCs w:val="22"/>
        </w:rPr>
        <w:t>Media/visibility:</w:t>
      </w:r>
    </w:p>
    <w:p w:rsidRPr="005D5556" w:rsidR="00E56481" w:rsidP="006F7D2F" w:rsidRDefault="00E56481" w14:paraId="23CA95F6" w14:textId="77777777">
      <w:pPr>
        <w:pStyle w:val="ListParagraph"/>
        <w:spacing w:after="160" w:line="278" w:lineRule="auto"/>
        <w:ind w:left="0"/>
        <w:jc w:val="both"/>
        <w:rPr>
          <w:rFonts w:ascii="Calibri" w:hAnsi="Calibri" w:cs="Calibri"/>
          <w:b/>
          <w:bCs/>
          <w:sz w:val="22"/>
          <w:szCs w:val="22"/>
        </w:rPr>
      </w:pPr>
      <w:r w:rsidRPr="005D5556">
        <w:rPr>
          <w:rFonts w:ascii="Calibri" w:hAnsi="Calibri" w:cs="Calibri"/>
          <w:b/>
          <w:bCs/>
          <w:sz w:val="22"/>
          <w:szCs w:val="22"/>
        </w:rPr>
        <w:t>In consultation with UNIDO and NOO;</w:t>
      </w:r>
    </w:p>
    <w:p w:rsidRPr="005D5556" w:rsidR="00E56481" w:rsidP="000128F9" w:rsidRDefault="5A3124CE" w14:paraId="2DE7C46D" w14:textId="11276211">
      <w:pPr>
        <w:pStyle w:val="ListParagraph"/>
        <w:numPr>
          <w:ilvl w:val="0"/>
          <w:numId w:val="33"/>
        </w:numPr>
        <w:spacing w:after="160" w:line="278" w:lineRule="auto"/>
        <w:jc w:val="both"/>
        <w:rPr>
          <w:rFonts w:ascii="Calibri" w:hAnsi="Calibri" w:eastAsia="Calibri" w:cs="Calibri"/>
          <w:sz w:val="22"/>
          <w:szCs w:val="22"/>
        </w:rPr>
      </w:pPr>
      <w:r w:rsidRPr="3913CFE3">
        <w:rPr>
          <w:rFonts w:ascii="Calibri" w:hAnsi="Calibri" w:cs="Calibri"/>
          <w:sz w:val="22"/>
          <w:szCs w:val="22"/>
        </w:rPr>
        <w:t xml:space="preserve">Design and </w:t>
      </w:r>
      <w:r w:rsidRPr="3913CFE3" w:rsidR="09CDF869">
        <w:rPr>
          <w:rFonts w:ascii="Calibri" w:hAnsi="Calibri" w:cs="Calibri"/>
          <w:sz w:val="22"/>
          <w:szCs w:val="22"/>
        </w:rPr>
        <w:t>print</w:t>
      </w:r>
      <w:r w:rsidRPr="3913CFE3" w:rsidR="0243AD3E">
        <w:rPr>
          <w:rFonts w:ascii="Calibri" w:hAnsi="Calibri" w:cs="Calibri"/>
          <w:sz w:val="22"/>
          <w:szCs w:val="22"/>
        </w:rPr>
        <w:t xml:space="preserve"> </w:t>
      </w:r>
      <w:r w:rsidRPr="3913CFE3">
        <w:rPr>
          <w:rFonts w:ascii="Calibri" w:hAnsi="Calibri" w:cs="Calibri"/>
          <w:sz w:val="22"/>
          <w:szCs w:val="22"/>
        </w:rPr>
        <w:t>UNIDO</w:t>
      </w:r>
      <w:r w:rsidRPr="3913CFE3" w:rsidR="7D38D67B">
        <w:rPr>
          <w:rFonts w:ascii="Calibri" w:hAnsi="Calibri" w:cs="Calibri"/>
          <w:sz w:val="22"/>
          <w:szCs w:val="22"/>
        </w:rPr>
        <w:t xml:space="preserve"> and</w:t>
      </w:r>
      <w:r w:rsidRPr="3913CFE3">
        <w:rPr>
          <w:rFonts w:ascii="Calibri" w:hAnsi="Calibri" w:cs="Calibri"/>
          <w:sz w:val="22"/>
          <w:szCs w:val="22"/>
        </w:rPr>
        <w:t xml:space="preserve"> NO</w:t>
      </w:r>
      <w:r w:rsidRPr="3913CFE3" w:rsidR="6FAE5E9F">
        <w:rPr>
          <w:rFonts w:ascii="Calibri" w:hAnsi="Calibri" w:cs="Calibri"/>
          <w:sz w:val="22"/>
          <w:szCs w:val="22"/>
        </w:rPr>
        <w:t>O</w:t>
      </w:r>
      <w:r w:rsidRPr="3913CFE3">
        <w:rPr>
          <w:rFonts w:ascii="Calibri" w:hAnsi="Calibri" w:cs="Calibri"/>
          <w:sz w:val="22"/>
          <w:szCs w:val="22"/>
        </w:rPr>
        <w:t xml:space="preserve"> branded training materials</w:t>
      </w:r>
      <w:r w:rsidRPr="3913CFE3" w:rsidR="5E4674E3">
        <w:rPr>
          <w:rFonts w:ascii="Calibri" w:hAnsi="Calibri" w:cs="Calibri"/>
          <w:sz w:val="22"/>
          <w:szCs w:val="22"/>
        </w:rPr>
        <w:t xml:space="preserve"> and</w:t>
      </w:r>
      <w:r w:rsidRPr="3913CFE3">
        <w:rPr>
          <w:rFonts w:ascii="Calibri" w:hAnsi="Calibri" w:cs="Calibri"/>
          <w:sz w:val="22"/>
          <w:szCs w:val="22"/>
        </w:rPr>
        <w:t xml:space="preserve"> banners</w:t>
      </w:r>
      <w:r w:rsidRPr="3913CFE3" w:rsidR="3E9D3D18">
        <w:rPr>
          <w:rFonts w:ascii="Calibri" w:hAnsi="Calibri" w:cs="Calibri"/>
          <w:sz w:val="22"/>
          <w:szCs w:val="22"/>
        </w:rPr>
        <w:t xml:space="preserve">. </w:t>
      </w:r>
      <w:r w:rsidRPr="3913CFE3" w:rsidR="7263566A">
        <w:rPr>
          <w:rFonts w:ascii="Calibri" w:hAnsi="Calibri" w:cs="Calibri"/>
          <w:sz w:val="22"/>
          <w:szCs w:val="22"/>
        </w:rPr>
        <w:t>UNIDO will share training materials in</w:t>
      </w:r>
      <w:r w:rsidRPr="3913CFE3" w:rsidR="3E9D3D18">
        <w:rPr>
          <w:rFonts w:ascii="Calibri" w:hAnsi="Calibri" w:cs="Calibri"/>
          <w:sz w:val="22"/>
          <w:szCs w:val="22"/>
        </w:rPr>
        <w:t xml:space="preserve"> doc and pdf formats for further printing. Two banners must be designed and printed per location: </w:t>
      </w:r>
      <w:r w:rsidRPr="3913CFE3" w:rsidR="178ADFE0">
        <w:rPr>
          <w:rFonts w:ascii="Calibri" w:hAnsi="Calibri" w:cs="Calibri"/>
          <w:sz w:val="22"/>
          <w:szCs w:val="22"/>
        </w:rPr>
        <w:t xml:space="preserve">two for Kano, two for Port Harcourt and two for Lagos. Additional two banners must be designed and printed for the final workshop in Lagos, where all </w:t>
      </w:r>
      <w:r w:rsidRPr="3913CFE3" w:rsidR="1F9E33AF">
        <w:rPr>
          <w:rFonts w:ascii="Calibri" w:hAnsi="Calibri" w:cs="Calibri"/>
          <w:sz w:val="22"/>
          <w:szCs w:val="22"/>
        </w:rPr>
        <w:t>companies would be invited.</w:t>
      </w:r>
      <w:r w:rsidRPr="3913CFE3" w:rsidR="65A198BD">
        <w:rPr>
          <w:rFonts w:ascii="Calibri" w:hAnsi="Calibri" w:eastAsia="Calibri" w:cs="Calibri"/>
          <w:sz w:val="22"/>
          <w:szCs w:val="22"/>
        </w:rPr>
        <w:t xml:space="preserve"> The contractor is to print hard copies of the training materials. The material should be in A4 size, 80 gsm (thickness 0.09 mm - 0.11 mm) and either spiral or thread bound. In total 178 trainees will attend the trainings, with a buffer in case of loss or damage, the contractor should print 200 hard copies.</w:t>
      </w:r>
    </w:p>
    <w:p w:rsidR="3913CFE3" w:rsidP="001826AC" w:rsidRDefault="3913CFE3" w14:paraId="78A89D11" w14:textId="19608434">
      <w:pPr>
        <w:pStyle w:val="ListParagraph"/>
        <w:spacing w:after="160" w:line="278" w:lineRule="auto"/>
        <w:ind w:left="800"/>
        <w:jc w:val="both"/>
        <w:rPr>
          <w:rFonts w:ascii="Calibri" w:hAnsi="Calibri" w:eastAsia="Calibri" w:cs="Calibri"/>
          <w:sz w:val="22"/>
          <w:szCs w:val="22"/>
        </w:rPr>
      </w:pPr>
    </w:p>
    <w:p w:rsidRPr="005D5556" w:rsidR="00AC42FD" w:rsidP="000128F9" w:rsidRDefault="5A3124CE" w14:paraId="2F675D12" w14:textId="6547F4F1">
      <w:pPr>
        <w:pStyle w:val="ListParagraph"/>
        <w:numPr>
          <w:ilvl w:val="0"/>
          <w:numId w:val="33"/>
        </w:numPr>
        <w:spacing w:after="160" w:line="278" w:lineRule="auto"/>
        <w:jc w:val="both"/>
        <w:rPr>
          <w:rFonts w:ascii="Calibri" w:hAnsi="Calibri" w:cs="Calibri"/>
          <w:sz w:val="22"/>
          <w:szCs w:val="22"/>
        </w:rPr>
      </w:pPr>
      <w:r w:rsidRPr="005D5556">
        <w:rPr>
          <w:rFonts w:ascii="Calibri" w:hAnsi="Calibri" w:cs="Calibri"/>
          <w:sz w:val="22"/>
          <w:szCs w:val="22"/>
        </w:rPr>
        <w:t xml:space="preserve">Design and </w:t>
      </w:r>
      <w:r w:rsidRPr="005D5556" w:rsidR="0243AD3E">
        <w:rPr>
          <w:rFonts w:ascii="Calibri" w:hAnsi="Calibri" w:cs="Calibri"/>
          <w:sz w:val="22"/>
          <w:szCs w:val="22"/>
        </w:rPr>
        <w:t xml:space="preserve">bring </w:t>
      </w:r>
      <w:r w:rsidRPr="005D5556">
        <w:rPr>
          <w:rFonts w:ascii="Calibri" w:hAnsi="Calibri" w:cs="Calibri"/>
          <w:sz w:val="22"/>
          <w:szCs w:val="22"/>
        </w:rPr>
        <w:t>UNIDO</w:t>
      </w:r>
      <w:r w:rsidRPr="005D5556" w:rsidR="7D38D67B">
        <w:rPr>
          <w:rFonts w:ascii="Calibri" w:hAnsi="Calibri" w:cs="Calibri"/>
          <w:sz w:val="22"/>
          <w:szCs w:val="22"/>
        </w:rPr>
        <w:t xml:space="preserve"> and</w:t>
      </w:r>
      <w:r w:rsidRPr="005D5556">
        <w:rPr>
          <w:rFonts w:ascii="Calibri" w:hAnsi="Calibri" w:cs="Calibri"/>
          <w:sz w:val="22"/>
          <w:szCs w:val="22"/>
        </w:rPr>
        <w:t xml:space="preserve"> NO</w:t>
      </w:r>
      <w:r w:rsidRPr="005D5556" w:rsidR="588C09DA">
        <w:rPr>
          <w:rFonts w:ascii="Calibri" w:hAnsi="Calibri" w:cs="Calibri"/>
          <w:sz w:val="22"/>
          <w:szCs w:val="22"/>
        </w:rPr>
        <w:t>O</w:t>
      </w:r>
      <w:r w:rsidRPr="005D5556" w:rsidR="0243AD3E">
        <w:rPr>
          <w:rFonts w:ascii="Calibri" w:hAnsi="Calibri" w:cs="Calibri"/>
          <w:sz w:val="22"/>
          <w:szCs w:val="22"/>
        </w:rPr>
        <w:t xml:space="preserve"> sets of</w:t>
      </w:r>
      <w:r w:rsidRPr="005D5556">
        <w:rPr>
          <w:rFonts w:ascii="Calibri" w:hAnsi="Calibri" w:cs="Calibri"/>
          <w:sz w:val="22"/>
          <w:szCs w:val="22"/>
        </w:rPr>
        <w:t xml:space="preserve"> branded souvenir</w:t>
      </w:r>
      <w:r w:rsidRPr="005D5556" w:rsidR="0243AD3E">
        <w:rPr>
          <w:rFonts w:ascii="Calibri" w:hAnsi="Calibri" w:cs="Calibri"/>
          <w:sz w:val="22"/>
          <w:szCs w:val="22"/>
        </w:rPr>
        <w:t xml:space="preserve">s to the training center. </w:t>
      </w:r>
      <w:r w:rsidRPr="005D5556" w:rsidR="176D2CD8">
        <w:rPr>
          <w:rFonts w:ascii="Calibri" w:hAnsi="Calibri" w:cs="Calibri"/>
          <w:sz w:val="22"/>
          <w:szCs w:val="22"/>
        </w:rPr>
        <w:t xml:space="preserve">One set </w:t>
      </w:r>
      <w:r w:rsidRPr="005D5556" w:rsidR="5DD1664C">
        <w:rPr>
          <w:rFonts w:ascii="Calibri" w:hAnsi="Calibri" w:cs="Calibri"/>
          <w:sz w:val="22"/>
          <w:szCs w:val="22"/>
        </w:rPr>
        <w:t xml:space="preserve">of branded souvenirs </w:t>
      </w:r>
      <w:r w:rsidRPr="005D5556" w:rsidR="176D2CD8">
        <w:rPr>
          <w:rFonts w:ascii="Calibri" w:hAnsi="Calibri" w:cs="Calibri"/>
          <w:sz w:val="22"/>
          <w:szCs w:val="22"/>
        </w:rPr>
        <w:t>should contain one</w:t>
      </w:r>
      <w:r w:rsidRPr="005D5556">
        <w:rPr>
          <w:rFonts w:ascii="Calibri" w:hAnsi="Calibri" w:cs="Calibri"/>
          <w:sz w:val="22"/>
          <w:szCs w:val="22"/>
        </w:rPr>
        <w:t xml:space="preserve"> jotter</w:t>
      </w:r>
      <w:r w:rsidRPr="005D5556" w:rsidR="075981D6">
        <w:rPr>
          <w:rFonts w:ascii="Calibri" w:hAnsi="Calibri" w:cs="Calibri"/>
          <w:sz w:val="22"/>
          <w:szCs w:val="22"/>
        </w:rPr>
        <w:t xml:space="preserve"> </w:t>
      </w:r>
      <w:r w:rsidRPr="005D5556" w:rsidR="47A27340">
        <w:rPr>
          <w:rFonts w:ascii="Calibri" w:hAnsi="Calibri" w:cs="Calibri"/>
          <w:sz w:val="22"/>
          <w:szCs w:val="22"/>
        </w:rPr>
        <w:t xml:space="preserve">(A5, hardcover, paper </w:t>
      </w:r>
      <w:r w:rsidRPr="005D5556" w:rsidR="2DF6346C">
        <w:rPr>
          <w:rFonts w:ascii="Calibri" w:hAnsi="Calibri" w:cs="Calibri"/>
          <w:sz w:val="22"/>
          <w:szCs w:val="22"/>
        </w:rPr>
        <w:t xml:space="preserve">thickness </w:t>
      </w:r>
      <w:r w:rsidRPr="005D5556" w:rsidR="47A27340">
        <w:rPr>
          <w:rFonts w:ascii="Calibri" w:hAnsi="Calibri" w:cs="Calibri"/>
          <w:sz w:val="22"/>
          <w:szCs w:val="22"/>
        </w:rPr>
        <w:t>of</w:t>
      </w:r>
      <w:r w:rsidRPr="005D5556" w:rsidR="60FA56A4">
        <w:rPr>
          <w:rFonts w:ascii="Calibri" w:hAnsi="Calibri" w:cs="Calibri"/>
          <w:sz w:val="22"/>
          <w:szCs w:val="22"/>
        </w:rPr>
        <w:t xml:space="preserve"> </w:t>
      </w:r>
      <w:r w:rsidRPr="005D5556" w:rsidR="60FA56A4">
        <w:rPr>
          <w:rFonts w:ascii="Calibri" w:hAnsi="Calibri" w:eastAsia="Arial" w:cs="Calibri"/>
          <w:color w:val="0F1111"/>
          <w:sz w:val="22"/>
          <w:szCs w:val="22"/>
        </w:rPr>
        <w:t>80 g</w:t>
      </w:r>
      <w:r w:rsidRPr="005D5556" w:rsidR="325B94A1">
        <w:rPr>
          <w:rFonts w:ascii="Calibri" w:hAnsi="Calibri" w:eastAsia="Arial" w:cs="Calibri"/>
          <w:color w:val="0F1111"/>
          <w:sz w:val="22"/>
          <w:szCs w:val="22"/>
        </w:rPr>
        <w:t>sm (0.09mm - 0.11mm)</w:t>
      </w:r>
      <w:r w:rsidRPr="005D5556">
        <w:rPr>
          <w:rFonts w:ascii="Calibri" w:hAnsi="Calibri" w:cs="Calibri"/>
          <w:sz w:val="22"/>
          <w:szCs w:val="22"/>
        </w:rPr>
        <w:t xml:space="preserve">, </w:t>
      </w:r>
      <w:r w:rsidRPr="005D5556" w:rsidR="7126E8DB">
        <w:rPr>
          <w:rFonts w:ascii="Calibri" w:hAnsi="Calibri" w:cs="Calibri"/>
          <w:sz w:val="22"/>
          <w:szCs w:val="22"/>
        </w:rPr>
        <w:t xml:space="preserve">one </w:t>
      </w:r>
      <w:r w:rsidRPr="005D5556">
        <w:rPr>
          <w:rFonts w:ascii="Calibri" w:hAnsi="Calibri" w:cs="Calibri"/>
          <w:sz w:val="22"/>
          <w:szCs w:val="22"/>
        </w:rPr>
        <w:t xml:space="preserve">pen, </w:t>
      </w:r>
      <w:r w:rsidRPr="005D5556" w:rsidR="062EC7C7">
        <w:rPr>
          <w:rFonts w:ascii="Calibri" w:hAnsi="Calibri" w:cs="Calibri"/>
          <w:sz w:val="22"/>
          <w:szCs w:val="22"/>
        </w:rPr>
        <w:t xml:space="preserve">one hat and one </w:t>
      </w:r>
      <w:r w:rsidRPr="005D5556">
        <w:rPr>
          <w:rFonts w:ascii="Calibri" w:hAnsi="Calibri" w:cs="Calibri"/>
          <w:sz w:val="22"/>
          <w:szCs w:val="22"/>
        </w:rPr>
        <w:t>workshop bag</w:t>
      </w:r>
      <w:r w:rsidRPr="005D5556" w:rsidR="69C20DDD">
        <w:rPr>
          <w:rFonts w:ascii="Calibri" w:hAnsi="Calibri" w:cs="Calibri"/>
          <w:sz w:val="22"/>
          <w:szCs w:val="22"/>
        </w:rPr>
        <w:t xml:space="preserve">. </w:t>
      </w:r>
      <w:r w:rsidRPr="005D5556" w:rsidR="0BC6C6A8">
        <w:rPr>
          <w:rFonts w:ascii="Calibri" w:hAnsi="Calibri" w:cs="Calibri"/>
          <w:sz w:val="22"/>
          <w:szCs w:val="22"/>
        </w:rPr>
        <w:t xml:space="preserve"> In total 178 trainees will attend the trainings, with a buffer in case of loss or damage, the contractor </w:t>
      </w:r>
      <w:r w:rsidRPr="005D5556" w:rsidR="0243AD3E">
        <w:rPr>
          <w:rFonts w:ascii="Calibri" w:hAnsi="Calibri" w:cs="Calibri"/>
          <w:sz w:val="22"/>
          <w:szCs w:val="22"/>
        </w:rPr>
        <w:t>must</w:t>
      </w:r>
      <w:r w:rsidRPr="005D5556" w:rsidR="0BC6C6A8">
        <w:rPr>
          <w:rFonts w:ascii="Calibri" w:hAnsi="Calibri" w:cs="Calibri"/>
          <w:sz w:val="22"/>
          <w:szCs w:val="22"/>
        </w:rPr>
        <w:t xml:space="preserve"> </w:t>
      </w:r>
      <w:r w:rsidRPr="005D5556" w:rsidR="0243AD3E">
        <w:rPr>
          <w:rFonts w:ascii="Calibri" w:hAnsi="Calibri" w:cs="Calibri"/>
          <w:sz w:val="22"/>
          <w:szCs w:val="22"/>
        </w:rPr>
        <w:t>bring</w:t>
      </w:r>
      <w:r w:rsidRPr="005D5556" w:rsidR="0BC6C6A8">
        <w:rPr>
          <w:rFonts w:ascii="Calibri" w:hAnsi="Calibri" w:cs="Calibri"/>
          <w:sz w:val="22"/>
          <w:szCs w:val="22"/>
        </w:rPr>
        <w:t xml:space="preserve"> 200 sets of branded souvenirs.</w:t>
      </w:r>
    </w:p>
    <w:p w:rsidRPr="005D5556" w:rsidR="00566195" w:rsidP="000128F9" w:rsidRDefault="72D768DC" w14:paraId="2B6A3C5B" w14:textId="208DC11D">
      <w:pPr>
        <w:pStyle w:val="ListParagraph"/>
        <w:numPr>
          <w:ilvl w:val="0"/>
          <w:numId w:val="33"/>
        </w:numPr>
        <w:spacing w:after="160" w:line="278" w:lineRule="auto"/>
        <w:rPr>
          <w:rFonts w:ascii="Calibri" w:hAnsi="Calibri" w:cs="Calibri"/>
          <w:sz w:val="22"/>
          <w:szCs w:val="22"/>
        </w:rPr>
      </w:pPr>
      <w:r w:rsidRPr="3913CFE3">
        <w:rPr>
          <w:rFonts w:ascii="Calibri" w:hAnsi="Calibri" w:cs="Calibri"/>
          <w:sz w:val="22"/>
          <w:szCs w:val="22"/>
        </w:rPr>
        <w:t xml:space="preserve">In close coordination with </w:t>
      </w:r>
      <w:r w:rsidRPr="3913CFE3" w:rsidR="2A8B092B">
        <w:rPr>
          <w:rFonts w:ascii="Calibri" w:hAnsi="Calibri" w:cs="Calibri"/>
          <w:sz w:val="22"/>
          <w:szCs w:val="22"/>
        </w:rPr>
        <w:t xml:space="preserve">NOO and </w:t>
      </w:r>
      <w:r w:rsidRPr="3913CFE3">
        <w:rPr>
          <w:rFonts w:ascii="Calibri" w:hAnsi="Calibri" w:cs="Calibri"/>
          <w:sz w:val="22"/>
          <w:szCs w:val="22"/>
        </w:rPr>
        <w:t xml:space="preserve">UNIDO trainers, </w:t>
      </w:r>
      <w:r w:rsidRPr="3913CFE3" w:rsidR="3D33B04D">
        <w:rPr>
          <w:rFonts w:ascii="Calibri" w:hAnsi="Calibri" w:cs="Calibri"/>
          <w:sz w:val="22"/>
          <w:szCs w:val="22"/>
        </w:rPr>
        <w:t xml:space="preserve">a </w:t>
      </w:r>
      <w:r w:rsidRPr="3913CFE3" w:rsidR="5A3124CE">
        <w:rPr>
          <w:rFonts w:ascii="Calibri" w:hAnsi="Calibri" w:cs="Calibri"/>
          <w:sz w:val="22"/>
          <w:szCs w:val="22"/>
        </w:rPr>
        <w:t>C</w:t>
      </w:r>
      <w:r w:rsidRPr="3913CFE3" w:rsidR="0468777E">
        <w:rPr>
          <w:rFonts w:ascii="Calibri" w:hAnsi="Calibri" w:cs="Calibri"/>
          <w:sz w:val="22"/>
          <w:szCs w:val="22"/>
        </w:rPr>
        <w:t xml:space="preserve">ertificate of </w:t>
      </w:r>
      <w:r w:rsidRPr="3913CFE3" w:rsidR="5A3124CE">
        <w:rPr>
          <w:rFonts w:ascii="Calibri" w:hAnsi="Calibri" w:cs="Calibri"/>
          <w:sz w:val="22"/>
          <w:szCs w:val="22"/>
        </w:rPr>
        <w:t>P</w:t>
      </w:r>
      <w:r w:rsidRPr="3913CFE3" w:rsidR="0468777E">
        <w:rPr>
          <w:rFonts w:ascii="Calibri" w:hAnsi="Calibri" w:cs="Calibri"/>
          <w:sz w:val="22"/>
          <w:szCs w:val="22"/>
        </w:rPr>
        <w:t xml:space="preserve">articipation to </w:t>
      </w:r>
      <w:r w:rsidRPr="3913CFE3" w:rsidR="60D15EFE">
        <w:rPr>
          <w:rFonts w:ascii="Calibri" w:hAnsi="Calibri" w:cs="Calibri"/>
          <w:sz w:val="22"/>
          <w:szCs w:val="22"/>
        </w:rPr>
        <w:t>be shared with</w:t>
      </w:r>
      <w:r w:rsidRPr="3913CFE3">
        <w:rPr>
          <w:rFonts w:ascii="Calibri" w:hAnsi="Calibri" w:cs="Calibri"/>
          <w:sz w:val="22"/>
          <w:szCs w:val="22"/>
        </w:rPr>
        <w:t xml:space="preserve"> trainee</w:t>
      </w:r>
      <w:r w:rsidRPr="3913CFE3" w:rsidR="4DB7F0E4">
        <w:rPr>
          <w:rFonts w:ascii="Calibri" w:hAnsi="Calibri" w:cs="Calibri"/>
          <w:sz w:val="22"/>
          <w:szCs w:val="22"/>
        </w:rPr>
        <w:t>s</w:t>
      </w:r>
      <w:r w:rsidRPr="3913CFE3" w:rsidR="0468777E">
        <w:rPr>
          <w:rFonts w:ascii="Calibri" w:hAnsi="Calibri" w:cs="Calibri"/>
          <w:sz w:val="22"/>
          <w:szCs w:val="22"/>
        </w:rPr>
        <w:t xml:space="preserve"> for NO</w:t>
      </w:r>
      <w:r w:rsidRPr="3913CFE3" w:rsidR="7E825D8C">
        <w:rPr>
          <w:rFonts w:ascii="Calibri" w:hAnsi="Calibri" w:cs="Calibri"/>
          <w:sz w:val="22"/>
          <w:szCs w:val="22"/>
        </w:rPr>
        <w:t>O</w:t>
      </w:r>
      <w:r w:rsidRPr="3913CFE3" w:rsidR="0468777E">
        <w:rPr>
          <w:rFonts w:ascii="Calibri" w:hAnsi="Calibri" w:cs="Calibri"/>
          <w:sz w:val="22"/>
          <w:szCs w:val="22"/>
        </w:rPr>
        <w:t xml:space="preserve"> and UNIDO’</w:t>
      </w:r>
      <w:r w:rsidRPr="3913CFE3" w:rsidR="7A9CAF66">
        <w:rPr>
          <w:rFonts w:ascii="Calibri" w:hAnsi="Calibri" w:cs="Calibri"/>
          <w:sz w:val="22"/>
          <w:szCs w:val="22"/>
        </w:rPr>
        <w:t xml:space="preserve">s </w:t>
      </w:r>
      <w:r w:rsidRPr="3913CFE3" w:rsidR="0468777E">
        <w:rPr>
          <w:rFonts w:ascii="Calibri" w:hAnsi="Calibri" w:cs="Calibri"/>
          <w:sz w:val="22"/>
          <w:szCs w:val="22"/>
        </w:rPr>
        <w:t>signature</w:t>
      </w:r>
      <w:r w:rsidRPr="3913CFE3" w:rsidR="7B0CB08A">
        <w:rPr>
          <w:rFonts w:ascii="Calibri" w:hAnsi="Calibri" w:cs="Calibri"/>
          <w:sz w:val="22"/>
          <w:szCs w:val="22"/>
        </w:rPr>
        <w:t>. The UNIDO template for Certificates will be provided by UNIDO.</w:t>
      </w:r>
      <w:del w:author="KARLOVCEC, Barbara" w:date="2025-02-26T14:37:00Z" w16du:dateUtc="2025-02-26T13:37:00Z" w:id="2595">
        <w:r w:rsidDel="00E1278F">
          <w:br/>
        </w:r>
      </w:del>
    </w:p>
    <w:p w:rsidRPr="005D5556" w:rsidR="0F37D555" w:rsidP="000128F9" w:rsidRDefault="00384A5D" w14:paraId="13F17CA9" w14:textId="42AC16C6">
      <w:pPr>
        <w:pStyle w:val="ListParagraph"/>
        <w:numPr>
          <w:ilvl w:val="0"/>
          <w:numId w:val="33"/>
        </w:numPr>
        <w:spacing w:after="160" w:line="278" w:lineRule="auto"/>
        <w:jc w:val="both"/>
        <w:rPr>
          <w:rFonts w:ascii="Calibri" w:hAnsi="Calibri" w:cs="Calibri"/>
          <w:sz w:val="22"/>
          <w:szCs w:val="22"/>
        </w:rPr>
      </w:pPr>
      <w:r w:rsidRPr="3913CFE3">
        <w:rPr>
          <w:rFonts w:ascii="Calibri" w:hAnsi="Calibri" w:cs="Calibri"/>
          <w:sz w:val="22"/>
          <w:szCs w:val="22"/>
        </w:rPr>
        <w:t>Bring</w:t>
      </w:r>
      <w:r w:rsidRPr="3913CFE3" w:rsidR="0F37D555">
        <w:rPr>
          <w:rFonts w:ascii="Calibri" w:hAnsi="Calibri" w:cs="Calibri"/>
          <w:sz w:val="22"/>
          <w:szCs w:val="22"/>
        </w:rPr>
        <w:t xml:space="preserve"> 200 copies of a logbook for the </w:t>
      </w:r>
      <w:r w:rsidRPr="3913CFE3" w:rsidR="45617E44">
        <w:rPr>
          <w:rFonts w:ascii="Calibri" w:hAnsi="Calibri" w:cs="Calibri"/>
          <w:sz w:val="22"/>
          <w:szCs w:val="22"/>
        </w:rPr>
        <w:t>final</w:t>
      </w:r>
      <w:r w:rsidRPr="3913CFE3" w:rsidR="4CAF790E">
        <w:rPr>
          <w:rFonts w:ascii="Calibri" w:hAnsi="Calibri" w:cs="Calibri"/>
          <w:sz w:val="22"/>
          <w:szCs w:val="22"/>
        </w:rPr>
        <w:t xml:space="preserve"> </w:t>
      </w:r>
      <w:r w:rsidRPr="3913CFE3" w:rsidR="0F37D555">
        <w:rPr>
          <w:rFonts w:ascii="Calibri" w:hAnsi="Calibri" w:cs="Calibri"/>
          <w:sz w:val="22"/>
          <w:szCs w:val="22"/>
        </w:rPr>
        <w:t>training</w:t>
      </w:r>
      <w:r w:rsidRPr="3913CFE3" w:rsidR="00CB6D5D">
        <w:rPr>
          <w:rFonts w:ascii="Calibri" w:hAnsi="Calibri" w:cs="Calibri"/>
          <w:sz w:val="22"/>
          <w:szCs w:val="22"/>
        </w:rPr>
        <w:t xml:space="preserve">. The </w:t>
      </w:r>
      <w:r w:rsidRPr="3913CFE3" w:rsidR="005A4048">
        <w:rPr>
          <w:rFonts w:ascii="Calibri" w:hAnsi="Calibri" w:cs="Calibri"/>
          <w:sz w:val="22"/>
          <w:szCs w:val="22"/>
        </w:rPr>
        <w:t xml:space="preserve">logbook must have a paper density of </w:t>
      </w:r>
      <w:r w:rsidRPr="3913CFE3" w:rsidR="00FA5911">
        <w:rPr>
          <w:rFonts w:ascii="Calibri" w:hAnsi="Calibri" w:cs="Calibri"/>
          <w:b/>
          <w:bCs/>
          <w:sz w:val="22"/>
          <w:szCs w:val="22"/>
          <w:lang w:val="en-US"/>
        </w:rPr>
        <w:t>110</w:t>
      </w:r>
      <w:r w:rsidRPr="3913CFE3" w:rsidR="00156970">
        <w:rPr>
          <w:rFonts w:ascii="Calibri" w:hAnsi="Calibri" w:cs="Calibri"/>
          <w:b/>
          <w:bCs/>
          <w:sz w:val="22"/>
          <w:szCs w:val="22"/>
          <w:lang w:val="en-US"/>
        </w:rPr>
        <w:t xml:space="preserve"> gsm (0.12 mm)</w:t>
      </w:r>
      <w:r w:rsidRPr="3913CFE3">
        <w:rPr>
          <w:rFonts w:ascii="Calibri" w:hAnsi="Calibri" w:cs="Calibri"/>
          <w:b/>
          <w:bCs/>
          <w:sz w:val="22"/>
          <w:szCs w:val="22"/>
          <w:lang w:val="en-US"/>
        </w:rPr>
        <w:t xml:space="preserve">. This logbook must </w:t>
      </w:r>
      <w:r w:rsidRPr="3913CFE3" w:rsidR="7611801C">
        <w:rPr>
          <w:rFonts w:ascii="Calibri" w:hAnsi="Calibri" w:cs="Calibri"/>
          <w:b/>
          <w:bCs/>
          <w:sz w:val="22"/>
          <w:szCs w:val="22"/>
          <w:lang w:val="en-US"/>
        </w:rPr>
        <w:t xml:space="preserve">also </w:t>
      </w:r>
      <w:r w:rsidRPr="3913CFE3">
        <w:rPr>
          <w:rFonts w:ascii="Calibri" w:hAnsi="Calibri" w:cs="Calibri"/>
          <w:b/>
          <w:bCs/>
          <w:sz w:val="22"/>
          <w:szCs w:val="22"/>
          <w:lang w:val="en-US"/>
        </w:rPr>
        <w:t>be provided in digital form</w:t>
      </w:r>
      <w:r w:rsidRPr="3913CFE3" w:rsidR="74144C61">
        <w:rPr>
          <w:rFonts w:ascii="Calibri" w:hAnsi="Calibri" w:cs="Calibri"/>
          <w:b/>
          <w:bCs/>
          <w:sz w:val="22"/>
          <w:szCs w:val="22"/>
          <w:lang w:val="en-US"/>
        </w:rPr>
        <w:t xml:space="preserve"> to UNIDO and NOO.</w:t>
      </w:r>
    </w:p>
    <w:p w:rsidRPr="005D5556" w:rsidR="00566195" w:rsidP="000128F9" w:rsidRDefault="0468777E" w14:paraId="259A271B" w14:textId="30C85F70">
      <w:pPr>
        <w:pStyle w:val="ListParagraph"/>
        <w:numPr>
          <w:ilvl w:val="0"/>
          <w:numId w:val="33"/>
        </w:numPr>
        <w:spacing w:after="160" w:line="278" w:lineRule="auto"/>
        <w:jc w:val="both"/>
        <w:rPr>
          <w:rFonts w:ascii="Calibri" w:hAnsi="Calibri" w:cs="Calibri"/>
          <w:sz w:val="22"/>
          <w:szCs w:val="22"/>
        </w:rPr>
      </w:pPr>
      <w:r w:rsidRPr="005D5556">
        <w:rPr>
          <w:rFonts w:ascii="Calibri" w:hAnsi="Calibri" w:cs="Calibri"/>
          <w:sz w:val="22"/>
          <w:szCs w:val="22"/>
        </w:rPr>
        <w:t>Provid</w:t>
      </w:r>
      <w:r w:rsidRPr="005D5556" w:rsidR="5A3124CE">
        <w:rPr>
          <w:rFonts w:ascii="Calibri" w:hAnsi="Calibri" w:cs="Calibri"/>
          <w:sz w:val="22"/>
          <w:szCs w:val="22"/>
        </w:rPr>
        <w:t>e</w:t>
      </w:r>
      <w:r w:rsidRPr="005D5556" w:rsidR="7D38D67B">
        <w:rPr>
          <w:rFonts w:ascii="Calibri" w:hAnsi="Calibri" w:cs="Calibri"/>
          <w:sz w:val="22"/>
          <w:szCs w:val="22"/>
        </w:rPr>
        <w:t xml:space="preserve"> </w:t>
      </w:r>
      <w:r w:rsidRPr="005D5556">
        <w:rPr>
          <w:rFonts w:ascii="Calibri" w:hAnsi="Calibri" w:cs="Calibri"/>
          <w:sz w:val="22"/>
          <w:szCs w:val="22"/>
        </w:rPr>
        <w:t>professional pictures</w:t>
      </w:r>
      <w:r w:rsidRPr="005D5556" w:rsidR="15B8867B">
        <w:rPr>
          <w:rFonts w:ascii="Calibri" w:hAnsi="Calibri" w:cs="Calibri"/>
          <w:sz w:val="22"/>
          <w:szCs w:val="22"/>
        </w:rPr>
        <w:t xml:space="preserve"> from all training sessions</w:t>
      </w:r>
      <w:r w:rsidRPr="005D5556">
        <w:rPr>
          <w:rFonts w:ascii="Calibri" w:hAnsi="Calibri" w:cs="Calibri"/>
          <w:sz w:val="22"/>
          <w:szCs w:val="22"/>
        </w:rPr>
        <w:t xml:space="preserve"> through a verified and </w:t>
      </w:r>
      <w:r w:rsidRPr="005D5556" w:rsidR="4B79140D">
        <w:rPr>
          <w:rFonts w:ascii="Calibri" w:hAnsi="Calibri" w:cs="Calibri"/>
          <w:sz w:val="22"/>
          <w:szCs w:val="22"/>
        </w:rPr>
        <w:t>safe</w:t>
      </w:r>
      <w:r w:rsidRPr="005D5556">
        <w:rPr>
          <w:rFonts w:ascii="Calibri" w:hAnsi="Calibri" w:cs="Calibri"/>
          <w:sz w:val="22"/>
          <w:szCs w:val="22"/>
        </w:rPr>
        <w:t xml:space="preserve"> link</w:t>
      </w:r>
      <w:r w:rsidRPr="005D5556" w:rsidR="5A3124CE">
        <w:rPr>
          <w:rFonts w:ascii="Calibri" w:hAnsi="Calibri" w:cs="Calibri"/>
          <w:sz w:val="22"/>
          <w:szCs w:val="22"/>
        </w:rPr>
        <w:t xml:space="preserve"> and a copy in an external hard drive</w:t>
      </w:r>
      <w:r w:rsidRPr="005D5556" w:rsidR="5E4674E3">
        <w:rPr>
          <w:rFonts w:ascii="Calibri" w:hAnsi="Calibri" w:cs="Calibri"/>
          <w:sz w:val="22"/>
          <w:szCs w:val="22"/>
        </w:rPr>
        <w:t>;</w:t>
      </w:r>
    </w:p>
    <w:p w:rsidRPr="001826AC" w:rsidR="00E56481" w:rsidP="000128F9" w:rsidRDefault="5A3124CE" w14:paraId="25DB0B8E" w14:textId="5EF2874A">
      <w:pPr>
        <w:pStyle w:val="ListParagraph"/>
        <w:numPr>
          <w:ilvl w:val="0"/>
          <w:numId w:val="33"/>
        </w:numPr>
        <w:spacing w:after="160" w:line="278" w:lineRule="auto"/>
        <w:jc w:val="both"/>
        <w:rPr>
          <w:rFonts w:ascii="Calibri" w:hAnsi="Calibri" w:cs="Calibri"/>
          <w:sz w:val="22"/>
          <w:szCs w:val="22"/>
        </w:rPr>
      </w:pPr>
      <w:r w:rsidRPr="3913CFE3">
        <w:rPr>
          <w:rFonts w:ascii="Calibri" w:hAnsi="Calibri" w:cs="Calibri"/>
          <w:sz w:val="22"/>
          <w:szCs w:val="22"/>
        </w:rPr>
        <w:t xml:space="preserve">Develop a media briefing and submit to UNIDO, not later than 3 working days after </w:t>
      </w:r>
      <w:r w:rsidRPr="3913CFE3" w:rsidR="4BA04DA4">
        <w:rPr>
          <w:rFonts w:ascii="Calibri" w:hAnsi="Calibri" w:cs="Calibri"/>
          <w:sz w:val="22"/>
          <w:szCs w:val="22"/>
        </w:rPr>
        <w:t>the trainings sessions in one location have been finished.  A final report is expected after the final training in Lagos</w:t>
      </w:r>
      <w:r w:rsidRPr="3913CFE3" w:rsidR="5EAE5118">
        <w:rPr>
          <w:rFonts w:ascii="Calibri" w:hAnsi="Calibri" w:cs="Calibri"/>
          <w:sz w:val="22"/>
          <w:szCs w:val="22"/>
        </w:rPr>
        <w:t>.</w:t>
      </w:r>
    </w:p>
    <w:p w:rsidRPr="001826AC" w:rsidR="00566195" w:rsidDel="000128F9" w:rsidP="3913CFE3" w:rsidRDefault="6ECAF73B" w14:paraId="5F570AC5" w14:textId="09BFD7A8">
      <w:pPr>
        <w:pStyle w:val="ListParagraph"/>
        <w:numPr>
          <w:ilvl w:val="0"/>
          <w:numId w:val="21"/>
        </w:numPr>
        <w:spacing w:after="160" w:line="278" w:lineRule="auto"/>
        <w:jc w:val="both"/>
        <w:rPr>
          <w:del w:author="GAVRANIC, Jelena" w:date="2025-02-25T15:41:00Z" w16du:dateUtc="2025-02-25T14:41:00Z" w:id="2596"/>
          <w:rFonts w:ascii="Calibri" w:hAnsi="Calibri" w:cs="Calibri"/>
          <w:sz w:val="22"/>
          <w:szCs w:val="22"/>
        </w:rPr>
      </w:pPr>
      <w:del w:author="GAVRANIC, Jelena" w:date="2025-02-25T15:41:00Z" w16du:dateUtc="2025-02-25T14:41:00Z" w:id="2597">
        <w:r w:rsidRPr="001826AC" w:rsidDel="000128F9">
          <w:rPr>
            <w:rFonts w:ascii="Calibri" w:hAnsi="Calibri" w:cs="Calibri"/>
            <w:sz w:val="22"/>
            <w:szCs w:val="22"/>
          </w:rPr>
          <w:delText>Procure</w:delText>
        </w:r>
        <w:r w:rsidRPr="001826AC" w:rsidDel="000128F9" w:rsidR="001826AC">
          <w:rPr>
            <w:rFonts w:ascii="Calibri" w:hAnsi="Calibri" w:cs="Calibri"/>
            <w:sz w:val="22"/>
            <w:szCs w:val="22"/>
          </w:rPr>
          <w:delText xml:space="preserve"> new</w:delText>
        </w:r>
        <w:r w:rsidRPr="001826AC" w:rsidDel="000128F9">
          <w:rPr>
            <w:rFonts w:ascii="Calibri" w:hAnsi="Calibri" w:cs="Calibri"/>
            <w:sz w:val="22"/>
            <w:szCs w:val="22"/>
          </w:rPr>
          <w:delText xml:space="preserve"> safety boots and reflective jackets for the purpose of the training</w:delText>
        </w:r>
        <w:r w:rsidRPr="001826AC" w:rsidDel="000128F9" w:rsidR="67F2A752">
          <w:rPr>
            <w:rFonts w:ascii="Calibri" w:hAnsi="Calibri" w:cs="Calibri"/>
            <w:sz w:val="22"/>
            <w:szCs w:val="22"/>
          </w:rPr>
          <w:delText xml:space="preserve"> (200 safety boots and 200 reflective jackets to be disseminated for the training participants)</w:delText>
        </w:r>
        <w:r w:rsidRPr="001826AC" w:rsidDel="000128F9" w:rsidR="5E4674E3">
          <w:rPr>
            <w:rFonts w:ascii="Calibri" w:hAnsi="Calibri" w:cs="Calibri"/>
            <w:sz w:val="22"/>
            <w:szCs w:val="22"/>
          </w:rPr>
          <w:delText>;</w:delText>
        </w:r>
        <w:r w:rsidRPr="001826AC" w:rsidDel="000128F9" w:rsidR="2372912E">
          <w:rPr>
            <w:rFonts w:ascii="Calibri" w:hAnsi="Calibri" w:cs="Calibri"/>
            <w:sz w:val="22"/>
            <w:szCs w:val="22"/>
          </w:rPr>
          <w:delText xml:space="preserve"> </w:delText>
        </w:r>
      </w:del>
    </w:p>
    <w:p w:rsidRPr="005D5556" w:rsidR="001A7B2B" w:rsidP="000128F9" w:rsidRDefault="001A7B2B" w14:paraId="29450CA5" w14:textId="2F2BD6DC">
      <w:pPr>
        <w:pStyle w:val="ListParagraph"/>
        <w:numPr>
          <w:ilvl w:val="0"/>
          <w:numId w:val="33"/>
        </w:numPr>
        <w:spacing w:after="160" w:line="278" w:lineRule="auto"/>
        <w:jc w:val="both"/>
        <w:rPr>
          <w:rFonts w:ascii="Calibri" w:hAnsi="Calibri" w:cs="Calibri"/>
          <w:sz w:val="22"/>
          <w:szCs w:val="22"/>
        </w:rPr>
      </w:pPr>
      <w:r w:rsidRPr="743C092C" w:rsidR="001A7B2B">
        <w:rPr>
          <w:rFonts w:ascii="Calibri" w:hAnsi="Calibri" w:cs="Calibri"/>
          <w:sz w:val="22"/>
          <w:szCs w:val="22"/>
        </w:rPr>
        <w:t xml:space="preserve">Provide media coverage for the training at the designated training locations e.g. TV, </w:t>
      </w:r>
      <w:r w:rsidRPr="743C092C" w:rsidR="00B235E5">
        <w:rPr>
          <w:rFonts w:ascii="Calibri" w:hAnsi="Calibri" w:cs="Calibri"/>
          <w:sz w:val="22"/>
          <w:szCs w:val="22"/>
        </w:rPr>
        <w:t xml:space="preserve">radio, </w:t>
      </w:r>
      <w:r w:rsidRPr="743C092C" w:rsidR="001A7B2B">
        <w:rPr>
          <w:rFonts w:ascii="Calibri" w:hAnsi="Calibri" w:cs="Calibri"/>
          <w:sz w:val="22"/>
          <w:szCs w:val="22"/>
        </w:rPr>
        <w:t>prints, social media etc</w:t>
      </w:r>
      <w:r w:rsidRPr="743C092C" w:rsidR="00E56481">
        <w:rPr>
          <w:rFonts w:ascii="Calibri" w:hAnsi="Calibri" w:cs="Calibri"/>
          <w:sz w:val="22"/>
          <w:szCs w:val="22"/>
        </w:rPr>
        <w:t xml:space="preserve">. Each training shall be reported </w:t>
      </w:r>
      <w:ins w:author="KOTLUBEI, Viktoriia" w:date="2025-02-26T14:00:18.741Z" w:id="571040330">
        <w:r w:rsidRPr="743C092C" w:rsidR="307789EC">
          <w:rPr>
            <w:rFonts w:ascii="Calibri" w:hAnsi="Calibri" w:cs="Calibri"/>
            <w:sz w:val="22"/>
            <w:szCs w:val="22"/>
          </w:rPr>
          <w:t>in</w:t>
        </w:r>
      </w:ins>
      <w:del w:author="KOTLUBEI, Viktoriia" w:date="2025-02-26T14:00:14.688Z" w:id="1182701827">
        <w:r w:rsidRPr="743C092C" w:rsidDel="00E56481">
          <w:rPr>
            <w:rFonts w:ascii="Calibri" w:hAnsi="Calibri" w:cs="Calibri"/>
            <w:sz w:val="22"/>
            <w:szCs w:val="22"/>
          </w:rPr>
          <w:delText>in at</w:delText>
        </w:r>
      </w:del>
      <w:r w:rsidRPr="743C092C" w:rsidR="00E56481">
        <w:rPr>
          <w:rFonts w:ascii="Calibri" w:hAnsi="Calibri" w:cs="Calibri"/>
          <w:sz w:val="22"/>
          <w:szCs w:val="22"/>
        </w:rPr>
        <w:t xml:space="preserve"> 5 different media sources</w:t>
      </w:r>
      <w:ins w:author="KOTLUBEI, Viktoriia" w:date="2025-02-26T14:00:25.975Z" w:id="716474948">
        <w:r w:rsidRPr="743C092C" w:rsidR="0BAB797B">
          <w:rPr>
            <w:rFonts w:ascii="Calibri" w:hAnsi="Calibri" w:cs="Calibri"/>
            <w:sz w:val="22"/>
            <w:szCs w:val="22"/>
          </w:rPr>
          <w:t xml:space="preserve"> across Nigeria</w:t>
        </w:r>
      </w:ins>
      <w:r w:rsidRPr="743C092C" w:rsidR="006943BA">
        <w:rPr>
          <w:rFonts w:ascii="Calibri" w:hAnsi="Calibri" w:cs="Calibri"/>
          <w:sz w:val="22"/>
          <w:szCs w:val="22"/>
        </w:rPr>
        <w:t>;</w:t>
      </w:r>
    </w:p>
    <w:p w:rsidRPr="005D5556" w:rsidR="00B235E5" w:rsidP="000128F9" w:rsidRDefault="00B235E5" w14:paraId="61E70618" w14:textId="3695DD92">
      <w:pPr>
        <w:pStyle w:val="ListParagraph"/>
        <w:numPr>
          <w:ilvl w:val="0"/>
          <w:numId w:val="33"/>
        </w:numPr>
        <w:spacing w:after="160" w:line="278" w:lineRule="auto"/>
        <w:jc w:val="both"/>
        <w:rPr>
          <w:rFonts w:ascii="Calibri" w:hAnsi="Calibri" w:cs="Calibri"/>
          <w:sz w:val="22"/>
          <w:szCs w:val="22"/>
        </w:rPr>
      </w:pPr>
      <w:r w:rsidRPr="005D5556">
        <w:rPr>
          <w:rFonts w:ascii="Calibri" w:hAnsi="Calibri" w:cs="Calibri"/>
          <w:sz w:val="22"/>
          <w:szCs w:val="22"/>
        </w:rPr>
        <w:t>Develop a communications video for each of the training locations and a joint video for all the Group 2</w:t>
      </w:r>
      <w:r w:rsidRPr="005D5556" w:rsidR="0064019E">
        <w:rPr>
          <w:rFonts w:ascii="Calibri" w:hAnsi="Calibri" w:cs="Calibri"/>
          <w:sz w:val="22"/>
          <w:szCs w:val="22"/>
        </w:rPr>
        <w:t xml:space="preserve"> and Group 3</w:t>
      </w:r>
      <w:r w:rsidRPr="005D5556">
        <w:rPr>
          <w:rFonts w:ascii="Calibri" w:hAnsi="Calibri" w:cs="Calibri"/>
          <w:sz w:val="22"/>
          <w:szCs w:val="22"/>
        </w:rPr>
        <w:t xml:space="preserve"> trainings. Two versions shall be submitted; an abridged version of not more than 3 minutes each and an original version</w:t>
      </w:r>
      <w:r w:rsidRPr="005D5556" w:rsidR="006943BA">
        <w:rPr>
          <w:rFonts w:ascii="Calibri" w:hAnsi="Calibri" w:cs="Calibri"/>
          <w:sz w:val="22"/>
          <w:szCs w:val="22"/>
        </w:rPr>
        <w:t>.</w:t>
      </w:r>
    </w:p>
    <w:p w:rsidRPr="005D5556" w:rsidR="00566195" w:rsidP="006F7D2F" w:rsidRDefault="00566195" w14:paraId="60E67B21" w14:textId="77777777">
      <w:pPr>
        <w:pStyle w:val="ListParagraph"/>
        <w:spacing w:after="160" w:line="278" w:lineRule="auto"/>
        <w:ind w:left="0"/>
        <w:jc w:val="both"/>
        <w:rPr>
          <w:rFonts w:ascii="Calibri" w:hAnsi="Calibri" w:cs="Calibri"/>
          <w:sz w:val="22"/>
          <w:szCs w:val="22"/>
        </w:rPr>
      </w:pPr>
    </w:p>
    <w:p w:rsidRPr="005D5556" w:rsidR="00566195" w:rsidP="006F7D2F" w:rsidRDefault="00566195" w14:paraId="050E810D" w14:textId="77777777">
      <w:pPr>
        <w:pStyle w:val="ListParagraph"/>
        <w:numPr>
          <w:ilvl w:val="0"/>
          <w:numId w:val="23"/>
        </w:numPr>
        <w:spacing w:after="160" w:line="278" w:lineRule="auto"/>
        <w:jc w:val="both"/>
        <w:rPr>
          <w:rFonts w:ascii="Calibri" w:hAnsi="Calibri" w:cs="Calibri"/>
          <w:b/>
          <w:bCs/>
          <w:sz w:val="22"/>
          <w:szCs w:val="22"/>
        </w:rPr>
      </w:pPr>
      <w:r w:rsidRPr="005D5556">
        <w:rPr>
          <w:rFonts w:ascii="Calibri" w:hAnsi="Calibri" w:cs="Calibri"/>
          <w:b/>
          <w:bCs/>
          <w:sz w:val="22"/>
          <w:szCs w:val="22"/>
        </w:rPr>
        <w:t>Others:</w:t>
      </w:r>
    </w:p>
    <w:p w:rsidRPr="005D5556" w:rsidR="000029D8" w:rsidP="000128F9" w:rsidRDefault="000029D8" w14:paraId="18797DF5" w14:textId="15686DEA">
      <w:pPr>
        <w:pStyle w:val="ListParagraph"/>
        <w:numPr>
          <w:ilvl w:val="0"/>
          <w:numId w:val="34"/>
        </w:numPr>
        <w:spacing w:after="160" w:line="278" w:lineRule="auto"/>
        <w:jc w:val="both"/>
        <w:rPr>
          <w:rFonts w:ascii="Calibri" w:hAnsi="Calibri" w:cs="Calibri"/>
          <w:sz w:val="22"/>
          <w:szCs w:val="22"/>
        </w:rPr>
      </w:pPr>
      <w:r w:rsidRPr="005D5556">
        <w:rPr>
          <w:rFonts w:ascii="Calibri" w:hAnsi="Calibri" w:cs="Calibri"/>
          <w:sz w:val="22"/>
          <w:szCs w:val="22"/>
        </w:rPr>
        <w:t>Ensure that UNIDO’s name and brand is protected at all times</w:t>
      </w:r>
      <w:r w:rsidRPr="005D5556" w:rsidR="006943BA">
        <w:rPr>
          <w:rFonts w:ascii="Calibri" w:hAnsi="Calibri" w:cs="Calibri"/>
          <w:sz w:val="22"/>
          <w:szCs w:val="22"/>
        </w:rPr>
        <w:t>;</w:t>
      </w:r>
    </w:p>
    <w:p w:rsidRPr="005D5556" w:rsidR="001959EF" w:rsidP="000128F9" w:rsidRDefault="001959EF" w14:paraId="4DC3C257" w14:textId="20196959">
      <w:pPr>
        <w:pStyle w:val="ListParagraph"/>
        <w:numPr>
          <w:ilvl w:val="0"/>
          <w:numId w:val="34"/>
        </w:numPr>
        <w:spacing w:after="160" w:line="278" w:lineRule="auto"/>
        <w:jc w:val="both"/>
        <w:rPr>
          <w:rFonts w:ascii="Calibri" w:hAnsi="Calibri" w:cs="Calibri"/>
          <w:sz w:val="22"/>
          <w:szCs w:val="22"/>
        </w:rPr>
      </w:pPr>
      <w:r w:rsidRPr="005D5556">
        <w:rPr>
          <w:rFonts w:ascii="Calibri" w:hAnsi="Calibri" w:cs="Calibri"/>
          <w:sz w:val="22"/>
          <w:szCs w:val="22"/>
        </w:rPr>
        <w:t>Organize the provision of</w:t>
      </w:r>
      <w:r w:rsidRPr="005D5556" w:rsidR="000029D8">
        <w:rPr>
          <w:rFonts w:ascii="Calibri" w:hAnsi="Calibri" w:cs="Calibri"/>
          <w:sz w:val="22"/>
          <w:szCs w:val="22"/>
        </w:rPr>
        <w:t xml:space="preserve"> </w:t>
      </w:r>
      <w:r w:rsidRPr="005D5556">
        <w:rPr>
          <w:rFonts w:ascii="Calibri" w:hAnsi="Calibri" w:cs="Calibri"/>
          <w:sz w:val="22"/>
          <w:szCs w:val="22"/>
        </w:rPr>
        <w:t>water and coffee during the training session</w:t>
      </w:r>
      <w:r w:rsidRPr="005D5556" w:rsidR="006943BA">
        <w:rPr>
          <w:rFonts w:ascii="Calibri" w:hAnsi="Calibri" w:cs="Calibri"/>
          <w:sz w:val="22"/>
          <w:szCs w:val="22"/>
        </w:rPr>
        <w:t>;</w:t>
      </w:r>
    </w:p>
    <w:p w:rsidR="00566195" w:rsidP="000128F9" w:rsidRDefault="00D3113A" w14:paraId="5F37B567" w14:textId="09EB3FD2">
      <w:pPr>
        <w:pStyle w:val="ListParagraph"/>
        <w:numPr>
          <w:ilvl w:val="0"/>
          <w:numId w:val="34"/>
        </w:numPr>
        <w:spacing w:after="160" w:line="278" w:lineRule="auto"/>
        <w:jc w:val="both"/>
        <w:rPr>
          <w:ins w:author="GAVRANIC, Jelena" w:date="2025-02-25T15:43:00Z" w16du:dateUtc="2025-02-25T14:43:00Z" w:id="2598"/>
          <w:rFonts w:ascii="Calibri" w:hAnsi="Calibri" w:cs="Calibri"/>
          <w:sz w:val="22"/>
          <w:szCs w:val="22"/>
        </w:rPr>
      </w:pPr>
      <w:r w:rsidRPr="005D5556">
        <w:rPr>
          <w:rFonts w:ascii="Calibri" w:hAnsi="Calibri" w:cs="Calibri"/>
          <w:sz w:val="22"/>
          <w:szCs w:val="22"/>
        </w:rPr>
        <w:t>Ensure safe storage at each training centre, UNIDO procured equipment/materials for enterprises and in the presence of UNIDO and NOO ensure distribution and presentation of equipment to trainee enterprises</w:t>
      </w:r>
    </w:p>
    <w:p w:rsidR="000128F9" w:rsidP="000128F9" w:rsidRDefault="000128F9" w14:paraId="0BA68F16" w14:textId="71BD78C3">
      <w:pPr>
        <w:pStyle w:val="ListParagraph"/>
        <w:numPr>
          <w:ilvl w:val="0"/>
          <w:numId w:val="34"/>
        </w:numPr>
        <w:spacing w:after="160" w:line="278" w:lineRule="auto"/>
        <w:jc w:val="both"/>
        <w:rPr>
          <w:ins w:author="GAVRANIC, Jelena" w:date="2025-02-25T15:46:00Z" w16du:dateUtc="2025-02-25T14:46:00Z" w:id="2599"/>
          <w:rFonts w:ascii="Calibri" w:hAnsi="Calibri" w:cs="Calibri"/>
          <w:sz w:val="22"/>
          <w:szCs w:val="22"/>
        </w:rPr>
      </w:pPr>
      <w:ins w:author="GAVRANIC, Jelena" w:date="2025-02-25T15:43:00Z" w16du:dateUtc="2025-02-25T14:43:00Z" w:id="2600">
        <w:r>
          <w:rPr>
            <w:rFonts w:ascii="Calibri" w:hAnsi="Calibri" w:cs="Calibri"/>
            <w:sz w:val="22"/>
            <w:szCs w:val="22"/>
          </w:rPr>
          <w:t xml:space="preserve">Equip the training locations with </w:t>
        </w:r>
      </w:ins>
      <w:ins w:author="GAVRANIC, Jelena" w:date="2025-02-25T15:45:00Z" w16du:dateUtc="2025-02-25T14:45:00Z" w:id="2601">
        <w:r>
          <w:rPr>
            <w:rFonts w:ascii="Calibri" w:hAnsi="Calibri" w:cs="Calibri"/>
            <w:sz w:val="22"/>
            <w:szCs w:val="22"/>
          </w:rPr>
          <w:t xml:space="preserve">necessary equipment such </w:t>
        </w:r>
      </w:ins>
      <w:ins w:author="GAVRANIC, Jelena" w:date="2025-02-25T15:46:00Z" w16du:dateUtc="2025-02-25T14:46:00Z" w:id="2602">
        <w:r>
          <w:rPr>
            <w:rFonts w:ascii="Calibri" w:hAnsi="Calibri" w:cs="Calibri"/>
            <w:sz w:val="22"/>
            <w:szCs w:val="22"/>
          </w:rPr>
          <w:t>as projector, flipcharts etc.</w:t>
        </w:r>
      </w:ins>
    </w:p>
    <w:p w:rsidRPr="000128F9" w:rsidR="000128F9" w:rsidP="000128F9" w:rsidRDefault="000128F9" w14:paraId="2FED37D7" w14:textId="77777777">
      <w:pPr>
        <w:pStyle w:val="ListParagraph"/>
        <w:spacing w:after="160" w:line="278" w:lineRule="auto"/>
        <w:ind w:left="744"/>
        <w:jc w:val="both"/>
        <w:rPr>
          <w:rFonts w:ascii="Calibri" w:hAnsi="Calibri" w:cs="Calibri"/>
          <w:sz w:val="22"/>
          <w:szCs w:val="22"/>
        </w:rPr>
      </w:pPr>
    </w:p>
    <w:p w:rsidRPr="005D5556" w:rsidR="00CC46BC" w:rsidP="006F7D2F" w:rsidRDefault="00CC46BC" w14:paraId="77370CA7" w14:textId="77777777">
      <w:pPr>
        <w:pStyle w:val="BodyText"/>
        <w:numPr>
          <w:ilvl w:val="0"/>
          <w:numId w:val="25"/>
        </w:numPr>
        <w:rPr>
          <w:rFonts w:ascii="Calibri" w:hAnsi="Calibri" w:cs="Calibri"/>
          <w:sz w:val="22"/>
          <w:szCs w:val="22"/>
        </w:rPr>
      </w:pPr>
      <w:r w:rsidRPr="005D5556">
        <w:rPr>
          <w:rFonts w:ascii="Calibri" w:hAnsi="Calibri" w:cs="Calibri"/>
          <w:b/>
          <w:bCs/>
          <w:sz w:val="22"/>
          <w:szCs w:val="22"/>
          <w:u w:val="single"/>
        </w:rPr>
        <w:t>Location</w:t>
      </w:r>
    </w:p>
    <w:p w:rsidRPr="005D5556" w:rsidR="0039358B" w:rsidP="006F7D2F" w:rsidRDefault="0039358B" w14:paraId="15ED5383" w14:textId="77777777">
      <w:pPr>
        <w:pStyle w:val="BodyText"/>
        <w:ind w:left="24"/>
        <w:rPr>
          <w:rFonts w:ascii="Calibri" w:hAnsi="Calibri" w:cs="Calibri"/>
          <w:sz w:val="22"/>
          <w:szCs w:val="22"/>
        </w:rPr>
      </w:pPr>
    </w:p>
    <w:p w:rsidRPr="005D5556" w:rsidR="000029D8" w:rsidP="006F7D2F" w:rsidRDefault="000029D8" w14:paraId="4CA99158" w14:textId="17229D0E">
      <w:pPr>
        <w:pStyle w:val="BodyText"/>
        <w:tabs>
          <w:tab w:val="left" w:pos="720"/>
        </w:tabs>
        <w:rPr>
          <w:rFonts w:ascii="Calibri" w:hAnsi="Calibri" w:cs="Calibri"/>
          <w:sz w:val="22"/>
          <w:szCs w:val="22"/>
        </w:rPr>
      </w:pPr>
      <w:r w:rsidRPr="005D5556">
        <w:rPr>
          <w:rFonts w:ascii="Calibri" w:hAnsi="Calibri" w:cs="Calibri"/>
          <w:sz w:val="22"/>
          <w:szCs w:val="22"/>
        </w:rPr>
        <w:t>Locations of Training</w:t>
      </w:r>
      <w:r w:rsidRPr="005D5556" w:rsidR="0064019E">
        <w:rPr>
          <w:rFonts w:ascii="Calibri" w:hAnsi="Calibri" w:cs="Calibri"/>
          <w:sz w:val="22"/>
          <w:szCs w:val="22"/>
        </w:rPr>
        <w:t xml:space="preserve"> </w:t>
      </w:r>
    </w:p>
    <w:p w:rsidRPr="005D5556" w:rsidR="000029D8" w:rsidP="006F7D2F" w:rsidRDefault="000029D8" w14:paraId="2039C51F" w14:textId="77777777">
      <w:pPr>
        <w:pStyle w:val="BodyText"/>
        <w:tabs>
          <w:tab w:val="left" w:pos="720"/>
        </w:tabs>
        <w:ind w:left="24"/>
        <w:rPr>
          <w:rFonts w:ascii="Calibri" w:hAnsi="Calibri" w:cs="Calibri"/>
          <w:sz w:val="22"/>
          <w:szCs w:val="22"/>
        </w:rPr>
      </w:pPr>
    </w:p>
    <w:p w:rsidRPr="005D5556" w:rsidR="000029D8" w:rsidP="006F7D2F" w:rsidRDefault="000029D8" w14:paraId="634BFC2B" w14:textId="2E95F4C3">
      <w:pPr>
        <w:pStyle w:val="BodyText"/>
        <w:tabs>
          <w:tab w:val="left" w:pos="720"/>
        </w:tabs>
        <w:ind w:left="24"/>
        <w:rPr>
          <w:rFonts w:ascii="Calibri" w:hAnsi="Calibri" w:cs="Calibri"/>
          <w:sz w:val="22"/>
          <w:szCs w:val="22"/>
        </w:rPr>
      </w:pPr>
      <w:r w:rsidRPr="005D5556">
        <w:rPr>
          <w:rFonts w:ascii="Calibri" w:hAnsi="Calibri" w:cs="Calibri"/>
          <w:sz w:val="22"/>
          <w:szCs w:val="22"/>
        </w:rPr>
        <w:t>The trainings will be held for the 53 Group II enterprises</w:t>
      </w:r>
      <w:r w:rsidRPr="005D5556" w:rsidR="000F4A6E">
        <w:rPr>
          <w:rFonts w:ascii="Calibri" w:hAnsi="Calibri" w:cs="Calibri"/>
          <w:sz w:val="22"/>
          <w:szCs w:val="22"/>
        </w:rPr>
        <w:t xml:space="preserve"> and 115 Group III</w:t>
      </w:r>
      <w:r w:rsidRPr="005D5556">
        <w:rPr>
          <w:rFonts w:ascii="Calibri" w:hAnsi="Calibri" w:cs="Calibri"/>
          <w:sz w:val="22"/>
          <w:szCs w:val="22"/>
        </w:rPr>
        <w:t xml:space="preserve"> </w:t>
      </w:r>
      <w:r w:rsidRPr="005D5556" w:rsidR="449737CA">
        <w:rPr>
          <w:rFonts w:ascii="Calibri" w:hAnsi="Calibri" w:cs="Calibri"/>
          <w:sz w:val="22"/>
          <w:szCs w:val="22"/>
        </w:rPr>
        <w:t xml:space="preserve">and 10 KIP companies </w:t>
      </w:r>
      <w:r w:rsidRPr="005D5556">
        <w:rPr>
          <w:rFonts w:ascii="Calibri" w:hAnsi="Calibri" w:cs="Calibri"/>
          <w:sz w:val="22"/>
          <w:szCs w:val="22"/>
        </w:rPr>
        <w:t>at 3 designated Centres of Excellence as designed by the National Ozone Office (NOO) of Nigeria. The training will be held at Kano, Port Harcourt and Lagos.</w:t>
      </w:r>
      <w:r w:rsidRPr="005D5556" w:rsidR="0064019E">
        <w:rPr>
          <w:rFonts w:ascii="Calibri" w:hAnsi="Calibri" w:cs="Calibri"/>
          <w:sz w:val="22"/>
          <w:szCs w:val="22"/>
        </w:rPr>
        <w:t xml:space="preserve"> </w:t>
      </w:r>
    </w:p>
    <w:p w:rsidRPr="005D5556" w:rsidR="000029D8" w:rsidP="000029D8" w:rsidRDefault="000029D8" w14:paraId="7515E984" w14:textId="77777777">
      <w:pPr>
        <w:spacing w:after="160" w:line="259" w:lineRule="auto"/>
        <w:rPr>
          <w:rFonts w:ascii="Calibri" w:hAnsi="Calibri" w:eastAsia="Calibri" w:cs="Calibri"/>
          <w:sz w:val="22"/>
          <w:szCs w:val="22"/>
          <w:lang w:val="en-GB"/>
        </w:rPr>
      </w:pPr>
    </w:p>
    <w:tbl>
      <w:tblPr>
        <w:tblW w:w="97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10"/>
        <w:gridCol w:w="1427"/>
        <w:gridCol w:w="1699"/>
        <w:gridCol w:w="4110"/>
        <w:gridCol w:w="1701"/>
      </w:tblGrid>
      <w:tr w:rsidRPr="005D5556" w:rsidR="001959EF" w:rsidTr="743C092C" w14:paraId="377CAF5D" w14:textId="77777777">
        <w:tc>
          <w:tcPr>
            <w:tcW w:w="810" w:type="dxa"/>
            <w:shd w:val="clear" w:color="auto" w:fill="2191C9"/>
            <w:tcMar/>
          </w:tcPr>
          <w:p w:rsidRPr="005D5556" w:rsidR="000029D8" w:rsidP="00DE4984" w:rsidRDefault="000029D8" w14:paraId="64AC5C5F" w14:textId="77777777">
            <w:pPr>
              <w:rPr>
                <w:rFonts w:ascii="Calibri" w:hAnsi="Calibri" w:eastAsia="Calibri" w:cs="Calibri"/>
                <w:lang w:val="en-GB"/>
              </w:rPr>
            </w:pPr>
            <w:r w:rsidRPr="005D5556">
              <w:rPr>
                <w:rFonts w:ascii="Calibri" w:hAnsi="Calibri" w:eastAsia="Calibri" w:cs="Calibri"/>
                <w:lang w:val="en-GB"/>
              </w:rPr>
              <w:t>Sr. No.</w:t>
            </w:r>
          </w:p>
        </w:tc>
        <w:tc>
          <w:tcPr>
            <w:tcW w:w="1427" w:type="dxa"/>
            <w:shd w:val="clear" w:color="auto" w:fill="2191C9"/>
            <w:tcMar/>
            <w:vAlign w:val="center"/>
          </w:tcPr>
          <w:p w:rsidRPr="005D5556" w:rsidR="000029D8" w:rsidP="00DE4984" w:rsidRDefault="000029D8" w14:paraId="4360863F" w14:textId="77777777">
            <w:pPr>
              <w:spacing w:after="160" w:line="259" w:lineRule="auto"/>
              <w:rPr>
                <w:rFonts w:ascii="Calibri" w:hAnsi="Calibri" w:eastAsia="Calibri" w:cs="Calibri"/>
                <w:lang w:val="en-GB"/>
              </w:rPr>
            </w:pPr>
            <w:r w:rsidRPr="005D5556">
              <w:rPr>
                <w:rFonts w:ascii="Calibri" w:hAnsi="Calibri" w:eastAsia="Calibri" w:cs="Calibri"/>
                <w:lang w:val="en-GB"/>
              </w:rPr>
              <w:t>Training Center</w:t>
            </w:r>
          </w:p>
        </w:tc>
        <w:tc>
          <w:tcPr>
            <w:tcW w:w="1699" w:type="dxa"/>
            <w:shd w:val="clear" w:color="auto" w:fill="2191C9"/>
            <w:tcMar/>
          </w:tcPr>
          <w:p w:rsidRPr="005D5556" w:rsidR="000029D8" w:rsidP="00DE4984" w:rsidRDefault="000029D8" w14:paraId="690B01A4" w14:textId="77777777">
            <w:pPr>
              <w:rPr>
                <w:rFonts w:ascii="Calibri" w:hAnsi="Calibri" w:eastAsia="Calibri" w:cs="Calibri"/>
                <w:lang w:val="en-GB"/>
              </w:rPr>
            </w:pPr>
            <w:r w:rsidRPr="005D5556">
              <w:rPr>
                <w:rFonts w:ascii="Calibri" w:hAnsi="Calibri" w:eastAsia="Calibri" w:cs="Calibri"/>
                <w:lang w:val="en-GB"/>
              </w:rPr>
              <w:t>Location (City/State)</w:t>
            </w:r>
          </w:p>
        </w:tc>
        <w:tc>
          <w:tcPr>
            <w:tcW w:w="4110" w:type="dxa"/>
            <w:shd w:val="clear" w:color="auto" w:fill="2191C9"/>
            <w:tcMar/>
          </w:tcPr>
          <w:p w:rsidRPr="005D5556" w:rsidR="000029D8" w:rsidP="00DE4984" w:rsidRDefault="000029D8" w14:paraId="664AD9DA" w14:textId="77777777">
            <w:pPr>
              <w:rPr>
                <w:rFonts w:ascii="Calibri" w:hAnsi="Calibri" w:eastAsia="Calibri" w:cs="Calibri"/>
                <w:lang w:val="en-GB"/>
              </w:rPr>
            </w:pPr>
            <w:r w:rsidRPr="005D5556">
              <w:rPr>
                <w:rFonts w:ascii="Calibri" w:hAnsi="Calibri" w:eastAsia="Calibri" w:cs="Calibri"/>
                <w:lang w:val="en-GB"/>
              </w:rPr>
              <w:t xml:space="preserve">Equipment Available </w:t>
            </w:r>
          </w:p>
        </w:tc>
        <w:tc>
          <w:tcPr>
            <w:tcW w:w="1701" w:type="dxa"/>
            <w:shd w:val="clear" w:color="auto" w:fill="2191C9"/>
            <w:tcMar/>
          </w:tcPr>
          <w:p w:rsidRPr="005D5556" w:rsidR="000029D8" w:rsidP="00DE4984" w:rsidRDefault="000029D8" w14:paraId="609461E6" w14:textId="77777777">
            <w:pPr>
              <w:rPr>
                <w:rFonts w:ascii="Calibri" w:hAnsi="Calibri" w:eastAsia="Calibri" w:cs="Calibri"/>
                <w:lang w:val="en-GB"/>
              </w:rPr>
            </w:pPr>
            <w:r w:rsidRPr="005D5556">
              <w:rPr>
                <w:rFonts w:ascii="Calibri" w:hAnsi="Calibri" w:eastAsia="Calibri" w:cs="Calibri"/>
                <w:lang w:val="en-GB"/>
              </w:rPr>
              <w:t>Classroom Capacity</w:t>
            </w:r>
          </w:p>
        </w:tc>
      </w:tr>
      <w:tr w:rsidRPr="005D5556" w:rsidR="001959EF" w:rsidTr="743C092C" w14:paraId="58BC3B1B" w14:textId="77777777">
        <w:tc>
          <w:tcPr>
            <w:tcW w:w="810" w:type="dxa"/>
            <w:shd w:val="clear" w:color="auto" w:fill="auto"/>
            <w:tcMar/>
          </w:tcPr>
          <w:p w:rsidRPr="005D5556" w:rsidR="000029D8" w:rsidP="00DE4984" w:rsidRDefault="000029D8" w14:paraId="45605176" w14:textId="77777777">
            <w:pPr>
              <w:rPr>
                <w:rFonts w:ascii="Calibri" w:hAnsi="Calibri" w:eastAsia="Calibri" w:cs="Calibri"/>
                <w:lang w:val="en-GB"/>
              </w:rPr>
            </w:pPr>
            <w:r w:rsidRPr="005D5556">
              <w:rPr>
                <w:rFonts w:ascii="Calibri" w:hAnsi="Calibri" w:eastAsia="Calibri" w:cs="Calibri"/>
                <w:lang w:val="en-GB"/>
              </w:rPr>
              <w:t>1.</w:t>
            </w:r>
          </w:p>
        </w:tc>
        <w:tc>
          <w:tcPr>
            <w:tcW w:w="1427" w:type="dxa"/>
            <w:shd w:val="clear" w:color="auto" w:fill="auto"/>
            <w:tcMar/>
          </w:tcPr>
          <w:p w:rsidRPr="005D5556" w:rsidR="000029D8" w:rsidP="00DE4984" w:rsidRDefault="000029D8" w14:paraId="1B21EB12" w14:textId="77777777">
            <w:pPr>
              <w:rPr>
                <w:rFonts w:ascii="Calibri" w:hAnsi="Calibri" w:eastAsia="Calibri" w:cs="Calibri"/>
                <w:lang w:val="en-GB"/>
              </w:rPr>
            </w:pPr>
            <w:r w:rsidRPr="005D5556">
              <w:rPr>
                <w:rFonts w:ascii="Calibri" w:hAnsi="Calibri" w:eastAsia="Calibri" w:cs="Calibri"/>
                <w:lang w:val="en-GB"/>
              </w:rPr>
              <w:t>Cool Plus Limited</w:t>
            </w:r>
          </w:p>
        </w:tc>
        <w:tc>
          <w:tcPr>
            <w:tcW w:w="1699" w:type="dxa"/>
            <w:shd w:val="clear" w:color="auto" w:fill="auto"/>
            <w:tcMar/>
          </w:tcPr>
          <w:p w:rsidRPr="005D5556" w:rsidR="000029D8" w:rsidP="00DE4984" w:rsidRDefault="000029D8" w14:paraId="7F43C4C9" w14:textId="77777777">
            <w:pPr>
              <w:rPr>
                <w:rFonts w:ascii="Calibri" w:hAnsi="Calibri" w:eastAsia="Calibri" w:cs="Calibri"/>
              </w:rPr>
            </w:pPr>
            <w:r w:rsidRPr="005D5556">
              <w:rPr>
                <w:rFonts w:ascii="Calibri" w:hAnsi="Calibri" w:eastAsia="Calibri" w:cs="Calibri"/>
              </w:rPr>
              <w:t xml:space="preserve">Plot 23, Theophilus Oji Street, off Fola Osibo Road, Lekki Phase 1, </w:t>
            </w:r>
          </w:p>
          <w:p w:rsidRPr="005D5556" w:rsidR="000029D8" w:rsidP="00DE4984" w:rsidRDefault="000029D8" w14:paraId="65E15C83" w14:textId="77777777">
            <w:pPr>
              <w:rPr>
                <w:rFonts w:ascii="Calibri" w:hAnsi="Calibri" w:eastAsia="Calibri" w:cs="Calibri"/>
              </w:rPr>
            </w:pPr>
          </w:p>
          <w:p w:rsidRPr="005D5556" w:rsidR="000029D8" w:rsidP="00DE4984" w:rsidRDefault="000029D8" w14:paraId="11A6F36C" w14:textId="77777777">
            <w:pPr>
              <w:rPr>
                <w:rFonts w:ascii="Calibri" w:hAnsi="Calibri" w:eastAsia="Calibri" w:cs="Calibri"/>
                <w:lang w:val="en-GB"/>
              </w:rPr>
            </w:pPr>
            <w:r w:rsidRPr="005D5556">
              <w:rPr>
                <w:rFonts w:ascii="Calibri" w:hAnsi="Calibri" w:eastAsia="Calibri" w:cs="Calibri"/>
              </w:rPr>
              <w:t>Lagos State</w:t>
            </w:r>
          </w:p>
        </w:tc>
        <w:tc>
          <w:tcPr>
            <w:tcW w:w="4110" w:type="dxa"/>
            <w:shd w:val="clear" w:color="auto" w:fill="auto"/>
            <w:tcMar/>
          </w:tcPr>
          <w:p w:rsidRPr="005D5556" w:rsidR="000029D8" w:rsidP="00DE4984" w:rsidRDefault="000029D8" w14:paraId="4CD523F1" w14:textId="2D2AA51D">
            <w:pPr>
              <w:rPr>
                <w:rFonts w:ascii="Calibri" w:hAnsi="Calibri" w:eastAsia="Calibri" w:cs="Calibri"/>
                <w:lang w:val="en-GB"/>
              </w:rPr>
            </w:pPr>
            <w:r w:rsidRPr="743C092C" w:rsidR="000029D8">
              <w:rPr>
                <w:rFonts w:ascii="Calibri" w:hAnsi="Calibri" w:eastAsia="Calibri" w:cs="Calibri"/>
                <w:lang w:val="en-GB"/>
              </w:rPr>
              <w:t xml:space="preserve">Recovery Machines for R-22, Recovery tank, Refrigerant recovery cylinders (30lb), Vacuum pump, Vacuum gauge Brazing set, Pinch off tool, </w:t>
            </w:r>
            <w:r w:rsidRPr="743C092C" w:rsidR="000029D8">
              <w:rPr>
                <w:rFonts w:ascii="Calibri" w:hAnsi="Calibri" w:eastAsia="Calibri" w:cs="Calibri"/>
                <w:lang w:val="en-GB"/>
              </w:rPr>
              <w:t>Electronic</w:t>
            </w:r>
            <w:r w:rsidRPr="743C092C" w:rsidR="000029D8">
              <w:rPr>
                <w:rFonts w:ascii="Calibri" w:hAnsi="Calibri" w:eastAsia="Calibri" w:cs="Calibri"/>
                <w:lang w:val="en-GB"/>
              </w:rPr>
              <w:t xml:space="preserve"> refrigerant scale, Normal Leak detector, service manifold, electronic gauges, electronic hoses and </w:t>
            </w:r>
            <w:del w:author="KOTLUBEI, Viktoriia" w:date="2025-02-26T14:01:31.356Z" w:id="147485410">
              <w:r w:rsidRPr="743C092C" w:rsidDel="000029D8">
                <w:rPr>
                  <w:rFonts w:ascii="Calibri" w:hAnsi="Calibri" w:eastAsia="Calibri" w:cs="Calibri"/>
                  <w:lang w:val="en-GB"/>
                </w:rPr>
                <w:delText>assesories</w:delText>
              </w:r>
            </w:del>
            <w:ins w:author="KOTLUBEI, Viktoriia" w:date="2025-02-26T14:01:31.356Z" w:id="1079580102">
              <w:r w:rsidRPr="743C092C" w:rsidR="6DF4B317">
                <w:rPr>
                  <w:rFonts w:ascii="Calibri" w:hAnsi="Calibri" w:eastAsia="Calibri" w:cs="Calibri"/>
                  <w:lang w:val="en-GB"/>
                </w:rPr>
                <w:t>a</w:t>
              </w:r>
              <w:r w:rsidRPr="743C092C" w:rsidR="6DF4B317">
                <w:rPr>
                  <w:rFonts w:ascii="Calibri" w:hAnsi="Calibri" w:eastAsia="Calibri" w:cs="Calibri"/>
                  <w:lang w:val="en-GB"/>
                </w:rPr>
                <w:t>ccessories</w:t>
              </w:r>
            </w:ins>
            <w:r w:rsidRPr="743C092C" w:rsidR="000029D8">
              <w:rPr>
                <w:rFonts w:ascii="Calibri" w:hAnsi="Calibri" w:eastAsia="Calibri" w:cs="Calibri"/>
                <w:lang w:val="en-GB"/>
              </w:rPr>
              <w:t>, hoses with valves</w:t>
            </w:r>
          </w:p>
          <w:p w:rsidRPr="005D5556" w:rsidR="000029D8" w:rsidP="00DE4984" w:rsidRDefault="000029D8" w14:paraId="27D0A6C0" w14:textId="77777777">
            <w:pPr>
              <w:rPr>
                <w:rFonts w:ascii="Calibri" w:hAnsi="Calibri" w:eastAsia="Calibri" w:cs="Calibri"/>
                <w:lang w:val="en-GB"/>
              </w:rPr>
            </w:pPr>
            <w:r w:rsidRPr="005D5556">
              <w:rPr>
                <w:rFonts w:ascii="Calibri" w:hAnsi="Calibri" w:eastAsia="Calibri" w:cs="Calibri"/>
                <w:lang w:val="en-GB"/>
              </w:rPr>
              <w:t>Service port coupler, set</w:t>
            </w:r>
          </w:p>
          <w:p w:rsidRPr="005D5556" w:rsidR="000029D8" w:rsidP="00DE4984" w:rsidRDefault="000029D8" w14:paraId="0A99D132" w14:textId="77777777">
            <w:pPr>
              <w:rPr>
                <w:rFonts w:ascii="Calibri" w:hAnsi="Calibri" w:eastAsia="Calibri" w:cs="Calibri"/>
                <w:lang w:val="en-GB"/>
              </w:rPr>
            </w:pPr>
            <w:r w:rsidRPr="005D5556">
              <w:rPr>
                <w:rFonts w:ascii="Calibri" w:hAnsi="Calibri" w:eastAsia="Calibri" w:cs="Calibri"/>
                <w:lang w:val="en-GB"/>
              </w:rPr>
              <w:t>Core removal tool</w:t>
            </w:r>
          </w:p>
          <w:p w:rsidRPr="005D5556" w:rsidR="000029D8" w:rsidP="00DE4984" w:rsidRDefault="000029D8" w14:paraId="49FB1C8B" w14:textId="77777777">
            <w:pPr>
              <w:rPr>
                <w:rFonts w:ascii="Calibri" w:hAnsi="Calibri" w:eastAsia="Calibri" w:cs="Calibri"/>
                <w:lang w:val="en-GB"/>
              </w:rPr>
            </w:pPr>
            <w:r w:rsidRPr="005D5556">
              <w:rPr>
                <w:rFonts w:ascii="Calibri" w:hAnsi="Calibri" w:eastAsia="Calibri" w:cs="Calibri"/>
                <w:lang w:val="en-GB"/>
              </w:rPr>
              <w:t>Piecing plier including valve</w:t>
            </w:r>
          </w:p>
          <w:p w:rsidRPr="005D5556" w:rsidR="000029D8" w:rsidP="00DE4984" w:rsidRDefault="000029D8" w14:paraId="4182CEDF" w14:textId="77777777">
            <w:pPr>
              <w:rPr>
                <w:rFonts w:ascii="Calibri" w:hAnsi="Calibri" w:eastAsia="Calibri" w:cs="Calibri"/>
                <w:lang w:val="en-GB"/>
              </w:rPr>
            </w:pPr>
            <w:r w:rsidRPr="005D5556">
              <w:rPr>
                <w:rFonts w:ascii="Calibri" w:hAnsi="Calibri" w:eastAsia="Calibri" w:cs="Calibri"/>
                <w:lang w:val="en-GB"/>
              </w:rPr>
              <w:t>Charging hose and cylinder connections</w:t>
            </w:r>
          </w:p>
          <w:p w:rsidRPr="005D5556" w:rsidR="000029D8" w:rsidP="00DE4984" w:rsidRDefault="000029D8" w14:paraId="52471AB3" w14:textId="77777777">
            <w:pPr>
              <w:rPr>
                <w:rFonts w:ascii="Calibri" w:hAnsi="Calibri" w:eastAsia="Calibri" w:cs="Calibri"/>
                <w:lang w:val="en-GB"/>
              </w:rPr>
            </w:pPr>
            <w:r w:rsidRPr="005D5556">
              <w:rPr>
                <w:rFonts w:ascii="Calibri" w:hAnsi="Calibri" w:eastAsia="Calibri" w:cs="Calibri"/>
                <w:lang w:val="en-GB"/>
              </w:rPr>
              <w:t>Heating belt with thermostat, Thermometer, electronic</w:t>
            </w:r>
          </w:p>
          <w:p w:rsidRPr="005D5556" w:rsidR="000029D8" w:rsidP="00DE4984" w:rsidRDefault="000029D8" w14:paraId="0CD82F21" w14:textId="012B4331">
            <w:pPr>
              <w:rPr>
                <w:rFonts w:ascii="Calibri" w:hAnsi="Calibri" w:eastAsia="Calibri" w:cs="Calibri"/>
                <w:lang w:val="en-GB"/>
              </w:rPr>
            </w:pPr>
            <w:r w:rsidRPr="743C092C" w:rsidR="000029D8">
              <w:rPr>
                <w:rFonts w:ascii="Calibri" w:hAnsi="Calibri" w:eastAsia="Calibri" w:cs="Calibri"/>
                <w:lang w:val="en-GB"/>
              </w:rPr>
              <w:t>Multimeter</w:t>
            </w:r>
            <w:r w:rsidRPr="743C092C" w:rsidR="000029D8">
              <w:rPr>
                <w:rFonts w:ascii="Calibri" w:hAnsi="Calibri" w:eastAsia="Calibri" w:cs="Calibri"/>
                <w:lang w:val="en-GB"/>
              </w:rPr>
              <w:t xml:space="preserve"> with clamp on amp </w:t>
            </w:r>
            <w:del w:author="KOTLUBEI, Viktoriia" w:date="2025-02-26T14:01:26.222Z" w:id="1354893085">
              <w:r w:rsidRPr="743C092C" w:rsidDel="000029D8">
                <w:rPr>
                  <w:rFonts w:ascii="Calibri" w:hAnsi="Calibri" w:eastAsia="Calibri" w:cs="Calibri"/>
                  <w:lang w:val="en-GB"/>
                </w:rPr>
                <w:delText>mesurement</w:delText>
              </w:r>
            </w:del>
            <w:ins w:author="KOTLUBEI, Viktoriia" w:date="2025-02-26T14:01:26.223Z" w:id="2025629756">
              <w:r w:rsidRPr="743C092C" w:rsidR="75EC9D51">
                <w:rPr>
                  <w:rFonts w:ascii="Calibri" w:hAnsi="Calibri" w:eastAsia="Calibri" w:cs="Calibri"/>
                  <w:lang w:val="en-GB"/>
                </w:rPr>
                <w:t>m</w:t>
              </w:r>
              <w:r w:rsidRPr="743C092C" w:rsidR="75EC9D51">
                <w:rPr>
                  <w:rFonts w:ascii="Calibri" w:hAnsi="Calibri" w:eastAsia="Calibri" w:cs="Calibri"/>
                  <w:lang w:val="en-GB"/>
                </w:rPr>
                <w:t>easurement</w:t>
              </w:r>
            </w:ins>
          </w:p>
          <w:p w:rsidRPr="005D5556" w:rsidR="000029D8" w:rsidP="00DE4984" w:rsidRDefault="000029D8" w14:paraId="5C94C041" w14:textId="77777777">
            <w:pPr>
              <w:rPr>
                <w:rFonts w:ascii="Calibri" w:hAnsi="Calibri" w:eastAsia="Calibri" w:cs="Calibri"/>
                <w:lang w:val="en-GB"/>
              </w:rPr>
            </w:pPr>
            <w:r w:rsidRPr="005D5556">
              <w:rPr>
                <w:rFonts w:ascii="Calibri" w:hAnsi="Calibri" w:eastAsia="Calibri" w:cs="Calibri"/>
                <w:lang w:val="en-GB"/>
              </w:rPr>
              <w:t>Tools for tubing</w:t>
            </w:r>
          </w:p>
          <w:p w:rsidRPr="005D5556" w:rsidR="000029D8" w:rsidP="00DE4984" w:rsidRDefault="000029D8" w14:paraId="51A07174" w14:textId="77777777">
            <w:pPr>
              <w:rPr>
                <w:rFonts w:ascii="Calibri" w:hAnsi="Calibri" w:eastAsia="Calibri" w:cs="Calibri"/>
                <w:lang w:val="en-GB"/>
              </w:rPr>
            </w:pPr>
            <w:r w:rsidRPr="005D5556">
              <w:rPr>
                <w:rFonts w:ascii="Calibri" w:hAnsi="Calibri" w:eastAsia="Calibri" w:cs="Calibri"/>
                <w:lang w:val="en-GB"/>
              </w:rPr>
              <w:t>General tube cutters</w:t>
            </w:r>
          </w:p>
          <w:p w:rsidRPr="005D5556" w:rsidR="000029D8" w:rsidP="00DE4984" w:rsidRDefault="000029D8" w14:paraId="132D41F0" w14:textId="1EA5322F">
            <w:pPr>
              <w:rPr>
                <w:rFonts w:ascii="Calibri" w:hAnsi="Calibri" w:eastAsia="Calibri" w:cs="Calibri"/>
                <w:lang w:val="en-GB"/>
              </w:rPr>
            </w:pPr>
            <w:del w:author="KOTLUBEI, Viktoriia" w:date="2025-02-26T14:05:25.564Z" w:id="1012878925">
              <w:r w:rsidRPr="743C092C" w:rsidDel="000029D8">
                <w:rPr>
                  <w:rFonts w:ascii="Calibri" w:hAnsi="Calibri" w:eastAsia="Calibri" w:cs="Calibri"/>
                  <w:lang w:val="en-GB"/>
                </w:rPr>
                <w:delText>Capil</w:delText>
              </w:r>
              <w:r w:rsidRPr="743C092C" w:rsidDel="000029D8">
                <w:rPr>
                  <w:rFonts w:ascii="Calibri" w:hAnsi="Calibri" w:eastAsia="Calibri" w:cs="Calibri"/>
                  <w:lang w:val="en-GB"/>
                </w:rPr>
                <w:delText>ary</w:delText>
              </w:r>
            </w:del>
            <w:ins w:author="KOTLUBEI, Viktoriia" w:date="2025-02-26T14:05:25.565Z" w:id="1905757329">
              <w:r w:rsidRPr="743C092C" w:rsidR="51451D56">
                <w:rPr>
                  <w:rFonts w:ascii="Calibri" w:hAnsi="Calibri" w:eastAsia="Calibri" w:cs="Calibri"/>
                  <w:lang w:val="en-GB"/>
                </w:rPr>
                <w:t>Capill</w:t>
              </w:r>
              <w:r w:rsidRPr="743C092C" w:rsidR="51451D56">
                <w:rPr>
                  <w:rFonts w:ascii="Calibri" w:hAnsi="Calibri" w:eastAsia="Calibri" w:cs="Calibri"/>
                  <w:lang w:val="en-GB"/>
                </w:rPr>
                <w:t>ary</w:t>
              </w:r>
            </w:ins>
            <w:r w:rsidRPr="743C092C" w:rsidR="000029D8">
              <w:rPr>
                <w:rFonts w:ascii="Calibri" w:hAnsi="Calibri" w:eastAsia="Calibri" w:cs="Calibri"/>
                <w:lang w:val="en-GB"/>
              </w:rPr>
              <w:t xml:space="preserve"> tube cutter</w:t>
            </w:r>
          </w:p>
          <w:p w:rsidRPr="005D5556" w:rsidR="000029D8" w:rsidP="00DE4984" w:rsidRDefault="000029D8" w14:paraId="4A476303" w14:textId="77777777">
            <w:pPr>
              <w:rPr>
                <w:rFonts w:ascii="Calibri" w:hAnsi="Calibri" w:eastAsia="Calibri" w:cs="Calibri"/>
                <w:lang w:val="en-GB"/>
              </w:rPr>
            </w:pPr>
            <w:r w:rsidRPr="005D5556">
              <w:rPr>
                <w:rFonts w:ascii="Calibri" w:hAnsi="Calibri" w:eastAsia="Calibri" w:cs="Calibri"/>
                <w:lang w:val="en-GB"/>
              </w:rPr>
              <w:t>Pinch off plier</w:t>
            </w:r>
          </w:p>
          <w:p w:rsidRPr="005D5556" w:rsidR="000029D8" w:rsidP="00DE4984" w:rsidRDefault="000029D8" w14:paraId="2FAE473A" w14:textId="77777777">
            <w:pPr>
              <w:rPr>
                <w:rFonts w:ascii="Calibri" w:hAnsi="Calibri" w:eastAsia="Calibri" w:cs="Calibri"/>
                <w:lang w:val="en-GB"/>
              </w:rPr>
            </w:pPr>
            <w:r w:rsidRPr="005D5556">
              <w:rPr>
                <w:rFonts w:ascii="Calibri" w:hAnsi="Calibri" w:eastAsia="Calibri" w:cs="Calibri"/>
                <w:lang w:val="en-GB"/>
              </w:rPr>
              <w:t>Flaring tool</w:t>
            </w:r>
          </w:p>
          <w:p w:rsidRPr="005D5556" w:rsidR="000029D8" w:rsidP="00DE4984" w:rsidRDefault="000029D8" w14:paraId="4BEF4D71" w14:textId="77777777">
            <w:pPr>
              <w:rPr>
                <w:rFonts w:ascii="Calibri" w:hAnsi="Calibri" w:eastAsia="Calibri" w:cs="Calibri"/>
                <w:lang w:val="en-GB"/>
              </w:rPr>
            </w:pPr>
            <w:r w:rsidRPr="005D5556">
              <w:rPr>
                <w:rFonts w:ascii="Calibri" w:hAnsi="Calibri" w:eastAsia="Calibri" w:cs="Calibri"/>
                <w:lang w:val="en-GB"/>
              </w:rPr>
              <w:t>Tube bender</w:t>
            </w:r>
          </w:p>
          <w:p w:rsidRPr="005D5556" w:rsidR="000029D8" w:rsidP="00DE4984" w:rsidRDefault="000029D8" w14:paraId="367ACBEE" w14:textId="77777777">
            <w:pPr>
              <w:rPr>
                <w:rFonts w:ascii="Calibri" w:hAnsi="Calibri" w:eastAsia="Calibri" w:cs="Calibri"/>
                <w:lang w:val="en-GB"/>
              </w:rPr>
            </w:pPr>
            <w:r w:rsidRPr="005D5556">
              <w:rPr>
                <w:rFonts w:ascii="Calibri" w:hAnsi="Calibri" w:eastAsia="Calibri" w:cs="Calibri"/>
                <w:lang w:val="en-GB"/>
              </w:rPr>
              <w:t>Tube expander</w:t>
            </w:r>
          </w:p>
          <w:p w:rsidRPr="005D5556" w:rsidR="000029D8" w:rsidP="00DE4984" w:rsidRDefault="000029D8" w14:paraId="1FEE482C" w14:textId="77777777">
            <w:pPr>
              <w:rPr>
                <w:rFonts w:ascii="Calibri" w:hAnsi="Calibri" w:eastAsia="Calibri" w:cs="Calibri"/>
                <w:lang w:val="en-GB"/>
              </w:rPr>
            </w:pPr>
            <w:r w:rsidRPr="005D5556">
              <w:rPr>
                <w:rFonts w:ascii="Calibri" w:hAnsi="Calibri" w:eastAsia="Calibri" w:cs="Calibri"/>
                <w:lang w:val="en-GB"/>
              </w:rPr>
              <w:t>Brazing equipment and tips</w:t>
            </w:r>
          </w:p>
          <w:p w:rsidRPr="005D5556" w:rsidR="000029D8" w:rsidP="00DE4984" w:rsidRDefault="000029D8" w14:paraId="13538A3E" w14:textId="77777777">
            <w:pPr>
              <w:rPr>
                <w:rFonts w:ascii="Calibri" w:hAnsi="Calibri" w:eastAsia="Calibri" w:cs="Calibri"/>
                <w:lang w:val="en-GB"/>
              </w:rPr>
            </w:pPr>
            <w:r w:rsidRPr="005D5556">
              <w:rPr>
                <w:rFonts w:ascii="Calibri" w:hAnsi="Calibri" w:eastAsia="Calibri" w:cs="Calibri"/>
                <w:lang w:val="en-GB"/>
              </w:rPr>
              <w:t>Igniter</w:t>
            </w:r>
          </w:p>
          <w:p w:rsidRPr="005D5556" w:rsidR="000029D8" w:rsidP="00DE4984" w:rsidRDefault="000029D8" w14:paraId="06EB203A" w14:textId="0C001918">
            <w:pPr>
              <w:rPr>
                <w:rFonts w:ascii="Calibri" w:hAnsi="Calibri" w:eastAsia="Calibri" w:cs="Calibri"/>
                <w:lang w:val="en-GB"/>
              </w:rPr>
            </w:pPr>
            <w:del w:author="KOTLUBEI, Viktoriia" w:date="2025-02-26T14:05:35.83Z" w:id="1120717240">
              <w:r w:rsidRPr="743C092C" w:rsidDel="000029D8">
                <w:rPr>
                  <w:rFonts w:ascii="Calibri" w:hAnsi="Calibri" w:eastAsia="Calibri" w:cs="Calibri"/>
                  <w:lang w:val="en-GB"/>
                </w:rPr>
                <w:delText>Consume</w:delText>
              </w:r>
              <w:r w:rsidRPr="743C092C" w:rsidDel="000029D8">
                <w:rPr>
                  <w:rFonts w:ascii="Calibri" w:hAnsi="Calibri" w:eastAsia="Calibri" w:cs="Calibri"/>
                  <w:lang w:val="en-GB"/>
                </w:rPr>
                <w:delText>bles</w:delText>
              </w:r>
            </w:del>
            <w:ins w:author="KOTLUBEI, Viktoriia" w:date="2025-02-26T14:05:35.831Z" w:id="2099602817">
              <w:r w:rsidRPr="743C092C" w:rsidR="5B455D1D">
                <w:rPr>
                  <w:rFonts w:ascii="Calibri" w:hAnsi="Calibri" w:eastAsia="Calibri" w:cs="Calibri"/>
                  <w:lang w:val="en-GB"/>
                </w:rPr>
                <w:t>Consuma</w:t>
              </w:r>
              <w:r w:rsidRPr="743C092C" w:rsidR="5B455D1D">
                <w:rPr>
                  <w:rFonts w:ascii="Calibri" w:hAnsi="Calibri" w:eastAsia="Calibri" w:cs="Calibri"/>
                  <w:lang w:val="en-GB"/>
                </w:rPr>
                <w:t>bles</w:t>
              </w:r>
            </w:ins>
            <w:r w:rsidRPr="743C092C" w:rsidR="000029D8">
              <w:rPr>
                <w:rFonts w:ascii="Calibri" w:hAnsi="Calibri" w:eastAsia="Calibri" w:cs="Calibri"/>
                <w:lang w:val="en-GB"/>
              </w:rPr>
              <w:t>, 1 set</w:t>
            </w:r>
          </w:p>
          <w:p w:rsidRPr="005D5556" w:rsidR="000029D8" w:rsidP="00DE4984" w:rsidRDefault="000029D8" w14:paraId="0540114A" w14:textId="77777777">
            <w:pPr>
              <w:rPr>
                <w:rFonts w:ascii="Calibri" w:hAnsi="Calibri" w:eastAsia="Calibri" w:cs="Calibri"/>
                <w:lang w:val="en-GB"/>
              </w:rPr>
            </w:pPr>
            <w:r w:rsidRPr="005D5556">
              <w:rPr>
                <w:rFonts w:ascii="Calibri" w:hAnsi="Calibri" w:eastAsia="Calibri" w:cs="Calibri"/>
                <w:lang w:val="en-GB"/>
              </w:rPr>
              <w:t>Safety equipment</w:t>
            </w:r>
          </w:p>
          <w:p w:rsidRPr="005D5556" w:rsidR="000029D8" w:rsidP="00DE4984" w:rsidRDefault="000029D8" w14:paraId="05E3EA8D" w14:textId="77777777">
            <w:pPr>
              <w:rPr>
                <w:rFonts w:ascii="Calibri" w:hAnsi="Calibri" w:eastAsia="Calibri" w:cs="Calibri"/>
                <w:lang w:val="en-GB"/>
              </w:rPr>
            </w:pPr>
            <w:r w:rsidRPr="005D5556">
              <w:rPr>
                <w:rFonts w:ascii="Calibri" w:hAnsi="Calibri" w:eastAsia="Calibri" w:cs="Calibri"/>
                <w:lang w:val="en-GB"/>
              </w:rPr>
              <w:t>Safety Glasses</w:t>
            </w:r>
          </w:p>
          <w:p w:rsidRPr="005D5556" w:rsidR="000029D8" w:rsidP="00DE4984" w:rsidRDefault="000029D8" w14:paraId="13A9CC36" w14:textId="77777777">
            <w:pPr>
              <w:rPr>
                <w:rFonts w:ascii="Calibri" w:hAnsi="Calibri" w:eastAsia="Calibri" w:cs="Calibri"/>
                <w:lang w:val="en-GB"/>
              </w:rPr>
            </w:pPr>
            <w:r w:rsidRPr="005D5556">
              <w:rPr>
                <w:rFonts w:ascii="Calibri" w:hAnsi="Calibri" w:eastAsia="Calibri" w:cs="Calibri"/>
                <w:lang w:val="en-GB"/>
              </w:rPr>
              <w:t>Gloves</w:t>
            </w:r>
          </w:p>
          <w:p w:rsidRPr="005D5556" w:rsidR="000029D8" w:rsidP="00DE4984" w:rsidRDefault="000029D8" w14:paraId="740BF4CD" w14:textId="5C3164E7">
            <w:pPr>
              <w:rPr>
                <w:rFonts w:ascii="Calibri" w:hAnsi="Calibri" w:eastAsia="Calibri" w:cs="Calibri"/>
                <w:lang w:val="en-GB"/>
              </w:rPr>
            </w:pPr>
            <w:r w:rsidRPr="743C092C" w:rsidR="000029D8">
              <w:rPr>
                <w:rFonts w:ascii="Calibri" w:hAnsi="Calibri" w:eastAsia="Calibri" w:cs="Calibri"/>
                <w:lang w:val="en-GB"/>
              </w:rPr>
              <w:t>Hydro</w:t>
            </w:r>
            <w:ins w:author="KOTLUBEI, Viktoriia" w:date="2025-02-26T14:05:31.674Z" w:id="311315844">
              <w:r w:rsidRPr="743C092C" w:rsidR="307F18AF">
                <w:rPr>
                  <w:rFonts w:ascii="Calibri" w:hAnsi="Calibri" w:eastAsia="Calibri" w:cs="Calibri"/>
                  <w:lang w:val="en-GB"/>
                </w:rPr>
                <w:t>c</w:t>
              </w:r>
            </w:ins>
            <w:del w:author="KOTLUBEI, Viktoriia" w:date="2025-02-26T14:05:31.373Z" w:id="2068048724">
              <w:r w:rsidRPr="743C092C" w:rsidDel="000029D8">
                <w:rPr>
                  <w:rFonts w:ascii="Calibri" w:hAnsi="Calibri" w:eastAsia="Calibri" w:cs="Calibri"/>
                  <w:lang w:val="en-GB"/>
                </w:rPr>
                <w:delText xml:space="preserve"> C</w:delText>
              </w:r>
            </w:del>
            <w:r w:rsidRPr="743C092C" w:rsidR="000029D8">
              <w:rPr>
                <w:rFonts w:ascii="Calibri" w:hAnsi="Calibri" w:eastAsia="Calibri" w:cs="Calibri"/>
                <w:lang w:val="en-GB"/>
              </w:rPr>
              <w:t>arbon</w:t>
            </w:r>
            <w:r w:rsidRPr="743C092C" w:rsidR="000029D8">
              <w:rPr>
                <w:rFonts w:ascii="Calibri" w:hAnsi="Calibri" w:eastAsia="Calibri" w:cs="Calibri"/>
                <w:lang w:val="en-GB"/>
              </w:rPr>
              <w:t xml:space="preserve"> Service Tools</w:t>
            </w:r>
          </w:p>
          <w:p w:rsidRPr="005D5556" w:rsidR="000029D8" w:rsidP="00DE4984" w:rsidRDefault="000029D8" w14:paraId="09BB5DBA" w14:textId="77777777">
            <w:pPr>
              <w:rPr>
                <w:rFonts w:ascii="Calibri" w:hAnsi="Calibri" w:eastAsia="Calibri" w:cs="Calibri"/>
                <w:lang w:val="en-GB"/>
              </w:rPr>
            </w:pPr>
            <w:r w:rsidRPr="005D5556">
              <w:rPr>
                <w:rFonts w:ascii="Calibri" w:hAnsi="Calibri" w:eastAsia="Calibri" w:cs="Calibri"/>
                <w:lang w:val="en-GB"/>
              </w:rPr>
              <w:t>N2 flushing equipment</w:t>
            </w:r>
          </w:p>
          <w:p w:rsidRPr="005D5556" w:rsidR="000029D8" w:rsidP="00DE4984" w:rsidRDefault="000029D8" w14:paraId="740768C8" w14:textId="77777777">
            <w:pPr>
              <w:rPr>
                <w:rFonts w:ascii="Calibri" w:hAnsi="Calibri" w:eastAsia="Calibri" w:cs="Calibri"/>
                <w:lang w:val="en-GB"/>
              </w:rPr>
            </w:pPr>
            <w:r w:rsidRPr="005D5556">
              <w:rPr>
                <w:rFonts w:ascii="Calibri" w:hAnsi="Calibri" w:eastAsia="Calibri" w:cs="Calibri"/>
                <w:lang w:val="en-GB"/>
              </w:rPr>
              <w:t>HC Leak detector</w:t>
            </w:r>
          </w:p>
          <w:p w:rsidRPr="005D5556" w:rsidR="000029D8" w:rsidP="00DE4984" w:rsidRDefault="000029D8" w14:paraId="5B4BB40B" w14:textId="77777777">
            <w:pPr>
              <w:rPr>
                <w:rFonts w:ascii="Calibri" w:hAnsi="Calibri" w:eastAsia="Calibri" w:cs="Calibri"/>
                <w:lang w:val="en-GB"/>
              </w:rPr>
            </w:pPr>
            <w:r w:rsidRPr="005D5556">
              <w:rPr>
                <w:rFonts w:ascii="Calibri" w:hAnsi="Calibri" w:eastAsia="Calibri" w:cs="Calibri"/>
                <w:lang w:val="en-GB"/>
              </w:rPr>
              <w:t>HC Charging equipment</w:t>
            </w:r>
          </w:p>
          <w:p w:rsidRPr="005D5556" w:rsidR="000029D8" w:rsidP="00DE4984" w:rsidRDefault="000029D8" w14:paraId="0246FFB6" w14:textId="1304897E">
            <w:pPr>
              <w:rPr>
                <w:rFonts w:ascii="Calibri" w:hAnsi="Calibri" w:eastAsia="Calibri" w:cs="Calibri"/>
                <w:lang w:val="en-GB"/>
              </w:rPr>
            </w:pPr>
            <w:r w:rsidRPr="743C092C" w:rsidR="000029D8">
              <w:rPr>
                <w:rFonts w:ascii="Calibri" w:hAnsi="Calibri" w:eastAsia="Calibri" w:cs="Calibri"/>
                <w:lang w:val="en-GB"/>
              </w:rPr>
              <w:t xml:space="preserve">Venting hoses and </w:t>
            </w:r>
            <w:del w:author="KOTLUBEI, Viktoriia" w:date="2025-02-26T14:01:14.973Z" w:id="1437453801">
              <w:r w:rsidRPr="743C092C" w:rsidDel="000029D8">
                <w:rPr>
                  <w:rFonts w:ascii="Calibri" w:hAnsi="Calibri" w:eastAsia="Calibri" w:cs="Calibri"/>
                  <w:lang w:val="en-GB"/>
                </w:rPr>
                <w:delText>asessories</w:delText>
              </w:r>
            </w:del>
            <w:ins w:author="KOTLUBEI, Viktoriia" w:date="2025-02-26T14:01:14.974Z" w:id="1304454218">
              <w:r w:rsidRPr="743C092C" w:rsidR="2203315C">
                <w:rPr>
                  <w:rFonts w:ascii="Calibri" w:hAnsi="Calibri" w:eastAsia="Calibri" w:cs="Calibri"/>
                  <w:lang w:val="en-GB"/>
                </w:rPr>
                <w:t>Acessories</w:t>
              </w:r>
            </w:ins>
          </w:p>
          <w:p w:rsidRPr="005D5556" w:rsidR="000029D8" w:rsidP="00DE4984" w:rsidRDefault="000029D8" w14:paraId="78CCAA4D" w14:textId="77777777">
            <w:pPr>
              <w:rPr>
                <w:rFonts w:ascii="Calibri" w:hAnsi="Calibri" w:eastAsia="Calibri" w:cs="Calibri"/>
                <w:lang w:val="en-GB"/>
              </w:rPr>
            </w:pPr>
            <w:r w:rsidRPr="005D5556">
              <w:rPr>
                <w:rFonts w:ascii="Calibri" w:hAnsi="Calibri" w:eastAsia="Calibri" w:cs="Calibri"/>
                <w:lang w:val="en-GB"/>
              </w:rPr>
              <w:t>Refrigerant Identifier</w:t>
            </w:r>
          </w:p>
          <w:p w:rsidRPr="005D5556" w:rsidR="000029D8" w:rsidP="00DE4984" w:rsidRDefault="000029D8" w14:paraId="5EAE4D3A" w14:textId="77777777">
            <w:pPr>
              <w:rPr>
                <w:rFonts w:ascii="Calibri" w:hAnsi="Calibri" w:eastAsia="Calibri" w:cs="Calibri"/>
                <w:lang w:val="en-GB"/>
              </w:rPr>
            </w:pPr>
            <w:r w:rsidRPr="005D5556">
              <w:rPr>
                <w:rFonts w:ascii="Calibri" w:hAnsi="Calibri" w:eastAsia="Calibri" w:cs="Calibri"/>
                <w:lang w:val="en-GB"/>
              </w:rPr>
              <w:t>Portable recycling machine</w:t>
            </w:r>
          </w:p>
          <w:p w:rsidRPr="005D5556" w:rsidR="000029D8" w:rsidP="00DE4984" w:rsidRDefault="000029D8" w14:paraId="5FD58136" w14:textId="77777777">
            <w:pPr>
              <w:rPr>
                <w:rFonts w:ascii="Calibri" w:hAnsi="Calibri" w:eastAsia="Calibri" w:cs="Calibri"/>
                <w:lang w:val="en-GB"/>
              </w:rPr>
            </w:pPr>
            <w:r w:rsidRPr="005D5556">
              <w:rPr>
                <w:rFonts w:ascii="Calibri" w:hAnsi="Calibri" w:eastAsia="Calibri" w:cs="Calibri"/>
                <w:lang w:val="en-GB"/>
              </w:rPr>
              <w:t>External filter kits</w:t>
            </w:r>
          </w:p>
          <w:p w:rsidRPr="005D5556" w:rsidR="000029D8" w:rsidP="00DE4984" w:rsidRDefault="000029D8" w14:paraId="1CCAD7F9" w14:textId="4C1D7968">
            <w:pPr>
              <w:rPr>
                <w:rFonts w:ascii="Calibri" w:hAnsi="Calibri" w:eastAsia="Calibri" w:cs="Calibri"/>
                <w:lang w:val="en-GB"/>
              </w:rPr>
            </w:pPr>
            <w:r w:rsidRPr="743C092C" w:rsidR="000029D8">
              <w:rPr>
                <w:rFonts w:ascii="Calibri" w:hAnsi="Calibri" w:eastAsia="Calibri" w:cs="Calibri"/>
                <w:lang w:val="en-GB"/>
              </w:rPr>
              <w:t>Burn out filter a</w:t>
            </w:r>
            <w:ins w:author="KOTLUBEI, Viktoriia" w:date="2025-02-26T14:01:19.326Z" w:id="1699331180">
              <w:r w:rsidRPr="743C092C" w:rsidR="35A7B99C">
                <w:rPr>
                  <w:rFonts w:ascii="Calibri" w:hAnsi="Calibri" w:eastAsia="Calibri" w:cs="Calibri"/>
                  <w:lang w:val="en-GB"/>
                </w:rPr>
                <w:t>c</w:t>
              </w:r>
            </w:ins>
            <w:del w:author="KOTLUBEI, Viktoriia" w:date="2025-02-26T14:01:19.006Z" w:id="724507632">
              <w:r w:rsidRPr="743C092C" w:rsidDel="000029D8">
                <w:rPr>
                  <w:rFonts w:ascii="Calibri" w:hAnsi="Calibri" w:eastAsia="Calibri" w:cs="Calibri"/>
                  <w:lang w:val="en-GB"/>
                </w:rPr>
                <w:delText>ss</w:delText>
              </w:r>
            </w:del>
            <w:r w:rsidRPr="743C092C" w:rsidR="000029D8">
              <w:rPr>
                <w:rFonts w:ascii="Calibri" w:hAnsi="Calibri" w:eastAsia="Calibri" w:cs="Calibri"/>
                <w:lang w:val="en-GB"/>
              </w:rPr>
              <w:t>es</w:t>
            </w:r>
            <w:ins w:author="KOTLUBEI, Viktoriia" w:date="2025-02-26T14:01:20.977Z" w:id="1649436368">
              <w:r w:rsidRPr="743C092C" w:rsidR="2324E907">
                <w:rPr>
                  <w:rFonts w:ascii="Calibri" w:hAnsi="Calibri" w:eastAsia="Calibri" w:cs="Calibri"/>
                  <w:lang w:val="en-GB"/>
                </w:rPr>
                <w:t>s</w:t>
              </w:r>
            </w:ins>
            <w:r w:rsidRPr="743C092C" w:rsidR="000029D8">
              <w:rPr>
                <w:rFonts w:ascii="Calibri" w:hAnsi="Calibri" w:eastAsia="Calibri" w:cs="Calibri"/>
                <w:lang w:val="en-GB"/>
              </w:rPr>
              <w:t>ories</w:t>
            </w:r>
          </w:p>
          <w:p w:rsidRPr="005D5556" w:rsidR="000029D8" w:rsidP="00DE4984" w:rsidRDefault="000029D8" w14:paraId="2CCC3FC1" w14:textId="77777777">
            <w:pPr>
              <w:rPr>
                <w:rFonts w:ascii="Calibri" w:hAnsi="Calibri" w:eastAsia="Calibri" w:cs="Calibri"/>
                <w:lang w:val="en-GB"/>
              </w:rPr>
            </w:pPr>
            <w:r w:rsidRPr="005D5556">
              <w:rPr>
                <w:rFonts w:ascii="Calibri" w:hAnsi="Calibri" w:eastAsia="Calibri" w:cs="Calibri"/>
                <w:lang w:val="en-GB"/>
              </w:rPr>
              <w:t>Test rack with instruments.</w:t>
            </w:r>
          </w:p>
        </w:tc>
        <w:tc>
          <w:tcPr>
            <w:tcW w:w="1701" w:type="dxa"/>
            <w:shd w:val="clear" w:color="auto" w:fill="auto"/>
            <w:tcMar/>
          </w:tcPr>
          <w:p w:rsidRPr="005D5556" w:rsidR="001959EF" w:rsidP="00DE4984" w:rsidRDefault="001959EF" w14:paraId="51749549" w14:textId="77777777">
            <w:pPr>
              <w:rPr>
                <w:rFonts w:ascii="Calibri" w:hAnsi="Calibri" w:eastAsia="Calibri" w:cs="Calibri"/>
                <w:lang w:val="en-GB"/>
              </w:rPr>
            </w:pPr>
          </w:p>
          <w:p w:rsidRPr="005D5556" w:rsidR="001959EF" w:rsidP="00DE4984" w:rsidRDefault="001959EF" w14:paraId="0090013E" w14:textId="07B0DFF2">
            <w:pPr>
              <w:rPr>
                <w:rFonts w:ascii="Calibri" w:hAnsi="Calibri" w:eastAsia="Calibri" w:cs="Calibri"/>
                <w:lang w:val="en-GB"/>
              </w:rPr>
            </w:pPr>
            <w:r w:rsidRPr="005D5556">
              <w:rPr>
                <w:rFonts w:ascii="Calibri" w:hAnsi="Calibri" w:eastAsia="Calibri" w:cs="Calibri"/>
                <w:lang w:val="en-GB"/>
              </w:rPr>
              <w:t xml:space="preserve">Each group will have </w:t>
            </w:r>
            <w:r w:rsidRPr="005D5556" w:rsidR="00732856">
              <w:rPr>
                <w:rFonts w:ascii="Calibri" w:hAnsi="Calibri" w:eastAsia="Calibri" w:cs="Calibri"/>
                <w:lang w:val="en-GB"/>
              </w:rPr>
              <w:t>thre</w:t>
            </w:r>
            <w:r w:rsidRPr="005D5556" w:rsidR="00BC4136">
              <w:rPr>
                <w:rFonts w:ascii="Calibri" w:hAnsi="Calibri" w:eastAsia="Calibri" w:cs="Calibri"/>
                <w:lang w:val="en-GB"/>
              </w:rPr>
              <w:t>e</w:t>
            </w:r>
            <w:r w:rsidRPr="005D5556">
              <w:rPr>
                <w:rFonts w:ascii="Calibri" w:hAnsi="Calibri" w:eastAsia="Calibri" w:cs="Calibri"/>
                <w:lang w:val="en-GB"/>
              </w:rPr>
              <w:t>-day training</w:t>
            </w:r>
          </w:p>
          <w:p w:rsidRPr="001826AC" w:rsidR="001959EF" w:rsidP="3913CFE3" w:rsidRDefault="5AC5C946" w14:paraId="013C5330" w14:textId="737B6F9F">
            <w:pPr>
              <w:rPr>
                <w:rFonts w:ascii="Calibri" w:hAnsi="Calibri" w:eastAsia="Calibri" w:cs="Calibri"/>
                <w:lang w:val="en-GB"/>
              </w:rPr>
            </w:pPr>
            <w:r w:rsidRPr="001826AC">
              <w:rPr>
                <w:rFonts w:ascii="Calibri" w:hAnsi="Calibri" w:eastAsia="Calibri" w:cs="Calibri"/>
                <w:lang w:val="en-GB"/>
              </w:rPr>
              <w:t xml:space="preserve"> Group II</w:t>
            </w:r>
            <w:r w:rsidRPr="001826AC" w:rsidR="001959EF">
              <w:br/>
            </w:r>
            <w:r w:rsidRPr="001826AC" w:rsidR="4C5962C9">
              <w:rPr>
                <w:rFonts w:ascii="Calibri" w:hAnsi="Calibri" w:eastAsia="Calibri" w:cs="Calibri"/>
                <w:lang w:val="en-GB"/>
              </w:rPr>
              <w:t>27 trainees (1 per enterprise)</w:t>
            </w:r>
          </w:p>
          <w:p w:rsidRPr="001826AC" w:rsidR="001959EF" w:rsidP="3913CFE3" w:rsidRDefault="001959EF" w14:paraId="5E75F08A" w14:textId="2D8393EA">
            <w:pPr>
              <w:rPr>
                <w:rFonts w:ascii="Calibri" w:hAnsi="Calibri" w:eastAsia="Calibri" w:cs="Calibri"/>
                <w:lang w:val="en-GB"/>
              </w:rPr>
            </w:pPr>
          </w:p>
          <w:p w:rsidRPr="001826AC" w:rsidR="001959EF" w:rsidP="3913CFE3" w:rsidRDefault="4C5962C9" w14:paraId="3C81E4E1" w14:textId="77D3464E">
            <w:pPr>
              <w:rPr>
                <w:rFonts w:ascii="Calibri" w:hAnsi="Calibri" w:eastAsia="Calibri" w:cs="Calibri"/>
                <w:lang w:val="en-GB"/>
              </w:rPr>
            </w:pPr>
            <w:r w:rsidRPr="001826AC">
              <w:rPr>
                <w:rFonts w:ascii="Calibri" w:hAnsi="Calibri" w:eastAsia="Calibri" w:cs="Calibri"/>
                <w:lang w:val="en-GB"/>
              </w:rPr>
              <w:t>Group III</w:t>
            </w:r>
            <w:r w:rsidRPr="001826AC" w:rsidR="001959EF">
              <w:br/>
            </w:r>
            <w:r w:rsidRPr="001826AC" w:rsidR="7AB9892E">
              <w:rPr>
                <w:rFonts w:ascii="Calibri" w:hAnsi="Calibri" w:eastAsia="Calibri" w:cs="Calibri"/>
                <w:lang w:val="en-GB"/>
              </w:rPr>
              <w:t>42 trainees (1 per enterprise)</w:t>
            </w:r>
          </w:p>
          <w:p w:rsidRPr="005D5556" w:rsidR="001959EF" w:rsidP="00DE4984" w:rsidRDefault="7AB9892E" w14:paraId="358C0C2F" w14:textId="06FB11D9">
            <w:pPr>
              <w:rPr>
                <w:rFonts w:ascii="Calibri" w:hAnsi="Calibri" w:eastAsia="Calibri" w:cs="Calibri"/>
                <w:highlight w:val="yellow"/>
                <w:lang w:val="en-GB"/>
              </w:rPr>
            </w:pPr>
            <w:r w:rsidRPr="001826AC">
              <w:rPr>
                <w:rFonts w:ascii="Calibri" w:hAnsi="Calibri" w:eastAsia="Calibri" w:cs="Calibri"/>
                <w:lang w:val="en-GB"/>
              </w:rPr>
              <w:t>+ 10 trainees (1 per enterprise from KIP)</w:t>
            </w:r>
          </w:p>
        </w:tc>
      </w:tr>
      <w:tr w:rsidRPr="005D5556" w:rsidR="001959EF" w:rsidTr="743C092C" w14:paraId="61C9816E" w14:textId="77777777">
        <w:tc>
          <w:tcPr>
            <w:tcW w:w="810" w:type="dxa"/>
            <w:shd w:val="clear" w:color="auto" w:fill="auto"/>
            <w:tcMar/>
          </w:tcPr>
          <w:p w:rsidRPr="005D5556" w:rsidR="000029D8" w:rsidP="00DE4984" w:rsidRDefault="000029D8" w14:paraId="48345CAA" w14:textId="77777777">
            <w:pPr>
              <w:rPr>
                <w:rFonts w:ascii="Calibri" w:hAnsi="Calibri" w:eastAsia="Calibri" w:cs="Calibri"/>
                <w:lang w:val="en-GB"/>
              </w:rPr>
            </w:pPr>
            <w:r w:rsidRPr="005D5556">
              <w:rPr>
                <w:rFonts w:ascii="Calibri" w:hAnsi="Calibri" w:eastAsia="Calibri" w:cs="Calibri"/>
                <w:lang w:val="en-GB"/>
              </w:rPr>
              <w:t>2.</w:t>
            </w:r>
          </w:p>
        </w:tc>
        <w:tc>
          <w:tcPr>
            <w:tcW w:w="1427" w:type="dxa"/>
            <w:shd w:val="clear" w:color="auto" w:fill="auto"/>
            <w:tcMar/>
          </w:tcPr>
          <w:p w:rsidRPr="005D5556" w:rsidR="000029D8" w:rsidP="00DE4984" w:rsidRDefault="000029D8" w14:paraId="1BD3C824" w14:textId="77777777">
            <w:pPr>
              <w:rPr>
                <w:rFonts w:ascii="Calibri" w:hAnsi="Calibri" w:eastAsia="Calibri" w:cs="Calibri"/>
                <w:lang w:val="en-GB"/>
              </w:rPr>
            </w:pPr>
            <w:r w:rsidRPr="005D5556">
              <w:rPr>
                <w:rFonts w:ascii="Calibri" w:hAnsi="Calibri" w:eastAsia="Calibri" w:cs="Calibri"/>
                <w:lang w:val="en-GB"/>
              </w:rPr>
              <w:t>Government Technical College</w:t>
            </w:r>
          </w:p>
        </w:tc>
        <w:tc>
          <w:tcPr>
            <w:tcW w:w="1699" w:type="dxa"/>
            <w:shd w:val="clear" w:color="auto" w:fill="auto"/>
            <w:tcMar/>
          </w:tcPr>
          <w:p w:rsidRPr="005D5556" w:rsidR="000029D8" w:rsidP="00DE4984" w:rsidRDefault="000029D8" w14:paraId="26B1D383" w14:textId="77777777">
            <w:pPr>
              <w:rPr>
                <w:rFonts w:ascii="Calibri" w:hAnsi="Calibri" w:eastAsia="Calibri" w:cs="Calibri"/>
              </w:rPr>
            </w:pPr>
            <w:r w:rsidRPr="005D5556">
              <w:rPr>
                <w:rFonts w:ascii="Calibri" w:hAnsi="Calibri" w:eastAsia="Calibri" w:cs="Calibri"/>
              </w:rPr>
              <w:t>No 1 State Road, Opposite Kano Line, Kano.</w:t>
            </w:r>
          </w:p>
          <w:p w:rsidRPr="005D5556" w:rsidR="000029D8" w:rsidP="00DE4984" w:rsidRDefault="000029D8" w14:paraId="0F0C188B" w14:textId="77777777">
            <w:pPr>
              <w:rPr>
                <w:rFonts w:ascii="Calibri" w:hAnsi="Calibri" w:eastAsia="Calibri" w:cs="Calibri"/>
              </w:rPr>
            </w:pPr>
          </w:p>
          <w:p w:rsidRPr="005D5556" w:rsidR="000029D8" w:rsidP="00DE4984" w:rsidRDefault="000029D8" w14:paraId="5E1638B4" w14:textId="77777777">
            <w:pPr>
              <w:rPr>
                <w:rFonts w:ascii="Calibri" w:hAnsi="Calibri" w:eastAsia="Calibri" w:cs="Calibri"/>
                <w:lang w:val="en-GB"/>
              </w:rPr>
            </w:pPr>
            <w:r w:rsidRPr="005D5556">
              <w:rPr>
                <w:rFonts w:ascii="Calibri" w:hAnsi="Calibri" w:eastAsia="Calibri" w:cs="Calibri"/>
              </w:rPr>
              <w:t>Kano State</w:t>
            </w:r>
          </w:p>
        </w:tc>
        <w:tc>
          <w:tcPr>
            <w:tcW w:w="4110" w:type="dxa"/>
            <w:shd w:val="clear" w:color="auto" w:fill="auto"/>
            <w:tcMar/>
          </w:tcPr>
          <w:p w:rsidRPr="005D5556" w:rsidR="000029D8" w:rsidP="00DE4984" w:rsidRDefault="000029D8" w14:paraId="158A31AD" w14:textId="3F8F6A26">
            <w:pPr>
              <w:rPr>
                <w:rFonts w:ascii="Calibri" w:hAnsi="Calibri" w:eastAsia="Calibri" w:cs="Calibri"/>
                <w:lang w:val="en-GB"/>
              </w:rPr>
            </w:pPr>
            <w:r w:rsidRPr="743C092C" w:rsidR="000029D8">
              <w:rPr>
                <w:rFonts w:ascii="Calibri" w:hAnsi="Calibri" w:eastAsia="Calibri" w:cs="Calibri"/>
                <w:lang w:val="en-GB"/>
              </w:rPr>
              <w:t xml:space="preserve">Recovery Machines for R-22, Recovery tank, Refrigerant recovery cylinders (30lb), Vacuum pump, Brazing set, </w:t>
            </w:r>
            <w:r w:rsidRPr="743C092C" w:rsidR="000029D8">
              <w:rPr>
                <w:rFonts w:ascii="Calibri" w:hAnsi="Calibri" w:eastAsia="Calibri" w:cs="Calibri"/>
                <w:lang w:val="en-GB"/>
              </w:rPr>
              <w:t>Pinch</w:t>
            </w:r>
            <w:r w:rsidRPr="743C092C" w:rsidR="000029D8">
              <w:rPr>
                <w:rFonts w:ascii="Calibri" w:hAnsi="Calibri" w:eastAsia="Calibri" w:cs="Calibri"/>
                <w:lang w:val="en-GB"/>
              </w:rPr>
              <w:t xml:space="preserve"> off tool, </w:t>
            </w:r>
            <w:r w:rsidRPr="743C092C" w:rsidR="000029D8">
              <w:rPr>
                <w:rFonts w:ascii="Calibri" w:hAnsi="Calibri" w:eastAsia="Calibri" w:cs="Calibri"/>
                <w:lang w:val="en-GB"/>
              </w:rPr>
              <w:t>Electronic</w:t>
            </w:r>
            <w:r w:rsidRPr="743C092C" w:rsidR="000029D8">
              <w:rPr>
                <w:rFonts w:ascii="Calibri" w:hAnsi="Calibri" w:eastAsia="Calibri" w:cs="Calibri"/>
                <w:lang w:val="en-GB"/>
              </w:rPr>
              <w:t xml:space="preserve"> refrigerant scale, Normal Leak detector, service manifold, gauges and </w:t>
            </w:r>
            <w:del w:author="KOTLUBEI, Viktoriia" w:date="2025-02-26T14:01:07.609Z" w:id="357187258">
              <w:r w:rsidRPr="743C092C" w:rsidDel="000029D8">
                <w:rPr>
                  <w:rFonts w:ascii="Calibri" w:hAnsi="Calibri" w:eastAsia="Calibri" w:cs="Calibri"/>
                  <w:lang w:val="en-GB"/>
                </w:rPr>
                <w:delText>assesories</w:delText>
              </w:r>
            </w:del>
            <w:ins w:author="KOTLUBEI, Viktoriia" w:date="2025-02-26T14:01:07.61Z" w:id="1668324744">
              <w:r w:rsidRPr="743C092C" w:rsidR="76CEEC94">
                <w:rPr>
                  <w:rFonts w:ascii="Calibri" w:hAnsi="Calibri" w:eastAsia="Calibri" w:cs="Calibri"/>
                  <w:lang w:val="en-GB"/>
                </w:rPr>
                <w:t>a</w:t>
              </w:r>
              <w:r w:rsidRPr="743C092C" w:rsidR="76CEEC94">
                <w:rPr>
                  <w:rFonts w:ascii="Calibri" w:hAnsi="Calibri" w:eastAsia="Calibri" w:cs="Calibri"/>
                  <w:lang w:val="en-GB"/>
                </w:rPr>
                <w:t>ccessories</w:t>
              </w:r>
            </w:ins>
            <w:r w:rsidRPr="743C092C" w:rsidR="000029D8">
              <w:rPr>
                <w:rFonts w:ascii="Calibri" w:hAnsi="Calibri" w:eastAsia="Calibri" w:cs="Calibri"/>
                <w:lang w:val="en-GB"/>
              </w:rPr>
              <w:t>, hoses with valves, Service port coupler, set Core removal tool, Piecing plier including valve, Charging hose and cylinder connections, electronic</w:t>
            </w:r>
          </w:p>
          <w:p w:rsidRPr="005D5556" w:rsidR="000029D8" w:rsidP="00DE4984" w:rsidRDefault="000029D8" w14:paraId="71A07CFB" w14:textId="77777777">
            <w:pPr>
              <w:rPr>
                <w:rFonts w:ascii="Calibri" w:hAnsi="Calibri" w:eastAsia="Calibri" w:cs="Calibri"/>
                <w:lang w:val="en-GB"/>
              </w:rPr>
            </w:pPr>
            <w:r w:rsidRPr="005D5556">
              <w:rPr>
                <w:rFonts w:ascii="Calibri" w:hAnsi="Calibri" w:eastAsia="Calibri" w:cs="Calibri"/>
                <w:lang w:val="en-GB"/>
              </w:rPr>
              <w:t>Multimeter with clamp on amp measurement, General tube cutters, Pinch off plier, Flaring tool, Tube bender, Tube expander, Brazing equipment and tips, Igniter, Consumebles, 1 set, Safety equipment, Safety Glasses, Gloves</w:t>
            </w:r>
          </w:p>
          <w:p w:rsidRPr="005D5556" w:rsidR="000029D8" w:rsidP="00DE4984" w:rsidRDefault="000029D8" w14:paraId="34E79FCC" w14:textId="0A1A1105">
            <w:pPr>
              <w:rPr>
                <w:rFonts w:ascii="Calibri" w:hAnsi="Calibri" w:eastAsia="Calibri" w:cs="Calibri"/>
                <w:lang w:val="en-GB"/>
              </w:rPr>
            </w:pPr>
            <w:r w:rsidRPr="743C092C" w:rsidR="000029D8">
              <w:rPr>
                <w:rFonts w:ascii="Calibri" w:hAnsi="Calibri" w:eastAsia="Calibri" w:cs="Calibri"/>
                <w:lang w:val="en-GB"/>
              </w:rPr>
              <w:t>Hydro Carbon</w:t>
            </w:r>
            <w:r w:rsidRPr="743C092C" w:rsidR="000029D8">
              <w:rPr>
                <w:rFonts w:ascii="Calibri" w:hAnsi="Calibri" w:eastAsia="Calibri" w:cs="Calibri"/>
                <w:lang w:val="en-GB"/>
              </w:rPr>
              <w:t xml:space="preserve"> Service Tools, N2 flushing equipment, HC Leak detector, HC Charging equipment, Venting </w:t>
            </w:r>
            <w:r w:rsidRPr="743C092C" w:rsidR="000029D8">
              <w:rPr>
                <w:rFonts w:ascii="Calibri" w:hAnsi="Calibri" w:eastAsia="Calibri" w:cs="Calibri"/>
                <w:lang w:val="en-GB"/>
              </w:rPr>
              <w:t>hoses</w:t>
            </w:r>
            <w:r w:rsidRPr="743C092C" w:rsidR="000029D8">
              <w:rPr>
                <w:rFonts w:ascii="Calibri" w:hAnsi="Calibri" w:eastAsia="Calibri" w:cs="Calibri"/>
                <w:lang w:val="en-GB"/>
              </w:rPr>
              <w:t xml:space="preserve"> and a</w:t>
            </w:r>
            <w:ins w:author="KOTLUBEI, Viktoriia" w:date="2025-02-26T14:05:47.823Z" w:id="923310953">
              <w:r w:rsidRPr="743C092C" w:rsidR="7FE8970D">
                <w:rPr>
                  <w:rFonts w:ascii="Calibri" w:hAnsi="Calibri" w:eastAsia="Calibri" w:cs="Calibri"/>
                  <w:lang w:val="en-GB"/>
                </w:rPr>
                <w:t>cc</w:t>
              </w:r>
            </w:ins>
            <w:del w:author="KOTLUBEI, Viktoriia" w:date="2025-02-26T14:05:43.689Z" w:id="142123721">
              <w:r w:rsidRPr="743C092C" w:rsidDel="000029D8">
                <w:rPr>
                  <w:rFonts w:ascii="Calibri" w:hAnsi="Calibri" w:eastAsia="Calibri" w:cs="Calibri"/>
                  <w:lang w:val="en-GB"/>
                </w:rPr>
                <w:delText>s</w:delText>
              </w:r>
            </w:del>
            <w:r w:rsidRPr="743C092C" w:rsidR="000029D8">
              <w:rPr>
                <w:rFonts w:ascii="Calibri" w:hAnsi="Calibri" w:eastAsia="Calibri" w:cs="Calibri"/>
                <w:lang w:val="en-GB"/>
              </w:rPr>
              <w:t>es</w:t>
            </w:r>
            <w:del w:author="KOTLUBEI, Viktoriia" w:date="2025-02-26T14:05:46.434Z" w:id="1682775254">
              <w:r w:rsidRPr="743C092C" w:rsidDel="000029D8">
                <w:rPr>
                  <w:rFonts w:ascii="Calibri" w:hAnsi="Calibri" w:eastAsia="Calibri" w:cs="Calibri"/>
                  <w:lang w:val="en-GB"/>
                </w:rPr>
                <w:delText>s</w:delText>
              </w:r>
            </w:del>
            <w:r w:rsidRPr="743C092C" w:rsidR="000029D8">
              <w:rPr>
                <w:rFonts w:ascii="Calibri" w:hAnsi="Calibri" w:eastAsia="Calibri" w:cs="Calibri"/>
                <w:lang w:val="en-GB"/>
              </w:rPr>
              <w:t>ories, Refrigerant Identifier</w:t>
            </w:r>
          </w:p>
          <w:p w:rsidRPr="005D5556" w:rsidR="000029D8" w:rsidP="00DE4984" w:rsidRDefault="000029D8" w14:paraId="34EA1D44" w14:textId="77777777">
            <w:pPr>
              <w:rPr>
                <w:rFonts w:ascii="Calibri" w:hAnsi="Calibri" w:eastAsia="Calibri" w:cs="Calibri"/>
                <w:lang w:val="en-GB"/>
              </w:rPr>
            </w:pPr>
            <w:r w:rsidRPr="005D5556">
              <w:rPr>
                <w:rFonts w:ascii="Calibri" w:hAnsi="Calibri" w:eastAsia="Calibri" w:cs="Calibri"/>
                <w:lang w:val="en-GB"/>
              </w:rPr>
              <w:t>Portable recycling machine, External filter kits, Test rack with instruments.</w:t>
            </w:r>
          </w:p>
        </w:tc>
        <w:tc>
          <w:tcPr>
            <w:tcW w:w="1701" w:type="dxa"/>
            <w:shd w:val="clear" w:color="auto" w:fill="auto"/>
            <w:tcMar/>
          </w:tcPr>
          <w:p w:rsidRPr="005D5556" w:rsidR="005D5556" w:rsidP="001959EF" w:rsidRDefault="005D5556" w14:paraId="44FDBD85" w14:textId="2711E531">
            <w:pPr>
              <w:rPr>
                <w:rFonts w:ascii="Calibri" w:hAnsi="Calibri" w:eastAsia="Calibri" w:cs="Calibri"/>
                <w:lang w:val="en-GB"/>
              </w:rPr>
            </w:pPr>
            <w:r w:rsidRPr="005D5556">
              <w:rPr>
                <w:rFonts w:ascii="Calibri" w:hAnsi="Calibri" w:eastAsia="Calibri" w:cs="Calibri"/>
                <w:lang w:val="en-GB"/>
              </w:rPr>
              <w:t>Three-days training session for:</w:t>
            </w:r>
          </w:p>
          <w:p w:rsidRPr="005D5556" w:rsidR="000029D8" w:rsidP="001826AC" w:rsidRDefault="3DAFADD9" w14:paraId="610EDFB7" w14:textId="2463F7EE">
            <w:pPr>
              <w:spacing w:line="259" w:lineRule="auto"/>
              <w:rPr>
                <w:rFonts w:ascii="Calibri" w:hAnsi="Calibri" w:eastAsia="Calibri" w:cs="Calibri"/>
                <w:lang w:val="fr-FR"/>
              </w:rPr>
            </w:pPr>
            <w:r w:rsidRPr="3913CFE3">
              <w:rPr>
                <w:rFonts w:ascii="Calibri" w:hAnsi="Calibri" w:eastAsia="Calibri" w:cs="Calibri"/>
                <w:lang w:val="fr-FR"/>
              </w:rPr>
              <w:t>G</w:t>
            </w:r>
            <w:r w:rsidRPr="3913CFE3" w:rsidR="0998134A">
              <w:rPr>
                <w:rFonts w:ascii="Calibri" w:hAnsi="Calibri" w:eastAsia="Calibri" w:cs="Calibri"/>
                <w:lang w:val="fr-FR"/>
              </w:rPr>
              <w:t>roup II</w:t>
            </w:r>
            <w:r w:rsidR="000029D8">
              <w:br/>
            </w:r>
            <w:r w:rsidRPr="3913CFE3" w:rsidR="0998134A">
              <w:rPr>
                <w:rFonts w:ascii="Calibri" w:hAnsi="Calibri" w:eastAsia="Calibri" w:cs="Calibri"/>
                <w:lang w:val="fr-FR"/>
              </w:rPr>
              <w:t>22 trainees (1 per enterprise)</w:t>
            </w:r>
          </w:p>
          <w:p w:rsidRPr="005D5556" w:rsidR="000029D8" w:rsidP="3913CFE3" w:rsidRDefault="000029D8" w14:paraId="465ED334" w14:textId="4F2EEFC7">
            <w:pPr>
              <w:spacing w:line="259" w:lineRule="auto"/>
              <w:rPr>
                <w:rFonts w:ascii="Calibri" w:hAnsi="Calibri" w:eastAsia="Calibri" w:cs="Calibri"/>
                <w:lang w:val="fr-FR"/>
              </w:rPr>
            </w:pPr>
          </w:p>
          <w:p w:rsidRPr="005D5556" w:rsidR="000029D8" w:rsidP="3913CFE3" w:rsidRDefault="0998134A" w14:paraId="4D33280E" w14:textId="79F7550A">
            <w:pPr>
              <w:spacing w:line="259" w:lineRule="auto"/>
              <w:rPr>
                <w:rFonts w:ascii="Calibri" w:hAnsi="Calibri" w:eastAsia="Calibri" w:cs="Calibri"/>
                <w:lang w:val="fr-FR"/>
              </w:rPr>
            </w:pPr>
            <w:r w:rsidRPr="3913CFE3">
              <w:rPr>
                <w:rFonts w:ascii="Calibri" w:hAnsi="Calibri" w:eastAsia="Calibri" w:cs="Calibri"/>
                <w:lang w:val="fr-FR"/>
              </w:rPr>
              <w:t>G</w:t>
            </w:r>
            <w:r w:rsidRPr="3913CFE3" w:rsidR="3DAFADD9">
              <w:rPr>
                <w:rFonts w:ascii="Calibri" w:hAnsi="Calibri" w:eastAsia="Calibri" w:cs="Calibri"/>
                <w:lang w:val="fr-FR"/>
              </w:rPr>
              <w:t>roup I</w:t>
            </w:r>
            <w:r w:rsidRPr="3913CFE3" w:rsidR="66125F8A">
              <w:rPr>
                <w:rFonts w:ascii="Calibri" w:hAnsi="Calibri" w:eastAsia="Calibri" w:cs="Calibri"/>
                <w:lang w:val="fr-FR"/>
              </w:rPr>
              <w:t>I</w:t>
            </w:r>
            <w:r w:rsidRPr="3913CFE3" w:rsidR="3DAFADD9">
              <w:rPr>
                <w:rFonts w:ascii="Calibri" w:hAnsi="Calibri" w:eastAsia="Calibri" w:cs="Calibri"/>
                <w:lang w:val="fr-FR"/>
              </w:rPr>
              <w:t>I</w:t>
            </w:r>
            <w:r w:rsidR="000029D8">
              <w:br/>
            </w:r>
            <w:r w:rsidRPr="3913CFE3" w:rsidR="24F8A940">
              <w:rPr>
                <w:rFonts w:ascii="Calibri" w:hAnsi="Calibri" w:eastAsia="Calibri" w:cs="Calibri"/>
                <w:lang w:val="fr-FR"/>
              </w:rPr>
              <w:t>65 trainees (1 per enterprise)</w:t>
            </w:r>
          </w:p>
          <w:p w:rsidR="3913CFE3" w:rsidP="3913CFE3" w:rsidRDefault="3913CFE3" w14:paraId="3E6940C9" w14:textId="6F4C82AC">
            <w:pPr>
              <w:spacing w:line="259" w:lineRule="auto"/>
              <w:rPr>
                <w:rFonts w:ascii="Calibri" w:hAnsi="Calibri" w:eastAsia="Calibri" w:cs="Calibri"/>
                <w:lang w:val="fr-FR"/>
              </w:rPr>
            </w:pPr>
          </w:p>
          <w:p w:rsidRPr="005D5556" w:rsidR="000029D8" w:rsidP="00B502F8" w:rsidRDefault="000029D8" w14:paraId="3E947E99" w14:textId="77777777">
            <w:pPr>
              <w:rPr>
                <w:rFonts w:ascii="Calibri" w:hAnsi="Calibri" w:eastAsia="Calibri" w:cs="Calibri"/>
                <w:highlight w:val="yellow"/>
                <w:lang w:val="en-GB"/>
              </w:rPr>
            </w:pPr>
          </w:p>
        </w:tc>
      </w:tr>
      <w:tr w:rsidRPr="005D5556" w:rsidR="001959EF" w:rsidTr="743C092C" w14:paraId="31CA3DF8" w14:textId="77777777">
        <w:tc>
          <w:tcPr>
            <w:tcW w:w="810" w:type="dxa"/>
            <w:shd w:val="clear" w:color="auto" w:fill="auto"/>
            <w:tcMar/>
          </w:tcPr>
          <w:p w:rsidRPr="005D5556" w:rsidR="000029D8" w:rsidP="00DE4984" w:rsidRDefault="000029D8" w14:paraId="0A774E9A" w14:textId="77777777">
            <w:pPr>
              <w:rPr>
                <w:rFonts w:ascii="Calibri" w:hAnsi="Calibri" w:eastAsia="Calibri" w:cs="Calibri"/>
                <w:lang w:val="en-GB"/>
              </w:rPr>
            </w:pPr>
            <w:r w:rsidRPr="005D5556">
              <w:rPr>
                <w:rFonts w:ascii="Calibri" w:hAnsi="Calibri" w:eastAsia="Calibri" w:cs="Calibri"/>
                <w:lang w:val="en-GB"/>
              </w:rPr>
              <w:t xml:space="preserve">3. </w:t>
            </w:r>
          </w:p>
        </w:tc>
        <w:tc>
          <w:tcPr>
            <w:tcW w:w="1427" w:type="dxa"/>
            <w:shd w:val="clear" w:color="auto" w:fill="auto"/>
            <w:tcMar/>
          </w:tcPr>
          <w:p w:rsidRPr="005D5556" w:rsidR="000029D8" w:rsidP="00DE4984" w:rsidRDefault="000029D8" w14:paraId="1E0F242B" w14:textId="77777777">
            <w:pPr>
              <w:rPr>
                <w:rFonts w:ascii="Calibri" w:hAnsi="Calibri" w:eastAsia="Calibri" w:cs="Calibri"/>
                <w:lang w:val="en-GB"/>
              </w:rPr>
            </w:pPr>
            <w:r w:rsidRPr="005D5556">
              <w:rPr>
                <w:rFonts w:ascii="Calibri" w:hAnsi="Calibri" w:eastAsia="Calibri" w:cs="Calibri"/>
                <w:lang w:val="en-GB"/>
              </w:rPr>
              <w:t>Government Craft Development Center</w:t>
            </w:r>
          </w:p>
        </w:tc>
        <w:tc>
          <w:tcPr>
            <w:tcW w:w="1699" w:type="dxa"/>
            <w:shd w:val="clear" w:color="auto" w:fill="auto"/>
            <w:tcMar/>
          </w:tcPr>
          <w:p w:rsidRPr="005D5556" w:rsidR="000029D8" w:rsidP="00DE4984" w:rsidRDefault="000029D8" w14:paraId="45EB3E44" w14:textId="77777777">
            <w:pPr>
              <w:rPr>
                <w:rFonts w:ascii="Calibri" w:hAnsi="Calibri" w:eastAsia="Calibri" w:cs="Calibri"/>
              </w:rPr>
            </w:pPr>
            <w:r w:rsidRPr="005D5556">
              <w:rPr>
                <w:rFonts w:ascii="Calibri" w:hAnsi="Calibri" w:eastAsia="Calibri" w:cs="Calibri"/>
              </w:rPr>
              <w:t>Aba Road, by Garison Junction, GRA, Port Harcourt,</w:t>
            </w:r>
          </w:p>
          <w:p w:rsidRPr="005D5556" w:rsidR="000029D8" w:rsidP="00DE4984" w:rsidRDefault="000029D8" w14:paraId="6CC09CD4" w14:textId="77777777">
            <w:pPr>
              <w:rPr>
                <w:rFonts w:ascii="Calibri" w:hAnsi="Calibri" w:eastAsia="Calibri" w:cs="Calibri"/>
              </w:rPr>
            </w:pPr>
          </w:p>
          <w:p w:rsidRPr="005D5556" w:rsidR="000029D8" w:rsidP="00DE4984" w:rsidRDefault="000029D8" w14:paraId="344D60F6" w14:textId="77777777">
            <w:pPr>
              <w:rPr>
                <w:rFonts w:ascii="Calibri" w:hAnsi="Calibri" w:eastAsia="Calibri" w:cs="Calibri"/>
                <w:lang w:val="en-GB"/>
              </w:rPr>
            </w:pPr>
            <w:r w:rsidRPr="005D5556">
              <w:rPr>
                <w:rFonts w:ascii="Calibri" w:hAnsi="Calibri" w:eastAsia="Calibri" w:cs="Calibri"/>
              </w:rPr>
              <w:t>Rivers State</w:t>
            </w:r>
          </w:p>
        </w:tc>
        <w:tc>
          <w:tcPr>
            <w:tcW w:w="4110" w:type="dxa"/>
            <w:shd w:val="clear" w:color="auto" w:fill="auto"/>
            <w:tcMar/>
          </w:tcPr>
          <w:p w:rsidRPr="005D5556" w:rsidR="000029D8" w:rsidP="00DE4984" w:rsidRDefault="000029D8" w14:paraId="178D7F3B" w14:textId="0CAAFA09">
            <w:pPr>
              <w:rPr>
                <w:rFonts w:ascii="Calibri" w:hAnsi="Calibri" w:eastAsia="Calibri" w:cs="Calibri"/>
                <w:lang w:val="en-GB"/>
              </w:rPr>
            </w:pPr>
            <w:r w:rsidRPr="743C092C" w:rsidR="000029D8">
              <w:rPr>
                <w:rFonts w:ascii="Calibri" w:hAnsi="Calibri" w:eastAsia="Calibri" w:cs="Calibri"/>
                <w:lang w:val="en-GB"/>
              </w:rPr>
              <w:t xml:space="preserve">Recovery Machines for R-22, Recovery tank, Refrigerant recovery cylinders (30lb), Vacuum pump, Brazing set, </w:t>
            </w:r>
            <w:r w:rsidRPr="743C092C" w:rsidR="000029D8">
              <w:rPr>
                <w:rFonts w:ascii="Calibri" w:hAnsi="Calibri" w:eastAsia="Calibri" w:cs="Calibri"/>
                <w:lang w:val="en-GB"/>
              </w:rPr>
              <w:t>Pinch</w:t>
            </w:r>
            <w:r w:rsidRPr="743C092C" w:rsidR="000029D8">
              <w:rPr>
                <w:rFonts w:ascii="Calibri" w:hAnsi="Calibri" w:eastAsia="Calibri" w:cs="Calibri"/>
                <w:lang w:val="en-GB"/>
              </w:rPr>
              <w:t xml:space="preserve"> off tool, </w:t>
            </w:r>
            <w:r w:rsidRPr="743C092C" w:rsidR="000029D8">
              <w:rPr>
                <w:rFonts w:ascii="Calibri" w:hAnsi="Calibri" w:eastAsia="Calibri" w:cs="Calibri"/>
                <w:lang w:val="en-GB"/>
              </w:rPr>
              <w:t>Electronic</w:t>
            </w:r>
            <w:r w:rsidRPr="743C092C" w:rsidR="000029D8">
              <w:rPr>
                <w:rFonts w:ascii="Calibri" w:hAnsi="Calibri" w:eastAsia="Calibri" w:cs="Calibri"/>
                <w:lang w:val="en-GB"/>
              </w:rPr>
              <w:t xml:space="preserve"> refrigerant scale, Normal Leak detector, service manifold, gauges and a</w:t>
            </w:r>
            <w:ins w:author="KOTLUBEI, Viktoriia" w:date="2025-02-26T14:05:50.952Z" w:id="1864693186">
              <w:r w:rsidRPr="743C092C" w:rsidR="3EA8A100">
                <w:rPr>
                  <w:rFonts w:ascii="Calibri" w:hAnsi="Calibri" w:eastAsia="Calibri" w:cs="Calibri"/>
                  <w:lang w:val="en-GB"/>
                </w:rPr>
                <w:t>c</w:t>
              </w:r>
            </w:ins>
            <w:del w:author="KOTLUBEI, Viktoriia" w:date="2025-02-26T14:05:50.585Z" w:id="1833921038">
              <w:r w:rsidRPr="743C092C" w:rsidDel="000029D8">
                <w:rPr>
                  <w:rFonts w:ascii="Calibri" w:hAnsi="Calibri" w:eastAsia="Calibri" w:cs="Calibri"/>
                  <w:lang w:val="en-GB"/>
                </w:rPr>
                <w:delText>ss</w:delText>
              </w:r>
            </w:del>
            <w:r w:rsidRPr="743C092C" w:rsidR="000029D8">
              <w:rPr>
                <w:rFonts w:ascii="Calibri" w:hAnsi="Calibri" w:eastAsia="Calibri" w:cs="Calibri"/>
                <w:lang w:val="en-GB"/>
              </w:rPr>
              <w:t>e</w:t>
            </w:r>
            <w:ins w:author="KOTLUBEI, Viktoriia" w:date="2025-02-26T14:05:52.588Z" w:id="1042433647">
              <w:r w:rsidRPr="743C092C" w:rsidR="45C8C11F">
                <w:rPr>
                  <w:rFonts w:ascii="Calibri" w:hAnsi="Calibri" w:eastAsia="Calibri" w:cs="Calibri"/>
                  <w:lang w:val="en-GB"/>
                </w:rPr>
                <w:t>s</w:t>
              </w:r>
            </w:ins>
            <w:r w:rsidRPr="743C092C" w:rsidR="000029D8">
              <w:rPr>
                <w:rFonts w:ascii="Calibri" w:hAnsi="Calibri" w:eastAsia="Calibri" w:cs="Calibri"/>
                <w:lang w:val="en-GB"/>
              </w:rPr>
              <w:t>sories, hoses with valves, Service port coupler, set Core removal tool, Piecing plier including valve, Charging hose and cylinder connections, electronic</w:t>
            </w:r>
          </w:p>
          <w:p w:rsidRPr="005D5556" w:rsidR="000029D8" w:rsidP="00DE4984" w:rsidRDefault="000029D8" w14:paraId="2A56C750" w14:textId="7C4249FF">
            <w:pPr>
              <w:rPr>
                <w:rFonts w:ascii="Calibri" w:hAnsi="Calibri" w:eastAsia="Calibri" w:cs="Calibri"/>
                <w:lang w:val="en-GB"/>
              </w:rPr>
            </w:pPr>
            <w:r w:rsidRPr="743C092C" w:rsidR="000029D8">
              <w:rPr>
                <w:rFonts w:ascii="Calibri" w:hAnsi="Calibri" w:eastAsia="Calibri" w:cs="Calibri"/>
                <w:lang w:val="en-GB"/>
              </w:rPr>
              <w:t>Multimeter</w:t>
            </w:r>
            <w:r w:rsidRPr="743C092C" w:rsidR="000029D8">
              <w:rPr>
                <w:rFonts w:ascii="Calibri" w:hAnsi="Calibri" w:eastAsia="Calibri" w:cs="Calibri"/>
                <w:lang w:val="en-GB"/>
              </w:rPr>
              <w:t xml:space="preserve"> with clamp on amp measurement, General tube cutters, </w:t>
            </w:r>
            <w:r w:rsidRPr="743C092C" w:rsidR="000029D8">
              <w:rPr>
                <w:rFonts w:ascii="Calibri" w:hAnsi="Calibri" w:eastAsia="Calibri" w:cs="Calibri"/>
                <w:lang w:val="en-GB"/>
              </w:rPr>
              <w:t>Pinch</w:t>
            </w:r>
            <w:r w:rsidRPr="743C092C" w:rsidR="000029D8">
              <w:rPr>
                <w:rFonts w:ascii="Calibri" w:hAnsi="Calibri" w:eastAsia="Calibri" w:cs="Calibri"/>
                <w:lang w:val="en-GB"/>
              </w:rPr>
              <w:t xml:space="preserve"> off plier, Flaring tool, Tube bender, Tube expander, Brazing equipment and tips, Igniter, </w:t>
            </w:r>
            <w:del w:author="KOTLUBEI, Viktoriia" w:date="2025-02-26T14:05:57.924Z" w:id="1967275571">
              <w:r w:rsidRPr="743C092C" w:rsidDel="000029D8">
                <w:rPr>
                  <w:rFonts w:ascii="Calibri" w:hAnsi="Calibri" w:eastAsia="Calibri" w:cs="Calibri"/>
                  <w:lang w:val="en-GB"/>
                </w:rPr>
                <w:delText>Consumebles</w:delText>
              </w:r>
            </w:del>
            <w:ins w:author="KOTLUBEI, Viktoriia" w:date="2025-02-26T14:05:57.924Z" w:id="205076263">
              <w:r w:rsidRPr="743C092C" w:rsidR="163E72E9">
                <w:rPr>
                  <w:rFonts w:ascii="Calibri" w:hAnsi="Calibri" w:eastAsia="Calibri" w:cs="Calibri"/>
                  <w:lang w:val="en-GB"/>
                </w:rPr>
                <w:t>Consumables</w:t>
              </w:r>
            </w:ins>
            <w:r w:rsidRPr="743C092C" w:rsidR="000029D8">
              <w:rPr>
                <w:rFonts w:ascii="Calibri" w:hAnsi="Calibri" w:eastAsia="Calibri" w:cs="Calibri"/>
                <w:lang w:val="en-GB"/>
              </w:rPr>
              <w:t>, 1 set, Safety equipment, Safety Glasses, Gloves</w:t>
            </w:r>
          </w:p>
          <w:p w:rsidRPr="005D5556" w:rsidR="000029D8" w:rsidP="00DE4984" w:rsidRDefault="000029D8" w14:paraId="5E290979" w14:textId="4B95EC89">
            <w:pPr>
              <w:rPr>
                <w:rFonts w:ascii="Calibri" w:hAnsi="Calibri" w:eastAsia="Calibri" w:cs="Calibri"/>
                <w:lang w:val="en-GB"/>
              </w:rPr>
            </w:pPr>
            <w:r w:rsidRPr="743C092C" w:rsidR="000029D8">
              <w:rPr>
                <w:rFonts w:ascii="Calibri" w:hAnsi="Calibri" w:eastAsia="Calibri" w:cs="Calibri"/>
                <w:lang w:val="en-GB"/>
              </w:rPr>
              <w:t>Hydro</w:t>
            </w:r>
            <w:ins w:author="KOTLUBEI, Viktoriia" w:date="2025-02-26T14:06:01.565Z" w:id="555127071">
              <w:r w:rsidRPr="743C092C" w:rsidR="1E078508">
                <w:rPr>
                  <w:rFonts w:ascii="Calibri" w:hAnsi="Calibri" w:eastAsia="Calibri" w:cs="Calibri"/>
                  <w:lang w:val="en-GB"/>
                </w:rPr>
                <w:t>c</w:t>
              </w:r>
            </w:ins>
            <w:del w:author="KOTLUBEI, Viktoriia" w:date="2025-02-26T14:06:00.622Z" w:id="759274944">
              <w:r w:rsidRPr="743C092C" w:rsidDel="000029D8">
                <w:rPr>
                  <w:rFonts w:ascii="Calibri" w:hAnsi="Calibri" w:eastAsia="Calibri" w:cs="Calibri"/>
                  <w:lang w:val="en-GB"/>
                </w:rPr>
                <w:delText xml:space="preserve"> C</w:delText>
              </w:r>
            </w:del>
            <w:r w:rsidRPr="743C092C" w:rsidR="000029D8">
              <w:rPr>
                <w:rFonts w:ascii="Calibri" w:hAnsi="Calibri" w:eastAsia="Calibri" w:cs="Calibri"/>
                <w:lang w:val="en-GB"/>
              </w:rPr>
              <w:t xml:space="preserve">arbon Service Tools, N2 flushing equipment, HC Leak detector, HC Charging equipment, Venting </w:t>
            </w:r>
            <w:r w:rsidRPr="743C092C" w:rsidR="000029D8">
              <w:rPr>
                <w:rFonts w:ascii="Calibri" w:hAnsi="Calibri" w:eastAsia="Calibri" w:cs="Calibri"/>
                <w:lang w:val="en-GB"/>
              </w:rPr>
              <w:t>hoses</w:t>
            </w:r>
            <w:r w:rsidRPr="743C092C" w:rsidR="000029D8">
              <w:rPr>
                <w:rFonts w:ascii="Calibri" w:hAnsi="Calibri" w:eastAsia="Calibri" w:cs="Calibri"/>
                <w:lang w:val="en-GB"/>
              </w:rPr>
              <w:t xml:space="preserve"> and a</w:t>
            </w:r>
            <w:ins w:author="KOTLUBEI, Viktoriia" w:date="2025-02-26T14:06:08.648Z" w:id="1624064159">
              <w:r w:rsidRPr="743C092C" w:rsidR="62777D72">
                <w:rPr>
                  <w:rFonts w:ascii="Calibri" w:hAnsi="Calibri" w:eastAsia="Calibri" w:cs="Calibri"/>
                  <w:lang w:val="en-GB"/>
                </w:rPr>
                <w:t>cc</w:t>
              </w:r>
            </w:ins>
            <w:del w:author="KOTLUBEI, Viktoriia" w:date="2025-02-26T14:06:05.29Z" w:id="1667296114">
              <w:r w:rsidRPr="743C092C" w:rsidDel="000029D8">
                <w:rPr>
                  <w:rFonts w:ascii="Calibri" w:hAnsi="Calibri" w:eastAsia="Calibri" w:cs="Calibri"/>
                  <w:lang w:val="en-GB"/>
                </w:rPr>
                <w:delText>s</w:delText>
              </w:r>
            </w:del>
            <w:r w:rsidRPr="743C092C" w:rsidR="000029D8">
              <w:rPr>
                <w:rFonts w:ascii="Calibri" w:hAnsi="Calibri" w:eastAsia="Calibri" w:cs="Calibri"/>
                <w:lang w:val="en-GB"/>
              </w:rPr>
              <w:t>es</w:t>
            </w:r>
            <w:del w:author="KOTLUBEI, Viktoriia" w:date="2025-02-26T14:06:07.065Z" w:id="2064046605">
              <w:r w:rsidRPr="743C092C" w:rsidDel="000029D8">
                <w:rPr>
                  <w:rFonts w:ascii="Calibri" w:hAnsi="Calibri" w:eastAsia="Calibri" w:cs="Calibri"/>
                  <w:lang w:val="en-GB"/>
                </w:rPr>
                <w:delText>s</w:delText>
              </w:r>
            </w:del>
            <w:r w:rsidRPr="743C092C" w:rsidR="000029D8">
              <w:rPr>
                <w:rFonts w:ascii="Calibri" w:hAnsi="Calibri" w:eastAsia="Calibri" w:cs="Calibri"/>
                <w:lang w:val="en-GB"/>
              </w:rPr>
              <w:t>ories, Refrigerant Identifier</w:t>
            </w:r>
          </w:p>
          <w:p w:rsidRPr="005D5556" w:rsidR="000029D8" w:rsidP="00DE4984" w:rsidRDefault="000029D8" w14:paraId="675D56BF" w14:textId="77777777">
            <w:pPr>
              <w:rPr>
                <w:rFonts w:ascii="Calibri" w:hAnsi="Calibri" w:eastAsia="Calibri" w:cs="Calibri"/>
                <w:lang w:val="en-GB"/>
              </w:rPr>
            </w:pPr>
            <w:r w:rsidRPr="005D5556">
              <w:rPr>
                <w:rFonts w:ascii="Calibri" w:hAnsi="Calibri" w:eastAsia="Calibri" w:cs="Calibri"/>
                <w:lang w:val="en-GB"/>
              </w:rPr>
              <w:t>Portable recycling machine, External filter kits, Test rack with instruments.</w:t>
            </w:r>
          </w:p>
        </w:tc>
        <w:tc>
          <w:tcPr>
            <w:tcW w:w="1701" w:type="dxa"/>
            <w:shd w:val="clear" w:color="auto" w:fill="auto"/>
            <w:tcMar/>
          </w:tcPr>
          <w:p w:rsidRPr="005D5556" w:rsidR="001959EF" w:rsidP="00DE4984" w:rsidRDefault="00B502F8" w14:paraId="416BCDD3" w14:textId="60208D9C">
            <w:pPr>
              <w:rPr>
                <w:rFonts w:ascii="Calibri" w:hAnsi="Calibri" w:eastAsia="Calibri" w:cs="Calibri"/>
                <w:lang w:val="en-GB"/>
              </w:rPr>
            </w:pPr>
            <w:r w:rsidRPr="3913CFE3">
              <w:rPr>
                <w:rFonts w:ascii="Calibri" w:hAnsi="Calibri" w:eastAsia="Calibri" w:cs="Calibri"/>
                <w:lang w:val="en-GB"/>
              </w:rPr>
              <w:t>T</w:t>
            </w:r>
            <w:r w:rsidRPr="3913CFE3" w:rsidR="12E0C3E1">
              <w:rPr>
                <w:rFonts w:ascii="Calibri" w:hAnsi="Calibri" w:eastAsia="Calibri" w:cs="Calibri"/>
                <w:lang w:val="en-GB"/>
              </w:rPr>
              <w:t>hree</w:t>
            </w:r>
            <w:r w:rsidRPr="3913CFE3" w:rsidR="001959EF">
              <w:rPr>
                <w:rFonts w:ascii="Calibri" w:hAnsi="Calibri" w:eastAsia="Calibri" w:cs="Calibri"/>
                <w:lang w:val="en-GB"/>
              </w:rPr>
              <w:t>-day</w:t>
            </w:r>
            <w:r w:rsidRPr="3913CFE3" w:rsidR="005D5556">
              <w:rPr>
                <w:rFonts w:ascii="Calibri" w:hAnsi="Calibri" w:eastAsia="Calibri" w:cs="Calibri"/>
                <w:lang w:val="en-GB"/>
              </w:rPr>
              <w:t>s</w:t>
            </w:r>
            <w:r w:rsidRPr="3913CFE3" w:rsidR="001959EF">
              <w:rPr>
                <w:rFonts w:ascii="Calibri" w:hAnsi="Calibri" w:eastAsia="Calibri" w:cs="Calibri"/>
                <w:lang w:val="en-GB"/>
              </w:rPr>
              <w:t xml:space="preserve"> training session for one group</w:t>
            </w:r>
          </w:p>
          <w:p w:rsidR="3913CFE3" w:rsidP="3913CFE3" w:rsidRDefault="3913CFE3" w14:paraId="03F61C5C" w14:textId="21983900">
            <w:pPr>
              <w:rPr>
                <w:rFonts w:ascii="Calibri" w:hAnsi="Calibri" w:eastAsia="Calibri" w:cs="Calibri"/>
                <w:lang w:val="en-GB"/>
              </w:rPr>
            </w:pPr>
          </w:p>
          <w:p w:rsidRPr="005D5556" w:rsidR="001959EF" w:rsidP="3913CFE3" w:rsidRDefault="0740C34B" w14:paraId="2C7BB8FA" w14:textId="49DE3A91">
            <w:pPr>
              <w:rPr>
                <w:rFonts w:ascii="Calibri" w:hAnsi="Calibri" w:eastAsia="Calibri" w:cs="Calibri"/>
                <w:lang w:val="en-GB"/>
              </w:rPr>
            </w:pPr>
            <w:r w:rsidRPr="3913CFE3">
              <w:rPr>
                <w:rFonts w:ascii="Calibri" w:hAnsi="Calibri" w:eastAsia="Calibri" w:cs="Calibri"/>
                <w:lang w:val="en-GB"/>
              </w:rPr>
              <w:t>Group II</w:t>
            </w:r>
            <w:r w:rsidR="001959EF">
              <w:br/>
            </w:r>
            <w:r w:rsidRPr="3913CFE3" w:rsidR="0DB9954A">
              <w:rPr>
                <w:rFonts w:ascii="Calibri" w:hAnsi="Calibri" w:eastAsia="Calibri" w:cs="Calibri"/>
                <w:lang w:val="en-GB"/>
              </w:rPr>
              <w:t>4 trainees (1 per enterprise)</w:t>
            </w:r>
          </w:p>
          <w:p w:rsidRPr="005D5556" w:rsidR="001959EF" w:rsidP="3913CFE3" w:rsidRDefault="001959EF" w14:paraId="6CAFA5C6" w14:textId="1872A864">
            <w:pPr>
              <w:rPr>
                <w:rFonts w:ascii="Calibri" w:hAnsi="Calibri" w:eastAsia="Calibri" w:cs="Calibri"/>
                <w:lang w:val="en-GB"/>
              </w:rPr>
            </w:pPr>
          </w:p>
          <w:p w:rsidRPr="005D5556" w:rsidR="001959EF" w:rsidP="00DE4984" w:rsidRDefault="0DB9954A" w14:paraId="7950F4BF" w14:textId="074D18BD">
            <w:pPr>
              <w:rPr>
                <w:rFonts w:ascii="Calibri" w:hAnsi="Calibri" w:eastAsia="Calibri" w:cs="Calibri"/>
                <w:lang w:val="en-GB"/>
              </w:rPr>
            </w:pPr>
            <w:r w:rsidRPr="3913CFE3">
              <w:rPr>
                <w:rFonts w:ascii="Calibri" w:hAnsi="Calibri" w:eastAsia="Calibri" w:cs="Calibri"/>
                <w:lang w:val="en-GB"/>
              </w:rPr>
              <w:t>Group III</w:t>
            </w:r>
            <w:r w:rsidR="001959EF">
              <w:br/>
            </w:r>
            <w:r w:rsidRPr="3913CFE3" w:rsidR="77B9DBD9">
              <w:rPr>
                <w:rFonts w:ascii="Calibri" w:hAnsi="Calibri" w:eastAsia="Calibri" w:cs="Calibri"/>
                <w:lang w:val="en-GB"/>
              </w:rPr>
              <w:t>18 trainees (1 per enterprise)</w:t>
            </w:r>
          </w:p>
        </w:tc>
      </w:tr>
    </w:tbl>
    <w:p w:rsidRPr="005D5556" w:rsidR="00782317" w:rsidP="005D5556" w:rsidRDefault="00782317" w14:paraId="0C8E5B8E" w14:textId="77777777">
      <w:pPr>
        <w:tabs>
          <w:tab w:val="left" w:pos="720"/>
        </w:tabs>
        <w:jc w:val="both"/>
        <w:rPr>
          <w:rFonts w:ascii="Calibri" w:hAnsi="Calibri" w:cs="Calibri"/>
          <w:sz w:val="22"/>
          <w:szCs w:val="22"/>
        </w:rPr>
      </w:pPr>
    </w:p>
    <w:p w:rsidRPr="005D5556" w:rsidR="00782317" w:rsidP="005D5556" w:rsidRDefault="000029D8" w14:paraId="0181CD8C" w14:textId="5E1DEB35">
      <w:pPr>
        <w:tabs>
          <w:tab w:val="left" w:pos="720"/>
        </w:tabs>
        <w:jc w:val="both"/>
        <w:rPr>
          <w:rFonts w:ascii="Calibri" w:hAnsi="Calibri" w:cs="Calibri"/>
          <w:sz w:val="22"/>
          <w:szCs w:val="22"/>
        </w:rPr>
      </w:pPr>
      <w:r w:rsidRPr="743C092C" w:rsidR="000029D8">
        <w:rPr>
          <w:rFonts w:ascii="Calibri" w:hAnsi="Calibri" w:cs="Calibri"/>
          <w:sz w:val="22"/>
          <w:szCs w:val="22"/>
        </w:rPr>
        <w:t>The 53 Group 2 enterprises</w:t>
      </w:r>
      <w:ins w:author="KARLOVCEC, Barbara" w:date="2025-02-26T14:28:00Z" w:id="943961768">
        <w:r w:rsidRPr="743C092C" w:rsidR="006D0565">
          <w:rPr>
            <w:rFonts w:ascii="Calibri" w:hAnsi="Calibri" w:cs="Calibri"/>
            <w:sz w:val="22"/>
            <w:szCs w:val="22"/>
          </w:rPr>
          <w:t xml:space="preserve">, as well as the 115 Group </w:t>
        </w:r>
        <w:r w:rsidRPr="743C092C" w:rsidR="006D0565">
          <w:rPr>
            <w:rFonts w:ascii="Calibri" w:hAnsi="Calibri" w:cs="Calibri"/>
            <w:sz w:val="22"/>
            <w:szCs w:val="22"/>
          </w:rPr>
          <w:t>3 and 10 KIP</w:t>
        </w:r>
        <w:r w:rsidRPr="743C092C" w:rsidR="006D0565">
          <w:rPr>
            <w:rFonts w:ascii="Calibri" w:hAnsi="Calibri" w:cs="Calibri"/>
            <w:sz w:val="22"/>
            <w:szCs w:val="22"/>
          </w:rPr>
          <w:t xml:space="preserve"> </w:t>
        </w:r>
        <w:r w:rsidRPr="743C092C" w:rsidR="006D0565">
          <w:rPr>
            <w:rFonts w:ascii="Calibri" w:hAnsi="Calibri" w:cs="Calibri"/>
            <w:sz w:val="22"/>
            <w:szCs w:val="22"/>
          </w:rPr>
          <w:t xml:space="preserve">companies, </w:t>
        </w:r>
      </w:ins>
      <w:del w:author="KOTLUBEI, Viktoriia" w:date="2025-02-26T14:06:13.984Z" w:id="888183058">
        <w:r w:rsidRPr="743C092C" w:rsidDel="000029D8">
          <w:rPr>
            <w:rFonts w:ascii="Calibri" w:hAnsi="Calibri" w:cs="Calibri"/>
            <w:sz w:val="22"/>
            <w:szCs w:val="22"/>
          </w:rPr>
          <w:delText xml:space="preserve"> </w:delText>
        </w:r>
      </w:del>
      <w:r w:rsidRPr="743C092C" w:rsidR="000029D8">
        <w:rPr>
          <w:rFonts w:ascii="Calibri" w:hAnsi="Calibri" w:cs="Calibri"/>
          <w:sz w:val="22"/>
          <w:szCs w:val="22"/>
        </w:rPr>
        <w:t>will</w:t>
      </w:r>
      <w:r w:rsidRPr="743C092C" w:rsidR="000029D8">
        <w:rPr>
          <w:rFonts w:ascii="Calibri" w:hAnsi="Calibri" w:cs="Calibri"/>
          <w:sz w:val="22"/>
          <w:szCs w:val="22"/>
        </w:rPr>
        <w:t xml:space="preserve"> be divided across the three locations according to the geographical locations and their nearness to any of the designated training </w:t>
      </w:r>
      <w:r w:rsidRPr="743C092C" w:rsidR="000029D8">
        <w:rPr>
          <w:rFonts w:ascii="Calibri" w:hAnsi="Calibri" w:cs="Calibri"/>
          <w:sz w:val="22"/>
          <w:szCs w:val="22"/>
        </w:rPr>
        <w:t>centres</w:t>
      </w:r>
      <w:r w:rsidRPr="743C092C" w:rsidR="000029D8">
        <w:rPr>
          <w:rFonts w:ascii="Calibri" w:hAnsi="Calibri" w:cs="Calibri"/>
          <w:sz w:val="22"/>
          <w:szCs w:val="22"/>
        </w:rPr>
        <w:t>.</w:t>
      </w:r>
      <w:ins w:author="KARLOVCEC, Barbara" w:date="2025-02-26T14:29:00Z" w:id="1369619369">
        <w:r w:rsidRPr="743C092C" w:rsidR="00945248">
          <w:rPr>
            <w:rFonts w:ascii="Calibri" w:hAnsi="Calibri" w:cs="Calibri"/>
            <w:sz w:val="22"/>
            <w:szCs w:val="22"/>
          </w:rPr>
          <w:t xml:space="preserve"> </w:t>
        </w:r>
        <w:r w:rsidRPr="743C092C" w:rsidR="00CE235E">
          <w:rPr>
            <w:rFonts w:ascii="Calibri" w:hAnsi="Calibri" w:cs="Calibri"/>
            <w:sz w:val="22"/>
            <w:szCs w:val="22"/>
          </w:rPr>
          <w:t>The t</w:t>
        </w:r>
      </w:ins>
      <w:ins w:author="KARLOVCEC, Barbara" w:date="2025-02-26T14:30:00Z" w:id="302227909">
        <w:r w:rsidRPr="743C092C" w:rsidR="00CE235E">
          <w:rPr>
            <w:rFonts w:ascii="Calibri" w:hAnsi="Calibri" w:cs="Calibri"/>
            <w:sz w:val="22"/>
            <w:szCs w:val="22"/>
          </w:rPr>
          <w:t xml:space="preserve">able below </w:t>
        </w:r>
        <w:r w:rsidRPr="743C092C" w:rsidR="00CE235E">
          <w:rPr>
            <w:rFonts w:ascii="Calibri" w:hAnsi="Calibri" w:cs="Calibri"/>
            <w:sz w:val="22"/>
            <w:szCs w:val="22"/>
          </w:rPr>
          <w:t>indicates</w:t>
        </w:r>
        <w:r w:rsidRPr="743C092C" w:rsidR="00CE235E">
          <w:rPr>
            <w:rFonts w:ascii="Calibri" w:hAnsi="Calibri" w:cs="Calibri"/>
            <w:sz w:val="22"/>
            <w:szCs w:val="22"/>
          </w:rPr>
          <w:t xml:space="preserve"> the number of companies (one trainee per company) per training center and which region geopolitical zone they are from.</w:t>
        </w:r>
      </w:ins>
    </w:p>
    <w:p w:rsidRPr="005D5556" w:rsidR="00782317" w:rsidP="00782317" w:rsidRDefault="00782317" w14:paraId="6BB73352" w14:textId="77777777">
      <w:pPr>
        <w:spacing w:after="160" w:line="278" w:lineRule="auto"/>
        <w:contextualSpacing/>
        <w:rPr>
          <w:rFonts w:ascii="Calibri" w:hAnsi="Calibri" w:cs="Calibri"/>
          <w:sz w:val="22"/>
          <w:szCs w:val="22"/>
          <w:lang w:val="en-GB"/>
        </w:rPr>
      </w:pPr>
    </w:p>
    <w:p w:rsidR="000D2AC1" w:rsidP="002B517A" w:rsidRDefault="000D2AC1" w14:paraId="2304417B" w14:textId="730DD549">
      <w:pPr>
        <w:spacing w:after="160" w:line="278" w:lineRule="auto"/>
        <w:contextualSpacing/>
        <w:rPr>
          <w:ins w:author="KARLOVCEC, Barbara" w:date="2025-02-26T14:19:00Z" w16du:dateUtc="2025-02-26T13:19:00Z" w:id="2606"/>
          <w:rFonts w:ascii="Calibri" w:hAnsi="Calibri" w:cs="Calibri"/>
          <w:sz w:val="22"/>
          <w:szCs w:val="22"/>
          <w:lang w:val="en-GB"/>
        </w:rPr>
      </w:pPr>
      <w:ins w:author="KARLOVCEC, Barbara" w:date="2025-02-26T14:19:00Z" w16du:dateUtc="2025-02-26T13:19:00Z" w:id="2607">
        <w:r>
          <w:rPr>
            <w:rFonts w:ascii="Calibri" w:hAnsi="Calibri" w:cs="Calibri"/>
            <w:sz w:val="22"/>
            <w:szCs w:val="22"/>
            <w:lang w:val="en-GB"/>
          </w:rPr>
          <w:t xml:space="preserve">GII </w:t>
        </w:r>
      </w:ins>
      <w:del w:author="KARLOVCEC, Barbara" w:date="2025-02-26T14:19:00Z" w16du:dateUtc="2025-02-26T13:19:00Z" w:id="2608">
        <w:r w:rsidRPr="005D5556" w:rsidDel="000D2AC1" w:rsidR="00587977">
          <w:rPr>
            <w:rFonts w:ascii="Calibri" w:hAnsi="Calibri" w:cs="Calibri"/>
            <w:sz w:val="22"/>
            <w:szCs w:val="22"/>
            <w:lang w:val="en-GB"/>
          </w:rPr>
          <w:delText>E</w:delText>
        </w:r>
      </w:del>
      <w:del w:author="KARLOVCEC, Barbara" w:date="2025-02-26T14:27:00Z" w16du:dateUtc="2025-02-26T13:27:00Z" w:id="2609">
        <w:r w:rsidRPr="005D5556" w:rsidDel="006D0565" w:rsidR="00587977">
          <w:rPr>
            <w:rFonts w:ascii="Calibri" w:hAnsi="Calibri" w:cs="Calibri"/>
            <w:sz w:val="22"/>
            <w:szCs w:val="22"/>
            <w:lang w:val="en-GB"/>
          </w:rPr>
          <w:delText>nterprises for training at Kano designated centre</w:delText>
        </w:r>
      </w:del>
    </w:p>
    <w:tbl>
      <w:tblPr>
        <w:tblStyle w:val="TableGrid"/>
        <w:tblW w:w="9805" w:type="dxa"/>
        <w:tblLook w:val="04A0" w:firstRow="1" w:lastRow="0" w:firstColumn="1" w:lastColumn="0" w:noHBand="0" w:noVBand="1"/>
        <w:tblPrChange w:author="KARLOVCEC, Barbara" w:date="2025-02-26T14:27:00Z" w16du:dateUtc="2025-02-26T13:27:00Z" w:id="2610">
          <w:tblPr>
            <w:tblStyle w:val="TableGrid"/>
            <w:tblW w:w="0" w:type="auto"/>
            <w:tblLook w:val="04A0" w:firstRow="1" w:lastRow="0" w:firstColumn="1" w:lastColumn="0" w:noHBand="0" w:noVBand="1"/>
          </w:tblPr>
        </w:tblPrChange>
      </w:tblPr>
      <w:tblGrid>
        <w:gridCol w:w="2306"/>
        <w:gridCol w:w="2029"/>
        <w:gridCol w:w="3130"/>
        <w:gridCol w:w="2340"/>
        <w:tblGridChange w:id="2611">
          <w:tblGrid>
            <w:gridCol w:w="2306"/>
            <w:gridCol w:w="700"/>
            <w:gridCol w:w="1329"/>
            <w:gridCol w:w="1677"/>
            <w:gridCol w:w="1453"/>
            <w:gridCol w:w="1553"/>
            <w:gridCol w:w="1"/>
            <w:gridCol w:w="786"/>
            <w:gridCol w:w="2220"/>
          </w:tblGrid>
        </w:tblGridChange>
      </w:tblGrid>
      <w:tr w:rsidR="00123D8A" w:rsidTr="006D0565" w14:paraId="7A189B21" w14:textId="77777777">
        <w:trPr>
          <w:ins w:author="KARLOVCEC, Barbara" w:date="2025-02-26T14:19:00Z" w:id="2612"/>
        </w:trPr>
        <w:tc>
          <w:tcPr>
            <w:tcW w:w="2306" w:type="dxa"/>
            <w:tcPrChange w:author="KARLOVCEC, Barbara" w:date="2025-02-26T14:27:00Z" w16du:dateUtc="2025-02-26T13:27:00Z" w:id="2613">
              <w:tcPr>
                <w:tcW w:w="3006" w:type="dxa"/>
                <w:gridSpan w:val="2"/>
              </w:tcPr>
            </w:tcPrChange>
          </w:tcPr>
          <w:p w:rsidRPr="00CE235E" w:rsidR="00123D8A" w:rsidP="00123D8A" w:rsidRDefault="00123D8A" w14:paraId="336BC691" w14:textId="1998826C">
            <w:pPr>
              <w:spacing w:after="160" w:line="278" w:lineRule="auto"/>
              <w:contextualSpacing/>
              <w:rPr>
                <w:ins w:author="KARLOVCEC, Barbara" w:date="2025-02-26T14:19:00Z" w16du:dateUtc="2025-02-26T13:19:00Z" w:id="2614"/>
                <w:rFonts w:ascii="Calibri" w:hAnsi="Calibri" w:cs="Calibri"/>
                <w:b/>
                <w:bCs/>
                <w:sz w:val="22"/>
                <w:szCs w:val="22"/>
                <w:lang w:val="en-GB"/>
                <w:rPrChange w:author="KARLOVCEC, Barbara" w:date="2025-02-26T14:30:00Z" w16du:dateUtc="2025-02-26T13:30:00Z" w:id="2615">
                  <w:rPr>
                    <w:ins w:author="KARLOVCEC, Barbara" w:date="2025-02-26T14:19:00Z" w16du:dateUtc="2025-02-26T13:19:00Z" w:id="2616"/>
                    <w:rFonts w:ascii="Calibri" w:hAnsi="Calibri" w:cs="Calibri"/>
                    <w:sz w:val="22"/>
                    <w:szCs w:val="22"/>
                    <w:lang w:val="en-GB"/>
                  </w:rPr>
                </w:rPrChange>
              </w:rPr>
            </w:pPr>
            <w:ins w:author="KARLOVCEC, Barbara" w:date="2025-02-26T14:20:00Z" w16du:dateUtc="2025-02-26T13:20:00Z" w:id="2617">
              <w:r w:rsidRPr="00CE235E">
                <w:rPr>
                  <w:rFonts w:ascii="Calibri" w:hAnsi="Calibri" w:cs="Calibri"/>
                  <w:b/>
                  <w:bCs/>
                  <w:sz w:val="22"/>
                  <w:szCs w:val="22"/>
                  <w:lang w:val="en-GB"/>
                  <w:rPrChange w:author="KARLOVCEC, Barbara" w:date="2025-02-26T14:30:00Z" w16du:dateUtc="2025-02-26T13:30:00Z" w:id="2618">
                    <w:rPr>
                      <w:rFonts w:ascii="Calibri" w:hAnsi="Calibri" w:cs="Calibri"/>
                      <w:sz w:val="22"/>
                      <w:szCs w:val="22"/>
                      <w:lang w:val="en-GB"/>
                    </w:rPr>
                  </w:rPrChange>
                </w:rPr>
                <w:t>Training Centre</w:t>
              </w:r>
            </w:ins>
          </w:p>
        </w:tc>
        <w:tc>
          <w:tcPr>
            <w:tcW w:w="2029" w:type="dxa"/>
            <w:tcPrChange w:author="KARLOVCEC, Barbara" w:date="2025-02-26T14:27:00Z" w16du:dateUtc="2025-02-26T13:27:00Z" w:id="2619">
              <w:tcPr>
                <w:tcW w:w="3006" w:type="dxa"/>
                <w:gridSpan w:val="2"/>
              </w:tcPr>
            </w:tcPrChange>
          </w:tcPr>
          <w:p w:rsidRPr="00CE235E" w:rsidR="00123D8A" w:rsidP="00123D8A" w:rsidRDefault="00123D8A" w14:paraId="5B27403B" w14:textId="7CD83D04">
            <w:pPr>
              <w:spacing w:after="160" w:line="278" w:lineRule="auto"/>
              <w:contextualSpacing/>
              <w:rPr>
                <w:ins w:author="KARLOVCEC, Barbara" w:date="2025-02-26T14:21:00Z" w16du:dateUtc="2025-02-26T13:21:00Z" w:id="2620"/>
                <w:rFonts w:ascii="Calibri" w:hAnsi="Calibri" w:cs="Calibri"/>
                <w:b/>
                <w:bCs/>
                <w:sz w:val="22"/>
                <w:szCs w:val="22"/>
                <w:lang w:val="en-GB"/>
                <w:rPrChange w:author="KARLOVCEC, Barbara" w:date="2025-02-26T14:31:00Z" w16du:dateUtc="2025-02-26T13:31:00Z" w:id="2621">
                  <w:rPr>
                    <w:ins w:author="KARLOVCEC, Barbara" w:date="2025-02-26T14:21:00Z" w16du:dateUtc="2025-02-26T13:21:00Z" w:id="2622"/>
                    <w:rFonts w:ascii="Calibri" w:hAnsi="Calibri" w:cs="Calibri"/>
                    <w:sz w:val="22"/>
                    <w:szCs w:val="22"/>
                    <w:lang w:val="en-GB"/>
                  </w:rPr>
                </w:rPrChange>
              </w:rPr>
            </w:pPr>
            <w:ins w:author="KARLOVCEC, Barbara" w:date="2025-02-26T14:21:00Z" w16du:dateUtc="2025-02-26T13:21:00Z" w:id="2623">
              <w:r w:rsidRPr="00CE235E">
                <w:rPr>
                  <w:rFonts w:ascii="Calibri" w:hAnsi="Calibri" w:cs="Calibri"/>
                  <w:b/>
                  <w:bCs/>
                  <w:sz w:val="22"/>
                  <w:szCs w:val="22"/>
                  <w:lang w:val="en-GB"/>
                  <w:rPrChange w:author="KARLOVCEC, Barbara" w:date="2025-02-26T14:31:00Z" w16du:dateUtc="2025-02-26T13:31:00Z" w:id="2624">
                    <w:rPr>
                      <w:rFonts w:ascii="Calibri" w:hAnsi="Calibri" w:cs="Calibri"/>
                      <w:sz w:val="22"/>
                      <w:szCs w:val="22"/>
                      <w:lang w:val="en-GB"/>
                    </w:rPr>
                  </w:rPrChange>
                </w:rPr>
                <w:t>Amount</w:t>
              </w:r>
            </w:ins>
          </w:p>
        </w:tc>
        <w:tc>
          <w:tcPr>
            <w:tcW w:w="3130" w:type="dxa"/>
            <w:tcPrChange w:author="KARLOVCEC, Barbara" w:date="2025-02-26T14:27:00Z" w16du:dateUtc="2025-02-26T13:27:00Z" w:id="2625">
              <w:tcPr>
                <w:tcW w:w="3006" w:type="dxa"/>
                <w:gridSpan w:val="2"/>
              </w:tcPr>
            </w:tcPrChange>
          </w:tcPr>
          <w:p w:rsidRPr="00CE235E" w:rsidR="00123D8A" w:rsidP="00123D8A" w:rsidRDefault="00123D8A" w14:paraId="48AD7720" w14:textId="4D4BAA5B">
            <w:pPr>
              <w:spacing w:after="160" w:line="278" w:lineRule="auto"/>
              <w:contextualSpacing/>
              <w:rPr>
                <w:ins w:author="KARLOVCEC, Barbara" w:date="2025-02-26T14:19:00Z" w16du:dateUtc="2025-02-26T13:19:00Z" w:id="2626"/>
                <w:rFonts w:ascii="Calibri" w:hAnsi="Calibri" w:cs="Calibri"/>
                <w:b/>
                <w:bCs/>
                <w:sz w:val="22"/>
                <w:szCs w:val="22"/>
                <w:lang w:val="en-GB"/>
                <w:rPrChange w:author="KARLOVCEC, Barbara" w:date="2025-02-26T14:31:00Z" w16du:dateUtc="2025-02-26T13:31:00Z" w:id="2627">
                  <w:rPr>
                    <w:ins w:author="KARLOVCEC, Barbara" w:date="2025-02-26T14:19:00Z" w16du:dateUtc="2025-02-26T13:19:00Z" w:id="2628"/>
                    <w:rFonts w:ascii="Calibri" w:hAnsi="Calibri" w:cs="Calibri"/>
                    <w:sz w:val="22"/>
                    <w:szCs w:val="22"/>
                    <w:lang w:val="en-GB"/>
                  </w:rPr>
                </w:rPrChange>
              </w:rPr>
            </w:pPr>
            <w:ins w:author="KARLOVCEC, Barbara" w:date="2025-02-26T14:20:00Z" w16du:dateUtc="2025-02-26T13:20:00Z" w:id="2629">
              <w:r w:rsidRPr="00CE235E">
                <w:rPr>
                  <w:rFonts w:ascii="Calibri" w:hAnsi="Calibri" w:cs="Calibri"/>
                  <w:b/>
                  <w:bCs/>
                  <w:sz w:val="22"/>
                  <w:szCs w:val="22"/>
                  <w:lang w:val="en-GB"/>
                  <w:rPrChange w:author="KARLOVCEC, Barbara" w:date="2025-02-26T14:31:00Z" w16du:dateUtc="2025-02-26T13:31:00Z" w:id="2630">
                    <w:rPr>
                      <w:rFonts w:ascii="Calibri" w:hAnsi="Calibri" w:cs="Calibri"/>
                      <w:sz w:val="22"/>
                      <w:szCs w:val="22"/>
                      <w:lang w:val="en-GB"/>
                    </w:rPr>
                  </w:rPrChange>
                </w:rPr>
                <w:t>Compan</w:t>
              </w:r>
            </w:ins>
            <w:ins w:author="KARLOVCEC, Barbara" w:date="2025-02-26T14:24:00Z" w16du:dateUtc="2025-02-26T13:24:00Z" w:id="2631">
              <w:r w:rsidRPr="00CE235E" w:rsidR="00594CC6">
                <w:rPr>
                  <w:rFonts w:ascii="Calibri" w:hAnsi="Calibri" w:cs="Calibri"/>
                  <w:b/>
                  <w:bCs/>
                  <w:sz w:val="22"/>
                  <w:szCs w:val="22"/>
                  <w:lang w:val="en-GB"/>
                  <w:rPrChange w:author="KARLOVCEC, Barbara" w:date="2025-02-26T14:31:00Z" w16du:dateUtc="2025-02-26T13:31:00Z" w:id="2632">
                    <w:rPr>
                      <w:rFonts w:ascii="Calibri" w:hAnsi="Calibri" w:cs="Calibri"/>
                      <w:sz w:val="22"/>
                      <w:szCs w:val="22"/>
                      <w:lang w:val="en-GB"/>
                    </w:rPr>
                  </w:rPrChange>
                </w:rPr>
                <w:t>ies</w:t>
              </w:r>
            </w:ins>
            <w:ins w:author="KARLOVCEC, Barbara" w:date="2025-02-26T14:20:00Z" w16du:dateUtc="2025-02-26T13:20:00Z" w:id="2633">
              <w:r w:rsidRPr="00CE235E">
                <w:rPr>
                  <w:rFonts w:ascii="Calibri" w:hAnsi="Calibri" w:cs="Calibri"/>
                  <w:b/>
                  <w:bCs/>
                  <w:sz w:val="22"/>
                  <w:szCs w:val="22"/>
                  <w:lang w:val="en-GB"/>
                  <w:rPrChange w:author="KARLOVCEC, Barbara" w:date="2025-02-26T14:31:00Z" w16du:dateUtc="2025-02-26T13:31:00Z" w:id="2634">
                    <w:rPr>
                      <w:rFonts w:ascii="Calibri" w:hAnsi="Calibri" w:cs="Calibri"/>
                      <w:sz w:val="22"/>
                      <w:szCs w:val="22"/>
                      <w:lang w:val="en-GB"/>
                    </w:rPr>
                  </w:rPrChange>
                </w:rPr>
                <w:t xml:space="preserve"> Geopolitical Zone</w:t>
              </w:r>
            </w:ins>
            <w:ins w:author="KARLOVCEC, Barbara" w:date="2025-02-26T14:24:00Z" w16du:dateUtc="2025-02-26T13:24:00Z" w:id="2635">
              <w:r w:rsidRPr="00CE235E" w:rsidR="00594CC6">
                <w:rPr>
                  <w:rFonts w:ascii="Calibri" w:hAnsi="Calibri" w:cs="Calibri"/>
                  <w:b/>
                  <w:bCs/>
                  <w:sz w:val="22"/>
                  <w:szCs w:val="22"/>
                  <w:lang w:val="en-GB"/>
                  <w:rPrChange w:author="KARLOVCEC, Barbara" w:date="2025-02-26T14:31:00Z" w16du:dateUtc="2025-02-26T13:31:00Z" w:id="2636">
                    <w:rPr>
                      <w:rFonts w:ascii="Calibri" w:hAnsi="Calibri" w:cs="Calibri"/>
                      <w:sz w:val="22"/>
                      <w:szCs w:val="22"/>
                      <w:lang w:val="en-GB"/>
                    </w:rPr>
                  </w:rPrChange>
                </w:rPr>
                <w:t>s</w:t>
              </w:r>
            </w:ins>
          </w:p>
        </w:tc>
        <w:tc>
          <w:tcPr>
            <w:tcW w:w="2340" w:type="dxa"/>
            <w:tcPrChange w:author="KARLOVCEC, Barbara" w:date="2025-02-26T14:27:00Z" w16du:dateUtc="2025-02-26T13:27:00Z" w:id="2637">
              <w:tcPr>
                <w:tcW w:w="3007" w:type="dxa"/>
                <w:gridSpan w:val="3"/>
              </w:tcPr>
            </w:tcPrChange>
          </w:tcPr>
          <w:p w:rsidRPr="00CE235E" w:rsidR="00123D8A" w:rsidP="00123D8A" w:rsidRDefault="00CE235E" w14:paraId="41BFE748" w14:textId="34EC135B">
            <w:pPr>
              <w:spacing w:after="160" w:line="278" w:lineRule="auto"/>
              <w:contextualSpacing/>
              <w:rPr>
                <w:ins w:author="KARLOVCEC, Barbara" w:date="2025-02-26T14:19:00Z" w16du:dateUtc="2025-02-26T13:19:00Z" w:id="2638"/>
                <w:rFonts w:ascii="Calibri" w:hAnsi="Calibri" w:cs="Calibri"/>
                <w:b/>
                <w:bCs/>
                <w:sz w:val="22"/>
                <w:szCs w:val="22"/>
                <w:lang w:val="en-GB"/>
                <w:rPrChange w:author="KARLOVCEC, Barbara" w:date="2025-02-26T14:31:00Z" w16du:dateUtc="2025-02-26T13:31:00Z" w:id="2639">
                  <w:rPr>
                    <w:ins w:author="KARLOVCEC, Barbara" w:date="2025-02-26T14:19:00Z" w16du:dateUtc="2025-02-26T13:19:00Z" w:id="2640"/>
                    <w:rFonts w:ascii="Calibri" w:hAnsi="Calibri" w:cs="Calibri"/>
                    <w:sz w:val="22"/>
                    <w:szCs w:val="22"/>
                    <w:lang w:val="en-GB"/>
                  </w:rPr>
                </w:rPrChange>
              </w:rPr>
            </w:pPr>
            <w:ins w:author="KARLOVCEC, Barbara" w:date="2025-02-26T14:30:00Z" w16du:dateUtc="2025-02-26T13:30:00Z" w:id="2641">
              <w:r w:rsidRPr="00CE235E">
                <w:rPr>
                  <w:rFonts w:ascii="Calibri" w:hAnsi="Calibri" w:cs="Calibri"/>
                  <w:b/>
                  <w:bCs/>
                  <w:sz w:val="22"/>
                  <w:szCs w:val="22"/>
                  <w:lang w:val="en-GB"/>
                  <w:rPrChange w:author="KARLOVCEC, Barbara" w:date="2025-02-26T14:31:00Z" w16du:dateUtc="2025-02-26T13:31:00Z" w:id="2642">
                    <w:rPr>
                      <w:rFonts w:ascii="Calibri" w:hAnsi="Calibri" w:cs="Calibri"/>
                      <w:sz w:val="22"/>
                      <w:szCs w:val="22"/>
                      <w:lang w:val="en-GB"/>
                    </w:rPr>
                  </w:rPrChange>
                </w:rPr>
                <w:t>Group</w:t>
              </w:r>
            </w:ins>
          </w:p>
        </w:tc>
      </w:tr>
      <w:tr w:rsidR="00290405" w:rsidTr="006D0565" w14:paraId="2911EFA9" w14:textId="77777777">
        <w:trPr>
          <w:ins w:author="KARLOVCEC, Barbara" w:date="2025-02-26T14:19:00Z" w:id="2643"/>
          <w:trPrChange w:author="KARLOVCEC, Barbara" w:date="2025-02-26T14:27:00Z" w16du:dateUtc="2025-02-26T13:27:00Z" w:id="2644">
            <w:trPr>
              <w:gridAfter w:val="0"/>
            </w:trPr>
          </w:trPrChange>
        </w:trPr>
        <w:tc>
          <w:tcPr>
            <w:tcW w:w="2306" w:type="dxa"/>
            <w:tcPrChange w:author="KARLOVCEC, Barbara" w:date="2025-02-26T14:27:00Z" w16du:dateUtc="2025-02-26T13:27:00Z" w:id="2645">
              <w:tcPr>
                <w:tcW w:w="2306" w:type="dxa"/>
              </w:tcPr>
            </w:tcPrChange>
          </w:tcPr>
          <w:p w:rsidRPr="00CE235E" w:rsidR="00290405" w:rsidP="00123D8A" w:rsidRDefault="00290405" w14:paraId="1D04495C" w14:textId="4A9C93C8">
            <w:pPr>
              <w:spacing w:after="160" w:line="278" w:lineRule="auto"/>
              <w:contextualSpacing/>
              <w:rPr>
                <w:ins w:author="KARLOVCEC, Barbara" w:date="2025-02-26T14:19:00Z" w16du:dateUtc="2025-02-26T13:19:00Z" w:id="2646"/>
                <w:rFonts w:ascii="Calibri" w:hAnsi="Calibri" w:cs="Calibri"/>
                <w:b/>
                <w:bCs/>
                <w:sz w:val="22"/>
                <w:szCs w:val="22"/>
                <w:lang w:val="en-GB"/>
                <w:rPrChange w:author="KARLOVCEC, Barbara" w:date="2025-02-26T14:30:00Z" w16du:dateUtc="2025-02-26T13:30:00Z" w:id="2647">
                  <w:rPr>
                    <w:ins w:author="KARLOVCEC, Barbara" w:date="2025-02-26T14:19:00Z" w16du:dateUtc="2025-02-26T13:19:00Z" w:id="2648"/>
                    <w:rFonts w:ascii="Calibri" w:hAnsi="Calibri" w:cs="Calibri"/>
                    <w:sz w:val="22"/>
                    <w:szCs w:val="22"/>
                    <w:lang w:val="en-GB"/>
                  </w:rPr>
                </w:rPrChange>
              </w:rPr>
            </w:pPr>
            <w:ins w:author="KARLOVCEC, Barbara" w:date="2025-02-26T14:20:00Z" w16du:dateUtc="2025-02-26T13:20:00Z" w:id="2649">
              <w:r w:rsidRPr="00CE235E">
                <w:rPr>
                  <w:rFonts w:ascii="Calibri" w:hAnsi="Calibri" w:cs="Calibri"/>
                  <w:b/>
                  <w:bCs/>
                  <w:sz w:val="22"/>
                  <w:szCs w:val="22"/>
                  <w:lang w:val="en-GB"/>
                  <w:rPrChange w:author="KARLOVCEC, Barbara" w:date="2025-02-26T14:30:00Z" w16du:dateUtc="2025-02-26T13:30:00Z" w:id="2650">
                    <w:rPr>
                      <w:rFonts w:ascii="Calibri" w:hAnsi="Calibri" w:cs="Calibri"/>
                      <w:sz w:val="22"/>
                      <w:szCs w:val="22"/>
                      <w:lang w:val="en-GB"/>
                    </w:rPr>
                  </w:rPrChange>
                </w:rPr>
                <w:t>Kano</w:t>
              </w:r>
            </w:ins>
          </w:p>
        </w:tc>
        <w:tc>
          <w:tcPr>
            <w:tcW w:w="2029" w:type="dxa"/>
            <w:tcPrChange w:author="KARLOVCEC, Barbara" w:date="2025-02-26T14:27:00Z" w16du:dateUtc="2025-02-26T13:27:00Z" w:id="2651">
              <w:tcPr>
                <w:tcW w:w="2029" w:type="dxa"/>
                <w:gridSpan w:val="2"/>
              </w:tcPr>
            </w:tcPrChange>
          </w:tcPr>
          <w:p w:rsidR="00290405" w:rsidP="00123D8A" w:rsidRDefault="00290405" w14:paraId="7C269871" w14:textId="0EA9ACA1">
            <w:pPr>
              <w:spacing w:after="160" w:line="278" w:lineRule="auto"/>
              <w:contextualSpacing/>
              <w:rPr>
                <w:ins w:author="KARLOVCEC, Barbara" w:date="2025-02-26T14:21:00Z" w16du:dateUtc="2025-02-26T13:21:00Z" w:id="2652"/>
                <w:rFonts w:ascii="Calibri" w:hAnsi="Calibri" w:cs="Calibri"/>
                <w:sz w:val="22"/>
                <w:szCs w:val="22"/>
                <w:lang w:val="en-GB"/>
              </w:rPr>
            </w:pPr>
            <w:ins w:author="KARLOVCEC, Barbara" w:date="2025-02-26T14:21:00Z" w16du:dateUtc="2025-02-26T13:21:00Z" w:id="2653">
              <w:r>
                <w:rPr>
                  <w:rFonts w:ascii="Calibri" w:hAnsi="Calibri" w:cs="Calibri"/>
                  <w:sz w:val="22"/>
                  <w:szCs w:val="22"/>
                  <w:lang w:val="en-GB"/>
                </w:rPr>
                <w:t>13</w:t>
              </w:r>
            </w:ins>
          </w:p>
        </w:tc>
        <w:tc>
          <w:tcPr>
            <w:tcW w:w="3130" w:type="dxa"/>
            <w:tcPrChange w:author="KARLOVCEC, Barbara" w:date="2025-02-26T14:27:00Z" w16du:dateUtc="2025-02-26T13:27:00Z" w:id="2654">
              <w:tcPr>
                <w:tcW w:w="3130" w:type="dxa"/>
                <w:gridSpan w:val="2"/>
              </w:tcPr>
            </w:tcPrChange>
          </w:tcPr>
          <w:p w:rsidR="00290405" w:rsidP="00123D8A" w:rsidRDefault="00290405" w14:paraId="487F1860" w14:textId="37BA2B94">
            <w:pPr>
              <w:spacing w:after="160" w:line="278" w:lineRule="auto"/>
              <w:contextualSpacing/>
              <w:rPr>
                <w:ins w:author="KARLOVCEC, Barbara" w:date="2025-02-26T14:19:00Z" w16du:dateUtc="2025-02-26T13:19:00Z" w:id="2655"/>
                <w:rFonts w:ascii="Calibri" w:hAnsi="Calibri" w:cs="Calibri"/>
                <w:sz w:val="22"/>
                <w:szCs w:val="22"/>
                <w:lang w:val="en-GB"/>
              </w:rPr>
            </w:pPr>
            <w:ins w:author="KARLOVCEC, Barbara" w:date="2025-02-26T14:20:00Z" w16du:dateUtc="2025-02-26T13:20:00Z" w:id="2656">
              <w:r>
                <w:rPr>
                  <w:rFonts w:ascii="Calibri" w:hAnsi="Calibri" w:cs="Calibri"/>
                  <w:sz w:val="22"/>
                  <w:szCs w:val="22"/>
                  <w:lang w:val="en-GB"/>
                </w:rPr>
                <w:t>North Central</w:t>
              </w:r>
            </w:ins>
          </w:p>
        </w:tc>
        <w:tc>
          <w:tcPr>
            <w:tcW w:w="2340" w:type="dxa"/>
            <w:vMerge w:val="restart"/>
            <w:tcPrChange w:author="KARLOVCEC, Barbara" w:date="2025-02-26T14:27:00Z" w16du:dateUtc="2025-02-26T13:27:00Z" w:id="2657">
              <w:tcPr>
                <w:tcW w:w="1554" w:type="dxa"/>
                <w:gridSpan w:val="2"/>
                <w:vMerge w:val="restart"/>
              </w:tcPr>
            </w:tcPrChange>
          </w:tcPr>
          <w:p w:rsidR="00290405" w:rsidP="00123D8A" w:rsidRDefault="00290405" w14:paraId="2F7BB5B4" w14:textId="77777777">
            <w:pPr>
              <w:spacing w:after="160" w:line="278" w:lineRule="auto"/>
              <w:contextualSpacing/>
              <w:rPr>
                <w:ins w:author="KARLOVCEC, Barbara" w:date="2025-02-26T14:26:00Z" w16du:dateUtc="2025-02-26T13:26:00Z" w:id="2658"/>
                <w:rFonts w:ascii="Calibri" w:hAnsi="Calibri" w:cs="Calibri"/>
                <w:sz w:val="22"/>
                <w:szCs w:val="22"/>
                <w:lang w:val="en-GB"/>
              </w:rPr>
            </w:pPr>
            <w:ins w:author="KARLOVCEC, Barbara" w:date="2025-02-26T14:26:00Z" w16du:dateUtc="2025-02-26T13:26:00Z" w:id="2659">
              <w:r>
                <w:rPr>
                  <w:rFonts w:ascii="Calibri" w:hAnsi="Calibri" w:cs="Calibri"/>
                  <w:sz w:val="22"/>
                  <w:szCs w:val="22"/>
                  <w:lang w:val="en-GB"/>
                </w:rPr>
                <w:t>Group II</w:t>
              </w:r>
            </w:ins>
          </w:p>
          <w:p w:rsidR="006D0565" w:rsidP="00123D8A" w:rsidRDefault="006D0565" w14:paraId="4ED6FF6E" w14:textId="1A918617">
            <w:pPr>
              <w:spacing w:after="160" w:line="278" w:lineRule="auto"/>
              <w:contextualSpacing/>
              <w:rPr>
                <w:ins w:author="KARLOVCEC, Barbara" w:date="2025-02-26T14:19:00Z" w16du:dateUtc="2025-02-26T13:19:00Z" w:id="2660"/>
                <w:rFonts w:ascii="Calibri" w:hAnsi="Calibri" w:cs="Calibri"/>
                <w:sz w:val="22"/>
                <w:szCs w:val="22"/>
                <w:lang w:val="en-GB"/>
              </w:rPr>
            </w:pPr>
            <w:ins w:author="KARLOVCEC, Barbara" w:date="2025-02-26T14:26:00Z" w16du:dateUtc="2025-02-26T13:26:00Z" w:id="2661">
              <w:r>
                <w:rPr>
                  <w:rFonts w:ascii="Calibri" w:hAnsi="Calibri" w:cs="Calibri"/>
                  <w:sz w:val="22"/>
                  <w:szCs w:val="22"/>
                  <w:lang w:val="en-GB"/>
                </w:rPr>
                <w:t>53 companies</w:t>
              </w:r>
            </w:ins>
          </w:p>
        </w:tc>
      </w:tr>
      <w:tr w:rsidR="00290405" w:rsidTr="006D0565" w14:paraId="72944631" w14:textId="77777777">
        <w:trPr>
          <w:ins w:author="KARLOVCEC, Barbara" w:date="2025-02-26T14:19:00Z" w:id="2662"/>
          <w:trPrChange w:author="KARLOVCEC, Barbara" w:date="2025-02-26T14:27:00Z" w16du:dateUtc="2025-02-26T13:27:00Z" w:id="2663">
            <w:trPr>
              <w:gridAfter w:val="0"/>
            </w:trPr>
          </w:trPrChange>
        </w:trPr>
        <w:tc>
          <w:tcPr>
            <w:tcW w:w="2306" w:type="dxa"/>
            <w:tcPrChange w:author="KARLOVCEC, Barbara" w:date="2025-02-26T14:27:00Z" w16du:dateUtc="2025-02-26T13:27:00Z" w:id="2664">
              <w:tcPr>
                <w:tcW w:w="2306" w:type="dxa"/>
              </w:tcPr>
            </w:tcPrChange>
          </w:tcPr>
          <w:p w:rsidRPr="00CE235E" w:rsidR="00290405" w:rsidP="00123D8A" w:rsidRDefault="00290405" w14:paraId="3023F1EC" w14:textId="77777777">
            <w:pPr>
              <w:spacing w:after="160" w:line="278" w:lineRule="auto"/>
              <w:contextualSpacing/>
              <w:rPr>
                <w:ins w:author="KARLOVCEC, Barbara" w:date="2025-02-26T14:19:00Z" w16du:dateUtc="2025-02-26T13:19:00Z" w:id="2665"/>
                <w:rFonts w:ascii="Calibri" w:hAnsi="Calibri" w:cs="Calibri"/>
                <w:b/>
                <w:bCs/>
                <w:sz w:val="22"/>
                <w:szCs w:val="22"/>
                <w:lang w:val="en-GB"/>
                <w:rPrChange w:author="KARLOVCEC, Barbara" w:date="2025-02-26T14:30:00Z" w16du:dateUtc="2025-02-26T13:30:00Z" w:id="2666">
                  <w:rPr>
                    <w:ins w:author="KARLOVCEC, Barbara" w:date="2025-02-26T14:19:00Z" w16du:dateUtc="2025-02-26T13:19:00Z" w:id="2667"/>
                    <w:rFonts w:ascii="Calibri" w:hAnsi="Calibri" w:cs="Calibri"/>
                    <w:sz w:val="22"/>
                    <w:szCs w:val="22"/>
                    <w:lang w:val="en-GB"/>
                  </w:rPr>
                </w:rPrChange>
              </w:rPr>
            </w:pPr>
          </w:p>
        </w:tc>
        <w:tc>
          <w:tcPr>
            <w:tcW w:w="2029" w:type="dxa"/>
            <w:tcPrChange w:author="KARLOVCEC, Barbara" w:date="2025-02-26T14:27:00Z" w16du:dateUtc="2025-02-26T13:27:00Z" w:id="2668">
              <w:tcPr>
                <w:tcW w:w="2029" w:type="dxa"/>
                <w:gridSpan w:val="2"/>
              </w:tcPr>
            </w:tcPrChange>
          </w:tcPr>
          <w:p w:rsidR="00290405" w:rsidP="00123D8A" w:rsidRDefault="00290405" w14:paraId="3B54F943" w14:textId="1E505ECD">
            <w:pPr>
              <w:spacing w:after="160" w:line="278" w:lineRule="auto"/>
              <w:contextualSpacing/>
              <w:rPr>
                <w:ins w:author="KARLOVCEC, Barbara" w:date="2025-02-26T14:21:00Z" w16du:dateUtc="2025-02-26T13:21:00Z" w:id="2669"/>
                <w:rFonts w:ascii="Calibri" w:hAnsi="Calibri" w:cs="Calibri"/>
                <w:sz w:val="22"/>
                <w:szCs w:val="22"/>
                <w:lang w:val="en-GB"/>
              </w:rPr>
            </w:pPr>
            <w:ins w:author="KARLOVCEC, Barbara" w:date="2025-02-26T14:21:00Z" w16du:dateUtc="2025-02-26T13:21:00Z" w:id="2670">
              <w:r>
                <w:rPr>
                  <w:rFonts w:ascii="Calibri" w:hAnsi="Calibri" w:cs="Calibri"/>
                  <w:sz w:val="22"/>
                  <w:szCs w:val="22"/>
                  <w:lang w:val="en-GB"/>
                </w:rPr>
                <w:t>9</w:t>
              </w:r>
            </w:ins>
          </w:p>
        </w:tc>
        <w:tc>
          <w:tcPr>
            <w:tcW w:w="3130" w:type="dxa"/>
            <w:tcPrChange w:author="KARLOVCEC, Barbara" w:date="2025-02-26T14:27:00Z" w16du:dateUtc="2025-02-26T13:27:00Z" w:id="2671">
              <w:tcPr>
                <w:tcW w:w="3130" w:type="dxa"/>
                <w:gridSpan w:val="2"/>
              </w:tcPr>
            </w:tcPrChange>
          </w:tcPr>
          <w:p w:rsidR="00290405" w:rsidP="00123D8A" w:rsidRDefault="00290405" w14:paraId="6E04C82B" w14:textId="1B843E41">
            <w:pPr>
              <w:spacing w:after="160" w:line="278" w:lineRule="auto"/>
              <w:contextualSpacing/>
              <w:rPr>
                <w:ins w:author="KARLOVCEC, Barbara" w:date="2025-02-26T14:19:00Z" w16du:dateUtc="2025-02-26T13:19:00Z" w:id="2672"/>
                <w:rFonts w:ascii="Calibri" w:hAnsi="Calibri" w:cs="Calibri"/>
                <w:sz w:val="22"/>
                <w:szCs w:val="22"/>
                <w:lang w:val="en-GB"/>
              </w:rPr>
            </w:pPr>
            <w:ins w:author="KARLOVCEC, Barbara" w:date="2025-02-26T14:20:00Z" w16du:dateUtc="2025-02-26T13:20:00Z" w:id="2673">
              <w:r>
                <w:rPr>
                  <w:rFonts w:ascii="Calibri" w:hAnsi="Calibri" w:cs="Calibri"/>
                  <w:sz w:val="22"/>
                  <w:szCs w:val="22"/>
                  <w:lang w:val="en-GB"/>
                </w:rPr>
                <w:t>North West</w:t>
              </w:r>
            </w:ins>
          </w:p>
        </w:tc>
        <w:tc>
          <w:tcPr>
            <w:tcW w:w="2340" w:type="dxa"/>
            <w:vMerge/>
            <w:tcPrChange w:author="KARLOVCEC, Barbara" w:date="2025-02-26T14:27:00Z" w16du:dateUtc="2025-02-26T13:27:00Z" w:id="2674">
              <w:tcPr>
                <w:tcW w:w="1554" w:type="dxa"/>
                <w:gridSpan w:val="2"/>
                <w:vMerge/>
              </w:tcPr>
            </w:tcPrChange>
          </w:tcPr>
          <w:p w:rsidR="00290405" w:rsidP="00123D8A" w:rsidRDefault="00290405" w14:paraId="488006DE" w14:textId="4926DD02">
            <w:pPr>
              <w:spacing w:after="160" w:line="278" w:lineRule="auto"/>
              <w:contextualSpacing/>
              <w:rPr>
                <w:ins w:author="KARLOVCEC, Barbara" w:date="2025-02-26T14:19:00Z" w16du:dateUtc="2025-02-26T13:19:00Z" w:id="2675"/>
                <w:rFonts w:ascii="Calibri" w:hAnsi="Calibri" w:cs="Calibri"/>
                <w:sz w:val="22"/>
                <w:szCs w:val="22"/>
                <w:lang w:val="en-GB"/>
              </w:rPr>
            </w:pPr>
          </w:p>
        </w:tc>
      </w:tr>
      <w:tr w:rsidR="00290405" w:rsidTr="006D0565" w14:paraId="0C13348A" w14:textId="77777777">
        <w:trPr>
          <w:ins w:author="KARLOVCEC, Barbara" w:date="2025-02-26T14:19:00Z" w:id="2676"/>
          <w:trPrChange w:author="KARLOVCEC, Barbara" w:date="2025-02-26T14:27:00Z" w16du:dateUtc="2025-02-26T13:27:00Z" w:id="2677">
            <w:trPr>
              <w:gridAfter w:val="0"/>
            </w:trPr>
          </w:trPrChange>
        </w:trPr>
        <w:tc>
          <w:tcPr>
            <w:tcW w:w="2306" w:type="dxa"/>
            <w:tcPrChange w:author="KARLOVCEC, Barbara" w:date="2025-02-26T14:27:00Z" w16du:dateUtc="2025-02-26T13:27:00Z" w:id="2678">
              <w:tcPr>
                <w:tcW w:w="2306" w:type="dxa"/>
              </w:tcPr>
            </w:tcPrChange>
          </w:tcPr>
          <w:p w:rsidRPr="00CE235E" w:rsidR="00290405" w:rsidP="00123D8A" w:rsidRDefault="00290405" w14:paraId="3D55B3F2" w14:textId="1639C9CD">
            <w:pPr>
              <w:spacing w:after="160" w:line="278" w:lineRule="auto"/>
              <w:contextualSpacing/>
              <w:rPr>
                <w:ins w:author="KARLOVCEC, Barbara" w:date="2025-02-26T14:19:00Z" w16du:dateUtc="2025-02-26T13:19:00Z" w:id="2679"/>
                <w:rFonts w:ascii="Calibri" w:hAnsi="Calibri" w:cs="Calibri"/>
                <w:b/>
                <w:bCs/>
                <w:sz w:val="22"/>
                <w:szCs w:val="22"/>
                <w:lang w:val="en-GB"/>
                <w:rPrChange w:author="KARLOVCEC, Barbara" w:date="2025-02-26T14:30:00Z" w16du:dateUtc="2025-02-26T13:30:00Z" w:id="2680">
                  <w:rPr>
                    <w:ins w:author="KARLOVCEC, Barbara" w:date="2025-02-26T14:19:00Z" w16du:dateUtc="2025-02-26T13:19:00Z" w:id="2681"/>
                    <w:rFonts w:ascii="Calibri" w:hAnsi="Calibri" w:cs="Calibri"/>
                    <w:sz w:val="22"/>
                    <w:szCs w:val="22"/>
                    <w:lang w:val="en-GB"/>
                  </w:rPr>
                </w:rPrChange>
              </w:rPr>
            </w:pPr>
            <w:ins w:author="KARLOVCEC, Barbara" w:date="2025-02-26T14:20:00Z" w16du:dateUtc="2025-02-26T13:20:00Z" w:id="2682">
              <w:r w:rsidRPr="00CE235E">
                <w:rPr>
                  <w:rFonts w:ascii="Calibri" w:hAnsi="Calibri" w:cs="Calibri"/>
                  <w:b/>
                  <w:bCs/>
                  <w:sz w:val="22"/>
                  <w:szCs w:val="22"/>
                  <w:lang w:val="en-GB"/>
                  <w:rPrChange w:author="KARLOVCEC, Barbara" w:date="2025-02-26T14:30:00Z" w16du:dateUtc="2025-02-26T13:30:00Z" w:id="2683">
                    <w:rPr>
                      <w:rFonts w:ascii="Calibri" w:hAnsi="Calibri" w:cs="Calibri"/>
                      <w:sz w:val="22"/>
                      <w:szCs w:val="22"/>
                      <w:lang w:val="en-GB"/>
                    </w:rPr>
                  </w:rPrChange>
                </w:rPr>
                <w:t>Lagos</w:t>
              </w:r>
            </w:ins>
          </w:p>
        </w:tc>
        <w:tc>
          <w:tcPr>
            <w:tcW w:w="2029" w:type="dxa"/>
            <w:tcPrChange w:author="KARLOVCEC, Barbara" w:date="2025-02-26T14:27:00Z" w16du:dateUtc="2025-02-26T13:27:00Z" w:id="2684">
              <w:tcPr>
                <w:tcW w:w="2029" w:type="dxa"/>
                <w:gridSpan w:val="2"/>
              </w:tcPr>
            </w:tcPrChange>
          </w:tcPr>
          <w:p w:rsidR="00290405" w:rsidP="00123D8A" w:rsidRDefault="00290405" w14:paraId="16B4AF41" w14:textId="0C51AECD">
            <w:pPr>
              <w:spacing w:after="160" w:line="278" w:lineRule="auto"/>
              <w:contextualSpacing/>
              <w:rPr>
                <w:ins w:author="KARLOVCEC, Barbara" w:date="2025-02-26T14:21:00Z" w16du:dateUtc="2025-02-26T13:21:00Z" w:id="2685"/>
                <w:rFonts w:ascii="Calibri" w:hAnsi="Calibri" w:cs="Calibri"/>
                <w:sz w:val="22"/>
                <w:szCs w:val="22"/>
                <w:lang w:val="en-GB"/>
              </w:rPr>
            </w:pPr>
            <w:ins w:author="KARLOVCEC, Barbara" w:date="2025-02-26T14:21:00Z" w16du:dateUtc="2025-02-26T13:21:00Z" w:id="2686">
              <w:r>
                <w:rPr>
                  <w:rFonts w:ascii="Calibri" w:hAnsi="Calibri" w:cs="Calibri"/>
                  <w:sz w:val="22"/>
                  <w:szCs w:val="22"/>
                  <w:lang w:val="en-GB"/>
                </w:rPr>
                <w:t>27</w:t>
              </w:r>
            </w:ins>
          </w:p>
        </w:tc>
        <w:tc>
          <w:tcPr>
            <w:tcW w:w="3130" w:type="dxa"/>
            <w:tcPrChange w:author="KARLOVCEC, Barbara" w:date="2025-02-26T14:27:00Z" w16du:dateUtc="2025-02-26T13:27:00Z" w:id="2687">
              <w:tcPr>
                <w:tcW w:w="3130" w:type="dxa"/>
                <w:gridSpan w:val="2"/>
              </w:tcPr>
            </w:tcPrChange>
          </w:tcPr>
          <w:p w:rsidR="00290405" w:rsidP="00123D8A" w:rsidRDefault="00290405" w14:paraId="1BE5255B" w14:textId="7B7A1CED">
            <w:pPr>
              <w:spacing w:after="160" w:line="278" w:lineRule="auto"/>
              <w:contextualSpacing/>
              <w:rPr>
                <w:ins w:author="KARLOVCEC, Barbara" w:date="2025-02-26T14:19:00Z" w16du:dateUtc="2025-02-26T13:19:00Z" w:id="2688"/>
                <w:rFonts w:ascii="Calibri" w:hAnsi="Calibri" w:cs="Calibri"/>
                <w:sz w:val="22"/>
                <w:szCs w:val="22"/>
                <w:lang w:val="en-GB"/>
              </w:rPr>
            </w:pPr>
            <w:ins w:author="KARLOVCEC, Barbara" w:date="2025-02-26T14:21:00Z" w16du:dateUtc="2025-02-26T13:21:00Z" w:id="2689">
              <w:r>
                <w:rPr>
                  <w:rFonts w:ascii="Calibri" w:hAnsi="Calibri" w:cs="Calibri"/>
                  <w:sz w:val="22"/>
                  <w:szCs w:val="22"/>
                  <w:lang w:val="en-GB"/>
                </w:rPr>
                <w:t>South West</w:t>
              </w:r>
            </w:ins>
          </w:p>
        </w:tc>
        <w:tc>
          <w:tcPr>
            <w:tcW w:w="2340" w:type="dxa"/>
            <w:vMerge/>
            <w:tcPrChange w:author="KARLOVCEC, Barbara" w:date="2025-02-26T14:27:00Z" w16du:dateUtc="2025-02-26T13:27:00Z" w:id="2690">
              <w:tcPr>
                <w:tcW w:w="1554" w:type="dxa"/>
                <w:gridSpan w:val="2"/>
                <w:vMerge/>
              </w:tcPr>
            </w:tcPrChange>
          </w:tcPr>
          <w:p w:rsidR="00290405" w:rsidP="00123D8A" w:rsidRDefault="00290405" w14:paraId="40D6D0C0" w14:textId="72F96359">
            <w:pPr>
              <w:spacing w:after="160" w:line="278" w:lineRule="auto"/>
              <w:contextualSpacing/>
              <w:rPr>
                <w:ins w:author="KARLOVCEC, Barbara" w:date="2025-02-26T14:19:00Z" w16du:dateUtc="2025-02-26T13:19:00Z" w:id="2691"/>
                <w:rFonts w:ascii="Calibri" w:hAnsi="Calibri" w:cs="Calibri"/>
                <w:sz w:val="22"/>
                <w:szCs w:val="22"/>
                <w:lang w:val="en-GB"/>
              </w:rPr>
            </w:pPr>
          </w:p>
        </w:tc>
      </w:tr>
      <w:tr w:rsidR="00290405" w:rsidTr="006D0565" w14:paraId="0078C26B" w14:textId="77777777">
        <w:trPr>
          <w:ins w:author="KARLOVCEC, Barbara" w:date="2025-02-26T14:21:00Z" w:id="2692"/>
          <w:trPrChange w:author="KARLOVCEC, Barbara" w:date="2025-02-26T14:27:00Z" w16du:dateUtc="2025-02-26T13:27:00Z" w:id="2693">
            <w:trPr>
              <w:gridAfter w:val="0"/>
            </w:trPr>
          </w:trPrChange>
        </w:trPr>
        <w:tc>
          <w:tcPr>
            <w:tcW w:w="2306" w:type="dxa"/>
            <w:tcPrChange w:author="KARLOVCEC, Barbara" w:date="2025-02-26T14:27:00Z" w16du:dateUtc="2025-02-26T13:27:00Z" w:id="2694">
              <w:tcPr>
                <w:tcW w:w="2306" w:type="dxa"/>
              </w:tcPr>
            </w:tcPrChange>
          </w:tcPr>
          <w:p w:rsidRPr="00CE235E" w:rsidR="00290405" w:rsidP="00123D8A" w:rsidRDefault="00290405" w14:paraId="5429CCED" w14:textId="650209C5">
            <w:pPr>
              <w:spacing w:after="160" w:line="278" w:lineRule="auto"/>
              <w:contextualSpacing/>
              <w:rPr>
                <w:ins w:author="KARLOVCEC, Barbara" w:date="2025-02-26T14:21:00Z" w16du:dateUtc="2025-02-26T13:21:00Z" w:id="2695"/>
                <w:rFonts w:ascii="Calibri" w:hAnsi="Calibri" w:cs="Calibri"/>
                <w:b/>
                <w:bCs/>
                <w:sz w:val="22"/>
                <w:szCs w:val="22"/>
                <w:lang w:val="en-GB"/>
                <w:rPrChange w:author="KARLOVCEC, Barbara" w:date="2025-02-26T14:30:00Z" w16du:dateUtc="2025-02-26T13:30:00Z" w:id="2696">
                  <w:rPr>
                    <w:ins w:author="KARLOVCEC, Barbara" w:date="2025-02-26T14:21:00Z" w16du:dateUtc="2025-02-26T13:21:00Z" w:id="2697"/>
                    <w:rFonts w:ascii="Calibri" w:hAnsi="Calibri" w:cs="Calibri"/>
                    <w:sz w:val="22"/>
                    <w:szCs w:val="22"/>
                    <w:lang w:val="en-GB"/>
                  </w:rPr>
                </w:rPrChange>
              </w:rPr>
            </w:pPr>
            <w:ins w:author="KARLOVCEC, Barbara" w:date="2025-02-26T14:21:00Z" w16du:dateUtc="2025-02-26T13:21:00Z" w:id="2698">
              <w:r w:rsidRPr="00CE235E">
                <w:rPr>
                  <w:rFonts w:ascii="Calibri" w:hAnsi="Calibri" w:cs="Calibri"/>
                  <w:b/>
                  <w:bCs/>
                  <w:sz w:val="22"/>
                  <w:szCs w:val="22"/>
                  <w:lang w:val="en-GB"/>
                  <w:rPrChange w:author="KARLOVCEC, Barbara" w:date="2025-02-26T14:30:00Z" w16du:dateUtc="2025-02-26T13:30:00Z" w:id="2699">
                    <w:rPr>
                      <w:rFonts w:ascii="Calibri" w:hAnsi="Calibri" w:cs="Calibri"/>
                      <w:sz w:val="22"/>
                      <w:szCs w:val="22"/>
                      <w:lang w:val="en-GB"/>
                    </w:rPr>
                  </w:rPrChange>
                </w:rPr>
                <w:t>Port Harcourt</w:t>
              </w:r>
            </w:ins>
          </w:p>
        </w:tc>
        <w:tc>
          <w:tcPr>
            <w:tcW w:w="2029" w:type="dxa"/>
            <w:tcPrChange w:author="KARLOVCEC, Barbara" w:date="2025-02-26T14:27:00Z" w16du:dateUtc="2025-02-26T13:27:00Z" w:id="2700">
              <w:tcPr>
                <w:tcW w:w="2029" w:type="dxa"/>
                <w:gridSpan w:val="2"/>
              </w:tcPr>
            </w:tcPrChange>
          </w:tcPr>
          <w:p w:rsidR="00290405" w:rsidP="00123D8A" w:rsidRDefault="00290405" w14:paraId="6B67C198" w14:textId="5B52E7B3">
            <w:pPr>
              <w:spacing w:after="160" w:line="278" w:lineRule="auto"/>
              <w:contextualSpacing/>
              <w:rPr>
                <w:ins w:author="KARLOVCEC, Barbara" w:date="2025-02-26T14:21:00Z" w16du:dateUtc="2025-02-26T13:21:00Z" w:id="2701"/>
                <w:rFonts w:ascii="Calibri" w:hAnsi="Calibri" w:cs="Calibri"/>
                <w:sz w:val="22"/>
                <w:szCs w:val="22"/>
                <w:lang w:val="en-GB"/>
              </w:rPr>
            </w:pPr>
            <w:ins w:author="KARLOVCEC, Barbara" w:date="2025-02-26T14:21:00Z" w16du:dateUtc="2025-02-26T13:21:00Z" w:id="2702">
              <w:r>
                <w:rPr>
                  <w:rFonts w:ascii="Calibri" w:hAnsi="Calibri" w:cs="Calibri"/>
                  <w:sz w:val="22"/>
                  <w:szCs w:val="22"/>
                  <w:lang w:val="en-GB"/>
                </w:rPr>
                <w:t>4</w:t>
              </w:r>
            </w:ins>
          </w:p>
        </w:tc>
        <w:tc>
          <w:tcPr>
            <w:tcW w:w="3130" w:type="dxa"/>
            <w:tcPrChange w:author="KARLOVCEC, Barbara" w:date="2025-02-26T14:27:00Z" w16du:dateUtc="2025-02-26T13:27:00Z" w:id="2703">
              <w:tcPr>
                <w:tcW w:w="3130" w:type="dxa"/>
                <w:gridSpan w:val="2"/>
              </w:tcPr>
            </w:tcPrChange>
          </w:tcPr>
          <w:p w:rsidR="00290405" w:rsidP="00123D8A" w:rsidRDefault="00290405" w14:paraId="62A78792" w14:textId="1D01DC29">
            <w:pPr>
              <w:spacing w:after="160" w:line="278" w:lineRule="auto"/>
              <w:contextualSpacing/>
              <w:rPr>
                <w:ins w:author="KARLOVCEC, Barbara" w:date="2025-02-26T14:21:00Z" w16du:dateUtc="2025-02-26T13:21:00Z" w:id="2704"/>
                <w:rFonts w:ascii="Calibri" w:hAnsi="Calibri" w:cs="Calibri"/>
                <w:sz w:val="22"/>
                <w:szCs w:val="22"/>
                <w:lang w:val="en-GB"/>
              </w:rPr>
            </w:pPr>
            <w:ins w:author="KARLOVCEC, Barbara" w:date="2025-02-26T14:21:00Z" w16du:dateUtc="2025-02-26T13:21:00Z" w:id="2705">
              <w:r>
                <w:rPr>
                  <w:rFonts w:ascii="Calibri" w:hAnsi="Calibri" w:cs="Calibri"/>
                  <w:sz w:val="22"/>
                  <w:szCs w:val="22"/>
                  <w:lang w:val="en-GB"/>
                </w:rPr>
                <w:t>South East</w:t>
              </w:r>
            </w:ins>
          </w:p>
        </w:tc>
        <w:tc>
          <w:tcPr>
            <w:tcW w:w="2340" w:type="dxa"/>
            <w:vMerge/>
            <w:tcPrChange w:author="KARLOVCEC, Barbara" w:date="2025-02-26T14:27:00Z" w16du:dateUtc="2025-02-26T13:27:00Z" w:id="2706">
              <w:tcPr>
                <w:tcW w:w="1554" w:type="dxa"/>
                <w:gridSpan w:val="2"/>
                <w:vMerge/>
              </w:tcPr>
            </w:tcPrChange>
          </w:tcPr>
          <w:p w:rsidR="00290405" w:rsidP="00123D8A" w:rsidRDefault="00290405" w14:paraId="5008E652" w14:textId="77777777">
            <w:pPr>
              <w:spacing w:after="160" w:line="278" w:lineRule="auto"/>
              <w:contextualSpacing/>
              <w:rPr>
                <w:ins w:author="KARLOVCEC, Barbara" w:date="2025-02-26T14:21:00Z" w16du:dateUtc="2025-02-26T13:21:00Z" w:id="2707"/>
                <w:rFonts w:ascii="Calibri" w:hAnsi="Calibri" w:cs="Calibri"/>
                <w:sz w:val="22"/>
                <w:szCs w:val="22"/>
                <w:lang w:val="en-GB"/>
              </w:rPr>
            </w:pPr>
          </w:p>
        </w:tc>
      </w:tr>
      <w:tr w:rsidR="00290405" w:rsidTr="006D0565" w14:paraId="7F48A94E" w14:textId="77777777">
        <w:trPr>
          <w:ins w:author="KARLOVCEC, Barbara" w:date="2025-02-26T14:21:00Z" w:id="2708"/>
          <w:trPrChange w:author="KARLOVCEC, Barbara" w:date="2025-02-26T14:27:00Z" w16du:dateUtc="2025-02-26T13:27:00Z" w:id="2709">
            <w:trPr>
              <w:gridAfter w:val="0"/>
            </w:trPr>
          </w:trPrChange>
        </w:trPr>
        <w:tc>
          <w:tcPr>
            <w:tcW w:w="2306" w:type="dxa"/>
            <w:tcPrChange w:author="KARLOVCEC, Barbara" w:date="2025-02-26T14:27:00Z" w16du:dateUtc="2025-02-26T13:27:00Z" w:id="2710">
              <w:tcPr>
                <w:tcW w:w="2306" w:type="dxa"/>
              </w:tcPr>
            </w:tcPrChange>
          </w:tcPr>
          <w:p w:rsidRPr="00CE235E" w:rsidR="00290405" w:rsidP="00123D8A" w:rsidRDefault="00290405" w14:paraId="04AD1C54" w14:textId="3DF7727A">
            <w:pPr>
              <w:spacing w:after="160" w:line="278" w:lineRule="auto"/>
              <w:contextualSpacing/>
              <w:rPr>
                <w:ins w:author="KARLOVCEC, Barbara" w:date="2025-02-26T14:21:00Z" w16du:dateUtc="2025-02-26T13:21:00Z" w:id="2711"/>
                <w:rFonts w:ascii="Calibri" w:hAnsi="Calibri" w:cs="Calibri"/>
                <w:b/>
                <w:bCs/>
                <w:sz w:val="22"/>
                <w:szCs w:val="22"/>
                <w:lang w:val="en-GB"/>
                <w:rPrChange w:author="KARLOVCEC, Barbara" w:date="2025-02-26T14:30:00Z" w16du:dateUtc="2025-02-26T13:30:00Z" w:id="2712">
                  <w:rPr>
                    <w:ins w:author="KARLOVCEC, Barbara" w:date="2025-02-26T14:21:00Z" w16du:dateUtc="2025-02-26T13:21:00Z" w:id="2713"/>
                    <w:rFonts w:ascii="Calibri" w:hAnsi="Calibri" w:cs="Calibri"/>
                    <w:sz w:val="22"/>
                    <w:szCs w:val="22"/>
                    <w:lang w:val="en-GB"/>
                  </w:rPr>
                </w:rPrChange>
              </w:rPr>
            </w:pPr>
            <w:ins w:author="KARLOVCEC, Barbara" w:date="2025-02-26T14:23:00Z" w16du:dateUtc="2025-02-26T13:23:00Z" w:id="2714">
              <w:r w:rsidRPr="00CE235E">
                <w:rPr>
                  <w:rFonts w:ascii="Calibri" w:hAnsi="Calibri" w:cs="Calibri"/>
                  <w:b/>
                  <w:bCs/>
                  <w:sz w:val="22"/>
                  <w:szCs w:val="22"/>
                  <w:lang w:val="en-GB"/>
                  <w:rPrChange w:author="KARLOVCEC, Barbara" w:date="2025-02-26T14:30:00Z" w16du:dateUtc="2025-02-26T13:30:00Z" w:id="2715">
                    <w:rPr>
                      <w:rFonts w:ascii="Calibri" w:hAnsi="Calibri" w:cs="Calibri"/>
                      <w:sz w:val="22"/>
                      <w:szCs w:val="22"/>
                      <w:lang w:val="en-GB"/>
                    </w:rPr>
                  </w:rPrChange>
                </w:rPr>
                <w:t>Kano</w:t>
              </w:r>
            </w:ins>
          </w:p>
        </w:tc>
        <w:tc>
          <w:tcPr>
            <w:tcW w:w="2029" w:type="dxa"/>
            <w:tcPrChange w:author="KARLOVCEC, Barbara" w:date="2025-02-26T14:27:00Z" w16du:dateUtc="2025-02-26T13:27:00Z" w:id="2716">
              <w:tcPr>
                <w:tcW w:w="2029" w:type="dxa"/>
                <w:gridSpan w:val="2"/>
              </w:tcPr>
            </w:tcPrChange>
          </w:tcPr>
          <w:p w:rsidR="00290405" w:rsidP="00123D8A" w:rsidRDefault="00290405" w14:paraId="43ABF5CE" w14:textId="085DDF45">
            <w:pPr>
              <w:spacing w:after="160" w:line="278" w:lineRule="auto"/>
              <w:contextualSpacing/>
              <w:rPr>
                <w:ins w:author="KARLOVCEC, Barbara" w:date="2025-02-26T14:21:00Z" w16du:dateUtc="2025-02-26T13:21:00Z" w:id="2717"/>
                <w:rFonts w:ascii="Calibri" w:hAnsi="Calibri" w:cs="Calibri"/>
                <w:sz w:val="22"/>
                <w:szCs w:val="22"/>
                <w:lang w:val="en-GB"/>
              </w:rPr>
            </w:pPr>
            <w:ins w:author="KARLOVCEC, Barbara" w:date="2025-02-26T14:23:00Z" w16du:dateUtc="2025-02-26T13:23:00Z" w:id="2718">
              <w:r>
                <w:rPr>
                  <w:rFonts w:ascii="Calibri" w:hAnsi="Calibri" w:cs="Calibri"/>
                  <w:sz w:val="22"/>
                  <w:szCs w:val="22"/>
                  <w:lang w:val="en-GB"/>
                </w:rPr>
                <w:t>42</w:t>
              </w:r>
            </w:ins>
          </w:p>
        </w:tc>
        <w:tc>
          <w:tcPr>
            <w:tcW w:w="3130" w:type="dxa"/>
            <w:tcPrChange w:author="KARLOVCEC, Barbara" w:date="2025-02-26T14:27:00Z" w16du:dateUtc="2025-02-26T13:27:00Z" w:id="2719">
              <w:tcPr>
                <w:tcW w:w="3130" w:type="dxa"/>
                <w:gridSpan w:val="2"/>
              </w:tcPr>
            </w:tcPrChange>
          </w:tcPr>
          <w:p w:rsidR="00290405" w:rsidP="00123D8A" w:rsidRDefault="00290405" w14:paraId="00247F96" w14:textId="540E5993">
            <w:pPr>
              <w:spacing w:after="160" w:line="278" w:lineRule="auto"/>
              <w:contextualSpacing/>
              <w:rPr>
                <w:ins w:author="KARLOVCEC, Barbara" w:date="2025-02-26T14:21:00Z" w16du:dateUtc="2025-02-26T13:21:00Z" w:id="2720"/>
                <w:rFonts w:ascii="Calibri" w:hAnsi="Calibri" w:cs="Calibri"/>
                <w:sz w:val="22"/>
                <w:szCs w:val="22"/>
                <w:lang w:val="en-GB"/>
              </w:rPr>
            </w:pPr>
            <w:ins w:author="KARLOVCEC, Barbara" w:date="2025-02-26T14:23:00Z" w16du:dateUtc="2025-02-26T13:23:00Z" w:id="2721">
              <w:r>
                <w:rPr>
                  <w:rFonts w:ascii="Calibri" w:hAnsi="Calibri" w:cs="Calibri"/>
                  <w:sz w:val="22"/>
                  <w:szCs w:val="22"/>
                  <w:lang w:val="en-GB"/>
                </w:rPr>
                <w:t>North Central</w:t>
              </w:r>
            </w:ins>
          </w:p>
        </w:tc>
        <w:tc>
          <w:tcPr>
            <w:tcW w:w="2340" w:type="dxa"/>
            <w:vMerge w:val="restart"/>
            <w:tcPrChange w:author="KARLOVCEC, Barbara" w:date="2025-02-26T14:27:00Z" w16du:dateUtc="2025-02-26T13:27:00Z" w:id="2722">
              <w:tcPr>
                <w:tcW w:w="1554" w:type="dxa"/>
                <w:gridSpan w:val="2"/>
                <w:vMerge w:val="restart"/>
              </w:tcPr>
            </w:tcPrChange>
          </w:tcPr>
          <w:p w:rsidR="00290405" w:rsidP="00123D8A" w:rsidRDefault="00290405" w14:paraId="133F5265" w14:textId="7C6D9137">
            <w:pPr>
              <w:spacing w:after="160" w:line="278" w:lineRule="auto"/>
              <w:contextualSpacing/>
              <w:rPr>
                <w:ins w:author="KARLOVCEC, Barbara" w:date="2025-02-26T14:21:00Z" w16du:dateUtc="2025-02-26T13:21:00Z" w:id="2723"/>
                <w:rFonts w:ascii="Calibri" w:hAnsi="Calibri" w:cs="Calibri"/>
                <w:sz w:val="22"/>
                <w:szCs w:val="22"/>
                <w:lang w:val="en-GB"/>
              </w:rPr>
            </w:pPr>
            <w:ins w:author="KARLOVCEC, Barbara" w:date="2025-02-26T14:26:00Z" w16du:dateUtc="2025-02-26T13:26:00Z" w:id="2724">
              <w:r>
                <w:rPr>
                  <w:rFonts w:ascii="Calibri" w:hAnsi="Calibri" w:cs="Calibri"/>
                  <w:sz w:val="22"/>
                  <w:szCs w:val="22"/>
                  <w:lang w:val="en-GB"/>
                </w:rPr>
                <w:t>Group III</w:t>
              </w:r>
            </w:ins>
            <w:ins w:author="KARLOVCEC, Barbara" w:date="2025-02-26T14:27:00Z" w16du:dateUtc="2025-02-26T13:27:00Z" w:id="2725">
              <w:r w:rsidR="006D0565">
                <w:rPr>
                  <w:rFonts w:ascii="Calibri" w:hAnsi="Calibri" w:cs="Calibri"/>
                  <w:sz w:val="22"/>
                  <w:szCs w:val="22"/>
                  <w:lang w:val="en-GB"/>
                </w:rPr>
                <w:br/>
              </w:r>
              <w:r w:rsidR="006D0565">
                <w:rPr>
                  <w:rFonts w:ascii="Calibri" w:hAnsi="Calibri" w:cs="Calibri"/>
                  <w:sz w:val="22"/>
                  <w:szCs w:val="22"/>
                  <w:lang w:val="en-GB"/>
                </w:rPr>
                <w:t>115 companies</w:t>
              </w:r>
            </w:ins>
          </w:p>
        </w:tc>
      </w:tr>
      <w:tr w:rsidR="00290405" w:rsidTr="006D0565" w14:paraId="75F833A6" w14:textId="77777777">
        <w:trPr>
          <w:ins w:author="KARLOVCEC, Barbara" w:date="2025-02-26T14:23:00Z" w:id="2726"/>
          <w:trPrChange w:author="KARLOVCEC, Barbara" w:date="2025-02-26T14:27:00Z" w16du:dateUtc="2025-02-26T13:27:00Z" w:id="2727">
            <w:trPr>
              <w:gridAfter w:val="0"/>
            </w:trPr>
          </w:trPrChange>
        </w:trPr>
        <w:tc>
          <w:tcPr>
            <w:tcW w:w="2306" w:type="dxa"/>
            <w:tcPrChange w:author="KARLOVCEC, Barbara" w:date="2025-02-26T14:27:00Z" w16du:dateUtc="2025-02-26T13:27:00Z" w:id="2728">
              <w:tcPr>
                <w:tcW w:w="2306" w:type="dxa"/>
              </w:tcPr>
            </w:tcPrChange>
          </w:tcPr>
          <w:p w:rsidRPr="00CE235E" w:rsidR="00290405" w:rsidP="00123D8A" w:rsidRDefault="00290405" w14:paraId="3001C412" w14:textId="77777777">
            <w:pPr>
              <w:spacing w:after="160" w:line="278" w:lineRule="auto"/>
              <w:contextualSpacing/>
              <w:rPr>
                <w:ins w:author="KARLOVCEC, Barbara" w:date="2025-02-26T14:23:00Z" w16du:dateUtc="2025-02-26T13:23:00Z" w:id="2729"/>
                <w:rFonts w:ascii="Calibri" w:hAnsi="Calibri" w:cs="Calibri"/>
                <w:b/>
                <w:bCs/>
                <w:sz w:val="22"/>
                <w:szCs w:val="22"/>
                <w:lang w:val="en-GB"/>
                <w:rPrChange w:author="KARLOVCEC, Barbara" w:date="2025-02-26T14:30:00Z" w16du:dateUtc="2025-02-26T13:30:00Z" w:id="2730">
                  <w:rPr>
                    <w:ins w:author="KARLOVCEC, Barbara" w:date="2025-02-26T14:23:00Z" w16du:dateUtc="2025-02-26T13:23:00Z" w:id="2731"/>
                    <w:rFonts w:ascii="Calibri" w:hAnsi="Calibri" w:cs="Calibri"/>
                    <w:sz w:val="22"/>
                    <w:szCs w:val="22"/>
                    <w:lang w:val="en-GB"/>
                  </w:rPr>
                </w:rPrChange>
              </w:rPr>
            </w:pPr>
          </w:p>
        </w:tc>
        <w:tc>
          <w:tcPr>
            <w:tcW w:w="2029" w:type="dxa"/>
            <w:tcPrChange w:author="KARLOVCEC, Barbara" w:date="2025-02-26T14:27:00Z" w16du:dateUtc="2025-02-26T13:27:00Z" w:id="2732">
              <w:tcPr>
                <w:tcW w:w="2029" w:type="dxa"/>
                <w:gridSpan w:val="2"/>
              </w:tcPr>
            </w:tcPrChange>
          </w:tcPr>
          <w:p w:rsidR="00290405" w:rsidP="00123D8A" w:rsidRDefault="00290405" w14:paraId="4ECBA21B" w14:textId="4B1EDF49">
            <w:pPr>
              <w:spacing w:after="160" w:line="278" w:lineRule="auto"/>
              <w:contextualSpacing/>
              <w:rPr>
                <w:ins w:author="KARLOVCEC, Barbara" w:date="2025-02-26T14:23:00Z" w16du:dateUtc="2025-02-26T13:23:00Z" w:id="2733"/>
                <w:rFonts w:ascii="Calibri" w:hAnsi="Calibri" w:cs="Calibri"/>
                <w:sz w:val="22"/>
                <w:szCs w:val="22"/>
                <w:lang w:val="en-GB"/>
              </w:rPr>
            </w:pPr>
            <w:ins w:author="KARLOVCEC, Barbara" w:date="2025-02-26T14:23:00Z" w16du:dateUtc="2025-02-26T13:23:00Z" w:id="2734">
              <w:r>
                <w:rPr>
                  <w:rFonts w:ascii="Calibri" w:hAnsi="Calibri" w:cs="Calibri"/>
                  <w:sz w:val="22"/>
                  <w:szCs w:val="22"/>
                  <w:lang w:val="en-GB"/>
                </w:rPr>
                <w:t>23</w:t>
              </w:r>
            </w:ins>
          </w:p>
        </w:tc>
        <w:tc>
          <w:tcPr>
            <w:tcW w:w="3130" w:type="dxa"/>
            <w:tcPrChange w:author="KARLOVCEC, Barbara" w:date="2025-02-26T14:27:00Z" w16du:dateUtc="2025-02-26T13:27:00Z" w:id="2735">
              <w:tcPr>
                <w:tcW w:w="3130" w:type="dxa"/>
                <w:gridSpan w:val="2"/>
              </w:tcPr>
            </w:tcPrChange>
          </w:tcPr>
          <w:p w:rsidR="00290405" w:rsidP="00123D8A" w:rsidRDefault="00290405" w14:paraId="7516CF28" w14:textId="161E72D7">
            <w:pPr>
              <w:spacing w:after="160" w:line="278" w:lineRule="auto"/>
              <w:contextualSpacing/>
              <w:rPr>
                <w:ins w:author="KARLOVCEC, Barbara" w:date="2025-02-26T14:23:00Z" w16du:dateUtc="2025-02-26T13:23:00Z" w:id="2736"/>
                <w:rFonts w:ascii="Calibri" w:hAnsi="Calibri" w:cs="Calibri"/>
                <w:sz w:val="22"/>
                <w:szCs w:val="22"/>
                <w:lang w:val="en-GB"/>
              </w:rPr>
            </w:pPr>
            <w:ins w:author="KARLOVCEC, Barbara" w:date="2025-02-26T14:23:00Z" w16du:dateUtc="2025-02-26T13:23:00Z" w:id="2737">
              <w:r>
                <w:rPr>
                  <w:rFonts w:ascii="Calibri" w:hAnsi="Calibri" w:cs="Calibri"/>
                  <w:sz w:val="22"/>
                  <w:szCs w:val="22"/>
                  <w:lang w:val="en-GB"/>
                </w:rPr>
                <w:t>North West</w:t>
              </w:r>
            </w:ins>
          </w:p>
        </w:tc>
        <w:tc>
          <w:tcPr>
            <w:tcW w:w="2340" w:type="dxa"/>
            <w:vMerge/>
            <w:tcPrChange w:author="KARLOVCEC, Barbara" w:date="2025-02-26T14:27:00Z" w16du:dateUtc="2025-02-26T13:27:00Z" w:id="2738">
              <w:tcPr>
                <w:tcW w:w="1554" w:type="dxa"/>
                <w:gridSpan w:val="2"/>
                <w:vMerge/>
              </w:tcPr>
            </w:tcPrChange>
          </w:tcPr>
          <w:p w:rsidR="00290405" w:rsidP="00123D8A" w:rsidRDefault="00290405" w14:paraId="07161A36" w14:textId="77777777">
            <w:pPr>
              <w:spacing w:after="160" w:line="278" w:lineRule="auto"/>
              <w:contextualSpacing/>
              <w:rPr>
                <w:ins w:author="KARLOVCEC, Barbara" w:date="2025-02-26T14:23:00Z" w16du:dateUtc="2025-02-26T13:23:00Z" w:id="2739"/>
                <w:rFonts w:ascii="Calibri" w:hAnsi="Calibri" w:cs="Calibri"/>
                <w:sz w:val="22"/>
                <w:szCs w:val="22"/>
                <w:lang w:val="en-GB"/>
              </w:rPr>
            </w:pPr>
          </w:p>
        </w:tc>
      </w:tr>
      <w:tr w:rsidR="00290405" w:rsidTr="006D0565" w14:paraId="4C721129" w14:textId="77777777">
        <w:trPr>
          <w:ins w:author="KARLOVCEC, Barbara" w:date="2025-02-26T14:23:00Z" w:id="2740"/>
          <w:trPrChange w:author="KARLOVCEC, Barbara" w:date="2025-02-26T14:27:00Z" w16du:dateUtc="2025-02-26T13:27:00Z" w:id="2741">
            <w:trPr>
              <w:gridAfter w:val="0"/>
            </w:trPr>
          </w:trPrChange>
        </w:trPr>
        <w:tc>
          <w:tcPr>
            <w:tcW w:w="2306" w:type="dxa"/>
            <w:tcPrChange w:author="KARLOVCEC, Barbara" w:date="2025-02-26T14:27:00Z" w16du:dateUtc="2025-02-26T13:27:00Z" w:id="2742">
              <w:tcPr>
                <w:tcW w:w="2306" w:type="dxa"/>
              </w:tcPr>
            </w:tcPrChange>
          </w:tcPr>
          <w:p w:rsidRPr="00CE235E" w:rsidR="00290405" w:rsidP="00123D8A" w:rsidRDefault="00290405" w14:paraId="61702391" w14:textId="22A33557">
            <w:pPr>
              <w:spacing w:after="160" w:line="278" w:lineRule="auto"/>
              <w:contextualSpacing/>
              <w:rPr>
                <w:ins w:author="KARLOVCEC, Barbara" w:date="2025-02-26T14:23:00Z" w16du:dateUtc="2025-02-26T13:23:00Z" w:id="2743"/>
                <w:rFonts w:ascii="Calibri" w:hAnsi="Calibri" w:cs="Calibri"/>
                <w:b/>
                <w:bCs/>
                <w:sz w:val="22"/>
                <w:szCs w:val="22"/>
                <w:lang w:val="en-GB"/>
                <w:rPrChange w:author="KARLOVCEC, Barbara" w:date="2025-02-26T14:30:00Z" w16du:dateUtc="2025-02-26T13:30:00Z" w:id="2744">
                  <w:rPr>
                    <w:ins w:author="KARLOVCEC, Barbara" w:date="2025-02-26T14:23:00Z" w16du:dateUtc="2025-02-26T13:23:00Z" w:id="2745"/>
                    <w:rFonts w:ascii="Calibri" w:hAnsi="Calibri" w:cs="Calibri"/>
                    <w:sz w:val="22"/>
                    <w:szCs w:val="22"/>
                    <w:lang w:val="en-GB"/>
                  </w:rPr>
                </w:rPrChange>
              </w:rPr>
            </w:pPr>
            <w:ins w:author="KARLOVCEC, Barbara" w:date="2025-02-26T14:23:00Z" w16du:dateUtc="2025-02-26T13:23:00Z" w:id="2746">
              <w:r w:rsidRPr="00CE235E">
                <w:rPr>
                  <w:rFonts w:ascii="Calibri" w:hAnsi="Calibri" w:cs="Calibri"/>
                  <w:b/>
                  <w:bCs/>
                  <w:sz w:val="22"/>
                  <w:szCs w:val="22"/>
                  <w:lang w:val="en-GB"/>
                  <w:rPrChange w:author="KARLOVCEC, Barbara" w:date="2025-02-26T14:30:00Z" w16du:dateUtc="2025-02-26T13:30:00Z" w:id="2747">
                    <w:rPr>
                      <w:rFonts w:ascii="Calibri" w:hAnsi="Calibri" w:cs="Calibri"/>
                      <w:sz w:val="22"/>
                      <w:szCs w:val="22"/>
                      <w:lang w:val="en-GB"/>
                    </w:rPr>
                  </w:rPrChange>
                </w:rPr>
                <w:t>Port Harcourt</w:t>
              </w:r>
            </w:ins>
          </w:p>
        </w:tc>
        <w:tc>
          <w:tcPr>
            <w:tcW w:w="2029" w:type="dxa"/>
            <w:tcPrChange w:author="KARLOVCEC, Barbara" w:date="2025-02-26T14:27:00Z" w16du:dateUtc="2025-02-26T13:27:00Z" w:id="2748">
              <w:tcPr>
                <w:tcW w:w="2029" w:type="dxa"/>
                <w:gridSpan w:val="2"/>
              </w:tcPr>
            </w:tcPrChange>
          </w:tcPr>
          <w:p w:rsidR="00290405" w:rsidP="00123D8A" w:rsidRDefault="00290405" w14:paraId="261155DB" w14:textId="160A677D">
            <w:pPr>
              <w:spacing w:after="160" w:line="278" w:lineRule="auto"/>
              <w:contextualSpacing/>
              <w:rPr>
                <w:ins w:author="KARLOVCEC, Barbara" w:date="2025-02-26T14:23:00Z" w16du:dateUtc="2025-02-26T13:23:00Z" w:id="2749"/>
                <w:rFonts w:ascii="Calibri" w:hAnsi="Calibri" w:cs="Calibri"/>
                <w:sz w:val="22"/>
                <w:szCs w:val="22"/>
                <w:lang w:val="en-GB"/>
              </w:rPr>
            </w:pPr>
            <w:ins w:author="KARLOVCEC, Barbara" w:date="2025-02-26T14:24:00Z" w16du:dateUtc="2025-02-26T13:24:00Z" w:id="2750">
              <w:r>
                <w:rPr>
                  <w:rFonts w:ascii="Calibri" w:hAnsi="Calibri" w:cs="Calibri"/>
                  <w:sz w:val="22"/>
                  <w:szCs w:val="22"/>
                  <w:lang w:val="en-GB"/>
                </w:rPr>
                <w:t>6</w:t>
              </w:r>
            </w:ins>
          </w:p>
        </w:tc>
        <w:tc>
          <w:tcPr>
            <w:tcW w:w="3130" w:type="dxa"/>
            <w:tcPrChange w:author="KARLOVCEC, Barbara" w:date="2025-02-26T14:27:00Z" w16du:dateUtc="2025-02-26T13:27:00Z" w:id="2751">
              <w:tcPr>
                <w:tcW w:w="3130" w:type="dxa"/>
                <w:gridSpan w:val="2"/>
              </w:tcPr>
            </w:tcPrChange>
          </w:tcPr>
          <w:p w:rsidR="00290405" w:rsidP="00123D8A" w:rsidRDefault="00290405" w14:paraId="021786C8" w14:textId="3B31C270">
            <w:pPr>
              <w:spacing w:after="160" w:line="278" w:lineRule="auto"/>
              <w:contextualSpacing/>
              <w:rPr>
                <w:ins w:author="KARLOVCEC, Barbara" w:date="2025-02-26T14:23:00Z" w16du:dateUtc="2025-02-26T13:23:00Z" w:id="2752"/>
                <w:rFonts w:ascii="Calibri" w:hAnsi="Calibri" w:cs="Calibri"/>
                <w:sz w:val="22"/>
                <w:szCs w:val="22"/>
                <w:lang w:val="en-GB"/>
              </w:rPr>
            </w:pPr>
            <w:ins w:author="KARLOVCEC, Barbara" w:date="2025-02-26T14:23:00Z" w16du:dateUtc="2025-02-26T13:23:00Z" w:id="2753">
              <w:r>
                <w:rPr>
                  <w:rFonts w:ascii="Calibri" w:hAnsi="Calibri" w:cs="Calibri"/>
                  <w:sz w:val="22"/>
                  <w:szCs w:val="22"/>
                  <w:lang w:val="en-GB"/>
                </w:rPr>
                <w:t xml:space="preserve">South </w:t>
              </w:r>
            </w:ins>
            <w:ins w:author="KARLOVCEC, Barbara" w:date="2025-02-26T14:24:00Z" w16du:dateUtc="2025-02-26T13:24:00Z" w:id="2754">
              <w:r>
                <w:rPr>
                  <w:rFonts w:ascii="Calibri" w:hAnsi="Calibri" w:cs="Calibri"/>
                  <w:sz w:val="22"/>
                  <w:szCs w:val="22"/>
                  <w:lang w:val="en-GB"/>
                </w:rPr>
                <w:t>East</w:t>
              </w:r>
            </w:ins>
          </w:p>
        </w:tc>
        <w:tc>
          <w:tcPr>
            <w:tcW w:w="2340" w:type="dxa"/>
            <w:vMerge/>
            <w:tcPrChange w:author="KARLOVCEC, Barbara" w:date="2025-02-26T14:27:00Z" w16du:dateUtc="2025-02-26T13:27:00Z" w:id="2755">
              <w:tcPr>
                <w:tcW w:w="1554" w:type="dxa"/>
                <w:gridSpan w:val="2"/>
                <w:vMerge/>
              </w:tcPr>
            </w:tcPrChange>
          </w:tcPr>
          <w:p w:rsidR="00290405" w:rsidP="00123D8A" w:rsidRDefault="00290405" w14:paraId="5B9A606D" w14:textId="77777777">
            <w:pPr>
              <w:spacing w:after="160" w:line="278" w:lineRule="auto"/>
              <w:contextualSpacing/>
              <w:rPr>
                <w:ins w:author="KARLOVCEC, Barbara" w:date="2025-02-26T14:23:00Z" w16du:dateUtc="2025-02-26T13:23:00Z" w:id="2756"/>
                <w:rFonts w:ascii="Calibri" w:hAnsi="Calibri" w:cs="Calibri"/>
                <w:sz w:val="22"/>
                <w:szCs w:val="22"/>
                <w:lang w:val="en-GB"/>
              </w:rPr>
            </w:pPr>
          </w:p>
        </w:tc>
      </w:tr>
      <w:tr w:rsidR="00290405" w:rsidTr="006D0565" w14:paraId="2217BBD6" w14:textId="77777777">
        <w:trPr>
          <w:ins w:author="KARLOVCEC, Barbara" w:date="2025-02-26T14:24:00Z" w:id="2757"/>
          <w:trPrChange w:author="KARLOVCEC, Barbara" w:date="2025-02-26T14:27:00Z" w16du:dateUtc="2025-02-26T13:27:00Z" w:id="2758">
            <w:trPr>
              <w:gridAfter w:val="0"/>
            </w:trPr>
          </w:trPrChange>
        </w:trPr>
        <w:tc>
          <w:tcPr>
            <w:tcW w:w="2306" w:type="dxa"/>
            <w:tcPrChange w:author="KARLOVCEC, Barbara" w:date="2025-02-26T14:27:00Z" w16du:dateUtc="2025-02-26T13:27:00Z" w:id="2759">
              <w:tcPr>
                <w:tcW w:w="2306" w:type="dxa"/>
              </w:tcPr>
            </w:tcPrChange>
          </w:tcPr>
          <w:p w:rsidRPr="00CE235E" w:rsidR="00290405" w:rsidP="00123D8A" w:rsidRDefault="00290405" w14:paraId="378B308E" w14:textId="77777777">
            <w:pPr>
              <w:spacing w:after="160" w:line="278" w:lineRule="auto"/>
              <w:contextualSpacing/>
              <w:rPr>
                <w:ins w:author="KARLOVCEC, Barbara" w:date="2025-02-26T14:24:00Z" w16du:dateUtc="2025-02-26T13:24:00Z" w:id="2760"/>
                <w:rFonts w:ascii="Calibri" w:hAnsi="Calibri" w:cs="Calibri"/>
                <w:b/>
                <w:bCs/>
                <w:sz w:val="22"/>
                <w:szCs w:val="22"/>
                <w:lang w:val="en-GB"/>
                <w:rPrChange w:author="KARLOVCEC, Barbara" w:date="2025-02-26T14:30:00Z" w16du:dateUtc="2025-02-26T13:30:00Z" w:id="2761">
                  <w:rPr>
                    <w:ins w:author="KARLOVCEC, Barbara" w:date="2025-02-26T14:24:00Z" w16du:dateUtc="2025-02-26T13:24:00Z" w:id="2762"/>
                    <w:rFonts w:ascii="Calibri" w:hAnsi="Calibri" w:cs="Calibri"/>
                    <w:sz w:val="22"/>
                    <w:szCs w:val="22"/>
                    <w:lang w:val="en-GB"/>
                  </w:rPr>
                </w:rPrChange>
              </w:rPr>
            </w:pPr>
          </w:p>
        </w:tc>
        <w:tc>
          <w:tcPr>
            <w:tcW w:w="2029" w:type="dxa"/>
            <w:tcPrChange w:author="KARLOVCEC, Barbara" w:date="2025-02-26T14:27:00Z" w16du:dateUtc="2025-02-26T13:27:00Z" w:id="2763">
              <w:tcPr>
                <w:tcW w:w="2029" w:type="dxa"/>
                <w:gridSpan w:val="2"/>
              </w:tcPr>
            </w:tcPrChange>
          </w:tcPr>
          <w:p w:rsidR="00290405" w:rsidP="00123D8A" w:rsidRDefault="00290405" w14:paraId="71D297CB" w14:textId="1D436C23">
            <w:pPr>
              <w:spacing w:after="160" w:line="278" w:lineRule="auto"/>
              <w:contextualSpacing/>
              <w:rPr>
                <w:ins w:author="KARLOVCEC, Barbara" w:date="2025-02-26T14:24:00Z" w16du:dateUtc="2025-02-26T13:24:00Z" w:id="2764"/>
                <w:rFonts w:ascii="Calibri" w:hAnsi="Calibri" w:cs="Calibri"/>
                <w:sz w:val="22"/>
                <w:szCs w:val="22"/>
                <w:lang w:val="en-GB"/>
              </w:rPr>
            </w:pPr>
            <w:ins w:author="KARLOVCEC, Barbara" w:date="2025-02-26T14:24:00Z" w16du:dateUtc="2025-02-26T13:24:00Z" w:id="2765">
              <w:r>
                <w:rPr>
                  <w:rFonts w:ascii="Calibri" w:hAnsi="Calibri" w:cs="Calibri"/>
                  <w:sz w:val="22"/>
                  <w:szCs w:val="22"/>
                  <w:lang w:val="en-GB"/>
                </w:rPr>
                <w:t>12</w:t>
              </w:r>
            </w:ins>
          </w:p>
        </w:tc>
        <w:tc>
          <w:tcPr>
            <w:tcW w:w="3130" w:type="dxa"/>
            <w:tcPrChange w:author="KARLOVCEC, Barbara" w:date="2025-02-26T14:27:00Z" w16du:dateUtc="2025-02-26T13:27:00Z" w:id="2766">
              <w:tcPr>
                <w:tcW w:w="3130" w:type="dxa"/>
                <w:gridSpan w:val="2"/>
              </w:tcPr>
            </w:tcPrChange>
          </w:tcPr>
          <w:p w:rsidR="00290405" w:rsidP="00123D8A" w:rsidRDefault="00290405" w14:paraId="37162947" w14:textId="03CDE92A">
            <w:pPr>
              <w:spacing w:after="160" w:line="278" w:lineRule="auto"/>
              <w:contextualSpacing/>
              <w:rPr>
                <w:ins w:author="KARLOVCEC, Barbara" w:date="2025-02-26T14:24:00Z" w16du:dateUtc="2025-02-26T13:24:00Z" w:id="2767"/>
                <w:rFonts w:ascii="Calibri" w:hAnsi="Calibri" w:cs="Calibri"/>
                <w:sz w:val="22"/>
                <w:szCs w:val="22"/>
                <w:lang w:val="en-GB"/>
              </w:rPr>
            </w:pPr>
            <w:ins w:author="KARLOVCEC, Barbara" w:date="2025-02-26T14:24:00Z" w16du:dateUtc="2025-02-26T13:24:00Z" w:id="2768">
              <w:r>
                <w:rPr>
                  <w:rFonts w:ascii="Calibri" w:hAnsi="Calibri" w:cs="Calibri"/>
                  <w:sz w:val="22"/>
                  <w:szCs w:val="22"/>
                  <w:lang w:val="en-GB"/>
                </w:rPr>
                <w:t>South West</w:t>
              </w:r>
            </w:ins>
          </w:p>
        </w:tc>
        <w:tc>
          <w:tcPr>
            <w:tcW w:w="2340" w:type="dxa"/>
            <w:vMerge/>
            <w:tcPrChange w:author="KARLOVCEC, Barbara" w:date="2025-02-26T14:27:00Z" w16du:dateUtc="2025-02-26T13:27:00Z" w:id="2769">
              <w:tcPr>
                <w:tcW w:w="1554" w:type="dxa"/>
                <w:gridSpan w:val="2"/>
                <w:vMerge/>
              </w:tcPr>
            </w:tcPrChange>
          </w:tcPr>
          <w:p w:rsidR="00290405" w:rsidP="00123D8A" w:rsidRDefault="00290405" w14:paraId="683A5D3C" w14:textId="77777777">
            <w:pPr>
              <w:spacing w:after="160" w:line="278" w:lineRule="auto"/>
              <w:contextualSpacing/>
              <w:rPr>
                <w:ins w:author="KARLOVCEC, Barbara" w:date="2025-02-26T14:24:00Z" w16du:dateUtc="2025-02-26T13:24:00Z" w:id="2770"/>
                <w:rFonts w:ascii="Calibri" w:hAnsi="Calibri" w:cs="Calibri"/>
                <w:sz w:val="22"/>
                <w:szCs w:val="22"/>
                <w:lang w:val="en-GB"/>
              </w:rPr>
            </w:pPr>
          </w:p>
        </w:tc>
      </w:tr>
      <w:tr w:rsidR="00290405" w:rsidTr="00CE235E" w14:paraId="66461BF4" w14:textId="77777777">
        <w:trPr>
          <w:trHeight w:val="60"/>
          <w:ins w:author="KARLOVCEC, Barbara" w:date="2025-02-26T14:25:00Z" w:id="2771"/>
          <w:trPrChange w:author="KARLOVCEC, Barbara" w:date="2025-02-26T14:30:00Z" w16du:dateUtc="2025-02-26T13:30:00Z" w:id="2772">
            <w:trPr>
              <w:gridAfter w:val="0"/>
            </w:trPr>
          </w:trPrChange>
        </w:trPr>
        <w:tc>
          <w:tcPr>
            <w:tcW w:w="2306" w:type="dxa"/>
            <w:tcPrChange w:author="KARLOVCEC, Barbara" w:date="2025-02-26T14:30:00Z" w16du:dateUtc="2025-02-26T13:30:00Z" w:id="2773">
              <w:tcPr>
                <w:tcW w:w="2306" w:type="dxa"/>
              </w:tcPr>
            </w:tcPrChange>
          </w:tcPr>
          <w:p w:rsidRPr="00CE235E" w:rsidR="00290405" w:rsidP="001A1479" w:rsidRDefault="00290405" w14:paraId="42D399AD" w14:textId="605A713D">
            <w:pPr>
              <w:spacing w:after="160" w:line="278" w:lineRule="auto"/>
              <w:contextualSpacing/>
              <w:rPr>
                <w:ins w:author="KARLOVCEC, Barbara" w:date="2025-02-26T14:25:00Z" w16du:dateUtc="2025-02-26T13:25:00Z" w:id="2774"/>
                <w:rFonts w:ascii="Calibri" w:hAnsi="Calibri" w:cs="Calibri"/>
                <w:b/>
                <w:bCs/>
                <w:sz w:val="22"/>
                <w:szCs w:val="22"/>
                <w:lang w:val="en-GB"/>
                <w:rPrChange w:author="KARLOVCEC, Barbara" w:date="2025-02-26T14:30:00Z" w16du:dateUtc="2025-02-26T13:30:00Z" w:id="2775">
                  <w:rPr>
                    <w:ins w:author="KARLOVCEC, Barbara" w:date="2025-02-26T14:25:00Z" w16du:dateUtc="2025-02-26T13:25:00Z" w:id="2776"/>
                    <w:rFonts w:ascii="Calibri" w:hAnsi="Calibri" w:cs="Calibri"/>
                    <w:sz w:val="22"/>
                    <w:szCs w:val="22"/>
                    <w:lang w:val="en-GB"/>
                  </w:rPr>
                </w:rPrChange>
              </w:rPr>
            </w:pPr>
            <w:ins w:author="KARLOVCEC, Barbara" w:date="2025-02-26T14:25:00Z" w16du:dateUtc="2025-02-26T13:25:00Z" w:id="2777">
              <w:r w:rsidRPr="00CE235E">
                <w:rPr>
                  <w:rFonts w:ascii="Calibri" w:hAnsi="Calibri" w:cs="Calibri"/>
                  <w:b/>
                  <w:bCs/>
                  <w:sz w:val="22"/>
                  <w:szCs w:val="22"/>
                  <w:lang w:val="en-GB"/>
                  <w:rPrChange w:author="KARLOVCEC, Barbara" w:date="2025-02-26T14:30:00Z" w16du:dateUtc="2025-02-26T13:30:00Z" w:id="2778">
                    <w:rPr>
                      <w:rFonts w:ascii="Calibri" w:hAnsi="Calibri" w:cs="Calibri"/>
                      <w:sz w:val="22"/>
                      <w:szCs w:val="22"/>
                      <w:lang w:val="en-GB"/>
                    </w:rPr>
                  </w:rPrChange>
                </w:rPr>
                <w:t>Lagos</w:t>
              </w:r>
            </w:ins>
          </w:p>
        </w:tc>
        <w:tc>
          <w:tcPr>
            <w:tcW w:w="2029" w:type="dxa"/>
            <w:tcPrChange w:author="KARLOVCEC, Barbara" w:date="2025-02-26T14:30:00Z" w16du:dateUtc="2025-02-26T13:30:00Z" w:id="2779">
              <w:tcPr>
                <w:tcW w:w="2029" w:type="dxa"/>
                <w:gridSpan w:val="2"/>
              </w:tcPr>
            </w:tcPrChange>
          </w:tcPr>
          <w:p w:rsidR="00290405" w:rsidP="001A1479" w:rsidRDefault="00290405" w14:paraId="4ABB69B3" w14:textId="08B70C34">
            <w:pPr>
              <w:spacing w:after="160" w:line="278" w:lineRule="auto"/>
              <w:contextualSpacing/>
              <w:rPr>
                <w:ins w:author="KARLOVCEC, Barbara" w:date="2025-02-26T14:25:00Z" w16du:dateUtc="2025-02-26T13:25:00Z" w:id="2780"/>
                <w:rFonts w:ascii="Calibri" w:hAnsi="Calibri" w:cs="Calibri"/>
                <w:sz w:val="22"/>
                <w:szCs w:val="22"/>
                <w:lang w:val="en-GB"/>
              </w:rPr>
            </w:pPr>
            <w:ins w:author="KARLOVCEC, Barbara" w:date="2025-02-26T14:25:00Z" w16du:dateUtc="2025-02-26T13:25:00Z" w:id="2781">
              <w:r>
                <w:rPr>
                  <w:rFonts w:ascii="Calibri" w:hAnsi="Calibri" w:cs="Calibri"/>
                  <w:sz w:val="22"/>
                  <w:szCs w:val="22"/>
                  <w:lang w:val="en-GB"/>
                </w:rPr>
                <w:t>32</w:t>
              </w:r>
            </w:ins>
          </w:p>
        </w:tc>
        <w:tc>
          <w:tcPr>
            <w:tcW w:w="3130" w:type="dxa"/>
            <w:tcPrChange w:author="KARLOVCEC, Barbara" w:date="2025-02-26T14:30:00Z" w16du:dateUtc="2025-02-26T13:30:00Z" w:id="2782">
              <w:tcPr>
                <w:tcW w:w="3130" w:type="dxa"/>
                <w:gridSpan w:val="2"/>
              </w:tcPr>
            </w:tcPrChange>
          </w:tcPr>
          <w:p w:rsidR="00290405" w:rsidP="001A1479" w:rsidRDefault="00290405" w14:paraId="12D2C86E" w14:textId="715BCE9A">
            <w:pPr>
              <w:spacing w:after="160" w:line="278" w:lineRule="auto"/>
              <w:contextualSpacing/>
              <w:rPr>
                <w:ins w:author="KARLOVCEC, Barbara" w:date="2025-02-26T14:25:00Z" w16du:dateUtc="2025-02-26T13:25:00Z" w:id="2783"/>
                <w:rFonts w:ascii="Calibri" w:hAnsi="Calibri" w:cs="Calibri"/>
                <w:sz w:val="22"/>
                <w:szCs w:val="22"/>
                <w:lang w:val="en-GB"/>
              </w:rPr>
            </w:pPr>
            <w:ins w:author="KARLOVCEC, Barbara" w:date="2025-02-26T14:25:00Z" w16du:dateUtc="2025-02-26T13:25:00Z" w:id="2784">
              <w:r>
                <w:rPr>
                  <w:rFonts w:ascii="Calibri" w:hAnsi="Calibri" w:cs="Calibri"/>
                  <w:sz w:val="22"/>
                  <w:szCs w:val="22"/>
                  <w:lang w:val="en-GB"/>
                </w:rPr>
                <w:t>South West</w:t>
              </w:r>
            </w:ins>
          </w:p>
        </w:tc>
        <w:tc>
          <w:tcPr>
            <w:tcW w:w="2340" w:type="dxa"/>
            <w:vMerge/>
            <w:tcPrChange w:author="KARLOVCEC, Barbara" w:date="2025-02-26T14:30:00Z" w16du:dateUtc="2025-02-26T13:30:00Z" w:id="2785">
              <w:tcPr>
                <w:tcW w:w="1554" w:type="dxa"/>
                <w:gridSpan w:val="2"/>
                <w:vMerge/>
              </w:tcPr>
            </w:tcPrChange>
          </w:tcPr>
          <w:p w:rsidR="00290405" w:rsidP="001A1479" w:rsidRDefault="00290405" w14:paraId="3B5FD39E" w14:textId="77777777">
            <w:pPr>
              <w:spacing w:after="160" w:line="278" w:lineRule="auto"/>
              <w:contextualSpacing/>
              <w:rPr>
                <w:ins w:author="KARLOVCEC, Barbara" w:date="2025-02-26T14:25:00Z" w16du:dateUtc="2025-02-26T13:25:00Z" w:id="2786"/>
                <w:rFonts w:ascii="Calibri" w:hAnsi="Calibri" w:cs="Calibri"/>
                <w:sz w:val="22"/>
                <w:szCs w:val="22"/>
                <w:lang w:val="en-GB"/>
              </w:rPr>
            </w:pPr>
          </w:p>
        </w:tc>
      </w:tr>
      <w:tr w:rsidR="00290405" w:rsidTr="006D0565" w14:paraId="7F47CA61" w14:textId="77777777">
        <w:trPr>
          <w:ins w:author="KARLOVCEC, Barbara" w:date="2025-02-26T14:25:00Z" w:id="2787"/>
          <w:trPrChange w:author="KARLOVCEC, Barbara" w:date="2025-02-26T14:27:00Z" w16du:dateUtc="2025-02-26T13:27:00Z" w:id="2788">
            <w:trPr>
              <w:gridAfter w:val="0"/>
            </w:trPr>
          </w:trPrChange>
        </w:trPr>
        <w:tc>
          <w:tcPr>
            <w:tcW w:w="2306" w:type="dxa"/>
            <w:tcPrChange w:author="KARLOVCEC, Barbara" w:date="2025-02-26T14:27:00Z" w16du:dateUtc="2025-02-26T13:27:00Z" w:id="2789">
              <w:tcPr>
                <w:tcW w:w="2306" w:type="dxa"/>
              </w:tcPr>
            </w:tcPrChange>
          </w:tcPr>
          <w:p w:rsidR="00290405" w:rsidP="001A1479" w:rsidRDefault="00290405" w14:paraId="2AAB4B64" w14:textId="77777777">
            <w:pPr>
              <w:spacing w:after="160" w:line="278" w:lineRule="auto"/>
              <w:contextualSpacing/>
              <w:rPr>
                <w:ins w:author="KARLOVCEC, Barbara" w:date="2025-02-26T14:25:00Z" w16du:dateUtc="2025-02-26T13:25:00Z" w:id="2790"/>
                <w:rFonts w:ascii="Calibri" w:hAnsi="Calibri" w:cs="Calibri"/>
                <w:sz w:val="22"/>
                <w:szCs w:val="22"/>
                <w:lang w:val="en-GB"/>
              </w:rPr>
            </w:pPr>
          </w:p>
        </w:tc>
        <w:tc>
          <w:tcPr>
            <w:tcW w:w="2029" w:type="dxa"/>
            <w:tcPrChange w:author="KARLOVCEC, Barbara" w:date="2025-02-26T14:27:00Z" w16du:dateUtc="2025-02-26T13:27:00Z" w:id="2791">
              <w:tcPr>
                <w:tcW w:w="2029" w:type="dxa"/>
                <w:gridSpan w:val="2"/>
              </w:tcPr>
            </w:tcPrChange>
          </w:tcPr>
          <w:p w:rsidR="00290405" w:rsidP="001A1479" w:rsidRDefault="00290405" w14:paraId="0877F673" w14:textId="5539429D">
            <w:pPr>
              <w:spacing w:after="160" w:line="278" w:lineRule="auto"/>
              <w:contextualSpacing/>
              <w:rPr>
                <w:ins w:author="KARLOVCEC, Barbara" w:date="2025-02-26T14:25:00Z" w16du:dateUtc="2025-02-26T13:25:00Z" w:id="2792"/>
                <w:rFonts w:ascii="Calibri" w:hAnsi="Calibri" w:cs="Calibri"/>
                <w:sz w:val="22"/>
                <w:szCs w:val="22"/>
                <w:lang w:val="en-GB"/>
              </w:rPr>
            </w:pPr>
            <w:ins w:author="KARLOVCEC, Barbara" w:date="2025-02-26T14:25:00Z" w16du:dateUtc="2025-02-26T13:25:00Z" w:id="2793">
              <w:r>
                <w:rPr>
                  <w:rFonts w:ascii="Calibri" w:hAnsi="Calibri" w:cs="Calibri"/>
                  <w:sz w:val="22"/>
                  <w:szCs w:val="22"/>
                  <w:lang w:val="en-GB"/>
                </w:rPr>
                <w:t>1</w:t>
              </w:r>
            </w:ins>
          </w:p>
        </w:tc>
        <w:tc>
          <w:tcPr>
            <w:tcW w:w="3130" w:type="dxa"/>
            <w:tcPrChange w:author="KARLOVCEC, Barbara" w:date="2025-02-26T14:27:00Z" w16du:dateUtc="2025-02-26T13:27:00Z" w:id="2794">
              <w:tcPr>
                <w:tcW w:w="3130" w:type="dxa"/>
                <w:gridSpan w:val="2"/>
              </w:tcPr>
            </w:tcPrChange>
          </w:tcPr>
          <w:p w:rsidR="00290405" w:rsidP="001A1479" w:rsidRDefault="00290405" w14:paraId="7D365950" w14:textId="5FA35EC7">
            <w:pPr>
              <w:spacing w:after="160" w:line="278" w:lineRule="auto"/>
              <w:contextualSpacing/>
              <w:rPr>
                <w:ins w:author="KARLOVCEC, Barbara" w:date="2025-02-26T14:25:00Z" w16du:dateUtc="2025-02-26T13:25:00Z" w:id="2795"/>
                <w:rFonts w:ascii="Calibri" w:hAnsi="Calibri" w:cs="Calibri"/>
                <w:sz w:val="22"/>
                <w:szCs w:val="22"/>
                <w:lang w:val="en-GB"/>
              </w:rPr>
            </w:pPr>
            <w:ins w:author="KARLOVCEC, Barbara" w:date="2025-02-26T14:26:00Z" w16du:dateUtc="2025-02-26T13:26:00Z" w:id="2796">
              <w:r>
                <w:rPr>
                  <w:rFonts w:ascii="Calibri" w:hAnsi="Calibri" w:cs="Calibri"/>
                  <w:sz w:val="22"/>
                  <w:szCs w:val="22"/>
                  <w:lang w:val="en-GB"/>
                </w:rPr>
                <w:t>South East</w:t>
              </w:r>
            </w:ins>
          </w:p>
        </w:tc>
        <w:tc>
          <w:tcPr>
            <w:tcW w:w="2340" w:type="dxa"/>
            <w:vMerge w:val="restart"/>
            <w:tcPrChange w:author="KARLOVCEC, Barbara" w:date="2025-02-26T14:27:00Z" w16du:dateUtc="2025-02-26T13:27:00Z" w:id="2797">
              <w:tcPr>
                <w:tcW w:w="1554" w:type="dxa"/>
                <w:gridSpan w:val="2"/>
                <w:vMerge w:val="restart"/>
              </w:tcPr>
            </w:tcPrChange>
          </w:tcPr>
          <w:p w:rsidR="00290405" w:rsidP="001A1479" w:rsidRDefault="00290405" w14:paraId="00883E4A" w14:textId="77777777">
            <w:pPr>
              <w:spacing w:after="160" w:line="278" w:lineRule="auto"/>
              <w:contextualSpacing/>
              <w:rPr>
                <w:ins w:author="KARLOVCEC, Barbara" w:date="2025-02-26T14:27:00Z" w16du:dateUtc="2025-02-26T13:27:00Z" w:id="2798"/>
                <w:rFonts w:ascii="Calibri" w:hAnsi="Calibri" w:cs="Calibri"/>
                <w:sz w:val="22"/>
                <w:szCs w:val="22"/>
                <w:lang w:val="en-GB"/>
              </w:rPr>
            </w:pPr>
            <w:ins w:author="KARLOVCEC, Barbara" w:date="2025-02-26T14:26:00Z" w16du:dateUtc="2025-02-26T13:26:00Z" w:id="2799">
              <w:r>
                <w:rPr>
                  <w:rFonts w:ascii="Calibri" w:hAnsi="Calibri" w:cs="Calibri"/>
                  <w:sz w:val="22"/>
                  <w:szCs w:val="22"/>
                  <w:lang w:val="en-GB"/>
                </w:rPr>
                <w:t>KIP</w:t>
              </w:r>
            </w:ins>
          </w:p>
          <w:p w:rsidR="006D0565" w:rsidP="001A1479" w:rsidRDefault="006D0565" w14:paraId="290D5377" w14:textId="7FEF2789">
            <w:pPr>
              <w:spacing w:after="160" w:line="278" w:lineRule="auto"/>
              <w:contextualSpacing/>
              <w:rPr>
                <w:ins w:author="KARLOVCEC, Barbara" w:date="2025-02-26T14:25:00Z" w16du:dateUtc="2025-02-26T13:25:00Z" w:id="2800"/>
                <w:rFonts w:ascii="Calibri" w:hAnsi="Calibri" w:cs="Calibri"/>
                <w:sz w:val="22"/>
                <w:szCs w:val="22"/>
                <w:lang w:val="en-GB"/>
              </w:rPr>
            </w:pPr>
            <w:ins w:author="KARLOVCEC, Barbara" w:date="2025-02-26T14:27:00Z" w16du:dateUtc="2025-02-26T13:27:00Z" w:id="2801">
              <w:r>
                <w:rPr>
                  <w:rFonts w:ascii="Calibri" w:hAnsi="Calibri" w:cs="Calibri"/>
                  <w:sz w:val="22"/>
                  <w:szCs w:val="22"/>
                  <w:lang w:val="en-GB"/>
                </w:rPr>
                <w:t>10 companies</w:t>
              </w:r>
            </w:ins>
          </w:p>
        </w:tc>
      </w:tr>
      <w:tr w:rsidR="00290405" w:rsidTr="006D0565" w14:paraId="70BE1DD6" w14:textId="77777777">
        <w:trPr>
          <w:ins w:author="KARLOVCEC, Barbara" w:date="2025-02-26T14:25:00Z" w:id="2802"/>
          <w:trPrChange w:author="KARLOVCEC, Barbara" w:date="2025-02-26T14:27:00Z" w16du:dateUtc="2025-02-26T13:27:00Z" w:id="2803">
            <w:trPr>
              <w:gridAfter w:val="0"/>
            </w:trPr>
          </w:trPrChange>
        </w:trPr>
        <w:tc>
          <w:tcPr>
            <w:tcW w:w="2306" w:type="dxa"/>
            <w:tcPrChange w:author="KARLOVCEC, Barbara" w:date="2025-02-26T14:27:00Z" w16du:dateUtc="2025-02-26T13:27:00Z" w:id="2804">
              <w:tcPr>
                <w:tcW w:w="2306" w:type="dxa"/>
              </w:tcPr>
            </w:tcPrChange>
          </w:tcPr>
          <w:p w:rsidR="00290405" w:rsidP="001A1479" w:rsidRDefault="00290405" w14:paraId="002BD664" w14:textId="77777777">
            <w:pPr>
              <w:spacing w:after="160" w:line="278" w:lineRule="auto"/>
              <w:contextualSpacing/>
              <w:rPr>
                <w:ins w:author="KARLOVCEC, Barbara" w:date="2025-02-26T14:25:00Z" w16du:dateUtc="2025-02-26T13:25:00Z" w:id="2805"/>
                <w:rFonts w:ascii="Calibri" w:hAnsi="Calibri" w:cs="Calibri"/>
                <w:sz w:val="22"/>
                <w:szCs w:val="22"/>
                <w:lang w:val="en-GB"/>
              </w:rPr>
            </w:pPr>
          </w:p>
        </w:tc>
        <w:tc>
          <w:tcPr>
            <w:tcW w:w="2029" w:type="dxa"/>
            <w:tcPrChange w:author="KARLOVCEC, Barbara" w:date="2025-02-26T14:27:00Z" w16du:dateUtc="2025-02-26T13:27:00Z" w:id="2806">
              <w:tcPr>
                <w:tcW w:w="2029" w:type="dxa"/>
                <w:gridSpan w:val="2"/>
              </w:tcPr>
            </w:tcPrChange>
          </w:tcPr>
          <w:p w:rsidR="00290405" w:rsidP="001A1479" w:rsidRDefault="00290405" w14:paraId="2CCC6437" w14:textId="64A23A1E">
            <w:pPr>
              <w:spacing w:after="160" w:line="278" w:lineRule="auto"/>
              <w:contextualSpacing/>
              <w:rPr>
                <w:ins w:author="KARLOVCEC, Barbara" w:date="2025-02-26T14:25:00Z" w16du:dateUtc="2025-02-26T13:25:00Z" w:id="2807"/>
                <w:rFonts w:ascii="Calibri" w:hAnsi="Calibri" w:cs="Calibri"/>
                <w:sz w:val="22"/>
                <w:szCs w:val="22"/>
                <w:lang w:val="en-GB"/>
              </w:rPr>
            </w:pPr>
            <w:ins w:author="KARLOVCEC, Barbara" w:date="2025-02-26T14:25:00Z" w16du:dateUtc="2025-02-26T13:25:00Z" w:id="2808">
              <w:r>
                <w:rPr>
                  <w:rFonts w:ascii="Calibri" w:hAnsi="Calibri" w:cs="Calibri"/>
                  <w:sz w:val="22"/>
                  <w:szCs w:val="22"/>
                  <w:lang w:val="en-GB"/>
                </w:rPr>
                <w:t>3</w:t>
              </w:r>
            </w:ins>
          </w:p>
        </w:tc>
        <w:tc>
          <w:tcPr>
            <w:tcW w:w="3130" w:type="dxa"/>
            <w:tcPrChange w:author="KARLOVCEC, Barbara" w:date="2025-02-26T14:27:00Z" w16du:dateUtc="2025-02-26T13:27:00Z" w:id="2809">
              <w:tcPr>
                <w:tcW w:w="3130" w:type="dxa"/>
                <w:gridSpan w:val="2"/>
              </w:tcPr>
            </w:tcPrChange>
          </w:tcPr>
          <w:p w:rsidR="00290405" w:rsidP="001A1479" w:rsidRDefault="00290405" w14:paraId="382D5A10" w14:textId="75CA3DC1">
            <w:pPr>
              <w:spacing w:after="160" w:line="278" w:lineRule="auto"/>
              <w:contextualSpacing/>
              <w:rPr>
                <w:ins w:author="KARLOVCEC, Barbara" w:date="2025-02-26T14:25:00Z" w16du:dateUtc="2025-02-26T13:25:00Z" w:id="2810"/>
                <w:rFonts w:ascii="Calibri" w:hAnsi="Calibri" w:cs="Calibri"/>
                <w:sz w:val="22"/>
                <w:szCs w:val="22"/>
                <w:lang w:val="en-GB"/>
              </w:rPr>
            </w:pPr>
            <w:ins w:author="KARLOVCEC, Barbara" w:date="2025-02-26T14:26:00Z" w16du:dateUtc="2025-02-26T13:26:00Z" w:id="2811">
              <w:r>
                <w:rPr>
                  <w:rFonts w:ascii="Calibri" w:hAnsi="Calibri" w:cs="Calibri"/>
                  <w:sz w:val="22"/>
                  <w:szCs w:val="22"/>
                  <w:lang w:val="en-GB"/>
                </w:rPr>
                <w:t>North Central</w:t>
              </w:r>
            </w:ins>
          </w:p>
        </w:tc>
        <w:tc>
          <w:tcPr>
            <w:tcW w:w="2340" w:type="dxa"/>
            <w:vMerge/>
            <w:tcPrChange w:author="KARLOVCEC, Barbara" w:date="2025-02-26T14:27:00Z" w16du:dateUtc="2025-02-26T13:27:00Z" w:id="2812">
              <w:tcPr>
                <w:tcW w:w="1554" w:type="dxa"/>
                <w:gridSpan w:val="2"/>
                <w:vMerge/>
              </w:tcPr>
            </w:tcPrChange>
          </w:tcPr>
          <w:p w:rsidR="00290405" w:rsidP="001A1479" w:rsidRDefault="00290405" w14:paraId="3EE4F5FF" w14:textId="77777777">
            <w:pPr>
              <w:spacing w:after="160" w:line="278" w:lineRule="auto"/>
              <w:contextualSpacing/>
              <w:rPr>
                <w:ins w:author="KARLOVCEC, Barbara" w:date="2025-02-26T14:25:00Z" w16du:dateUtc="2025-02-26T13:25:00Z" w:id="2813"/>
                <w:rFonts w:ascii="Calibri" w:hAnsi="Calibri" w:cs="Calibri"/>
                <w:sz w:val="22"/>
                <w:szCs w:val="22"/>
                <w:lang w:val="en-GB"/>
              </w:rPr>
            </w:pPr>
          </w:p>
        </w:tc>
      </w:tr>
      <w:tr w:rsidR="00290405" w:rsidTr="006D0565" w14:paraId="5A492AB7" w14:textId="77777777">
        <w:trPr>
          <w:ins w:author="KARLOVCEC, Barbara" w:date="2025-02-26T14:25:00Z" w:id="2814"/>
          <w:trPrChange w:author="KARLOVCEC, Barbara" w:date="2025-02-26T14:27:00Z" w16du:dateUtc="2025-02-26T13:27:00Z" w:id="2815">
            <w:trPr>
              <w:gridAfter w:val="0"/>
            </w:trPr>
          </w:trPrChange>
        </w:trPr>
        <w:tc>
          <w:tcPr>
            <w:tcW w:w="2306" w:type="dxa"/>
            <w:tcPrChange w:author="KARLOVCEC, Barbara" w:date="2025-02-26T14:27:00Z" w16du:dateUtc="2025-02-26T13:27:00Z" w:id="2816">
              <w:tcPr>
                <w:tcW w:w="2306" w:type="dxa"/>
              </w:tcPr>
            </w:tcPrChange>
          </w:tcPr>
          <w:p w:rsidR="00290405" w:rsidP="001A1479" w:rsidRDefault="00290405" w14:paraId="488B91A7" w14:textId="77777777">
            <w:pPr>
              <w:spacing w:after="160" w:line="278" w:lineRule="auto"/>
              <w:contextualSpacing/>
              <w:rPr>
                <w:ins w:author="KARLOVCEC, Barbara" w:date="2025-02-26T14:25:00Z" w16du:dateUtc="2025-02-26T13:25:00Z" w:id="2817"/>
                <w:rFonts w:ascii="Calibri" w:hAnsi="Calibri" w:cs="Calibri"/>
                <w:sz w:val="22"/>
                <w:szCs w:val="22"/>
                <w:lang w:val="en-GB"/>
              </w:rPr>
            </w:pPr>
          </w:p>
        </w:tc>
        <w:tc>
          <w:tcPr>
            <w:tcW w:w="2029" w:type="dxa"/>
            <w:tcPrChange w:author="KARLOVCEC, Barbara" w:date="2025-02-26T14:27:00Z" w16du:dateUtc="2025-02-26T13:27:00Z" w:id="2818">
              <w:tcPr>
                <w:tcW w:w="2029" w:type="dxa"/>
                <w:gridSpan w:val="2"/>
              </w:tcPr>
            </w:tcPrChange>
          </w:tcPr>
          <w:p w:rsidR="00290405" w:rsidP="001A1479" w:rsidRDefault="00290405" w14:paraId="2D5F97B3" w14:textId="51716AED">
            <w:pPr>
              <w:spacing w:after="160" w:line="278" w:lineRule="auto"/>
              <w:contextualSpacing/>
              <w:rPr>
                <w:ins w:author="KARLOVCEC, Barbara" w:date="2025-02-26T14:25:00Z" w16du:dateUtc="2025-02-26T13:25:00Z" w:id="2819"/>
                <w:rFonts w:ascii="Calibri" w:hAnsi="Calibri" w:cs="Calibri"/>
                <w:sz w:val="22"/>
                <w:szCs w:val="22"/>
                <w:lang w:val="en-GB"/>
              </w:rPr>
            </w:pPr>
            <w:ins w:author="KARLOVCEC, Barbara" w:date="2025-02-26T14:25:00Z" w16du:dateUtc="2025-02-26T13:25:00Z" w:id="2820">
              <w:r>
                <w:rPr>
                  <w:rFonts w:ascii="Calibri" w:hAnsi="Calibri" w:cs="Calibri"/>
                  <w:sz w:val="22"/>
                  <w:szCs w:val="22"/>
                  <w:lang w:val="en-GB"/>
                </w:rPr>
                <w:t>6</w:t>
              </w:r>
            </w:ins>
          </w:p>
        </w:tc>
        <w:tc>
          <w:tcPr>
            <w:tcW w:w="3130" w:type="dxa"/>
            <w:tcPrChange w:author="KARLOVCEC, Barbara" w:date="2025-02-26T14:27:00Z" w16du:dateUtc="2025-02-26T13:27:00Z" w:id="2821">
              <w:tcPr>
                <w:tcW w:w="3130" w:type="dxa"/>
                <w:gridSpan w:val="2"/>
              </w:tcPr>
            </w:tcPrChange>
          </w:tcPr>
          <w:p w:rsidR="00290405" w:rsidP="001A1479" w:rsidRDefault="00290405" w14:paraId="474B744F" w14:textId="321A04BC">
            <w:pPr>
              <w:spacing w:after="160" w:line="278" w:lineRule="auto"/>
              <w:contextualSpacing/>
              <w:rPr>
                <w:ins w:author="KARLOVCEC, Barbara" w:date="2025-02-26T14:25:00Z" w16du:dateUtc="2025-02-26T13:25:00Z" w:id="2822"/>
                <w:rFonts w:ascii="Calibri" w:hAnsi="Calibri" w:cs="Calibri"/>
                <w:sz w:val="22"/>
                <w:szCs w:val="22"/>
                <w:lang w:val="en-GB"/>
              </w:rPr>
            </w:pPr>
            <w:ins w:author="KARLOVCEC, Barbara" w:date="2025-02-26T14:25:00Z" w16du:dateUtc="2025-02-26T13:25:00Z" w:id="2823">
              <w:r>
                <w:rPr>
                  <w:rFonts w:ascii="Calibri" w:hAnsi="Calibri" w:cs="Calibri"/>
                  <w:sz w:val="22"/>
                  <w:szCs w:val="22"/>
                  <w:lang w:val="en-GB"/>
                </w:rPr>
                <w:t>South West</w:t>
              </w:r>
            </w:ins>
          </w:p>
        </w:tc>
        <w:tc>
          <w:tcPr>
            <w:tcW w:w="2340" w:type="dxa"/>
            <w:vMerge/>
            <w:tcPrChange w:author="KARLOVCEC, Barbara" w:date="2025-02-26T14:27:00Z" w16du:dateUtc="2025-02-26T13:27:00Z" w:id="2824">
              <w:tcPr>
                <w:tcW w:w="1554" w:type="dxa"/>
                <w:gridSpan w:val="2"/>
                <w:vMerge/>
              </w:tcPr>
            </w:tcPrChange>
          </w:tcPr>
          <w:p w:rsidR="00290405" w:rsidP="001A1479" w:rsidRDefault="00290405" w14:paraId="34B9E313" w14:textId="77777777">
            <w:pPr>
              <w:spacing w:after="160" w:line="278" w:lineRule="auto"/>
              <w:contextualSpacing/>
              <w:rPr>
                <w:ins w:author="KARLOVCEC, Barbara" w:date="2025-02-26T14:25:00Z" w16du:dateUtc="2025-02-26T13:25:00Z" w:id="2825"/>
                <w:rFonts w:ascii="Calibri" w:hAnsi="Calibri" w:cs="Calibri"/>
                <w:sz w:val="22"/>
                <w:szCs w:val="22"/>
                <w:lang w:val="en-GB"/>
              </w:rPr>
            </w:pPr>
          </w:p>
        </w:tc>
      </w:tr>
    </w:tbl>
    <w:p w:rsidRPr="005D5556" w:rsidR="00587977" w:rsidDel="002B517A" w:rsidP="002B517A" w:rsidRDefault="00F365B6" w14:paraId="74E57CE6" w14:textId="530C8983">
      <w:pPr>
        <w:spacing w:after="160" w:line="278" w:lineRule="auto"/>
        <w:contextualSpacing/>
        <w:rPr>
          <w:del w:author="KARLOVCEC, Barbara" w:date="2025-02-26T14:18:00Z" w16du:dateUtc="2025-02-26T13:18:00Z" w:id="2826"/>
          <w:rFonts w:ascii="Calibri" w:hAnsi="Calibri" w:cs="Calibri"/>
          <w:sz w:val="22"/>
          <w:szCs w:val="22"/>
          <w:lang w:val="en-GB"/>
        </w:rPr>
      </w:pPr>
      <w:ins w:author="KARLOVCEC, Barbara" w:date="2025-02-26T14:08:00Z" w16du:dateUtc="2025-02-26T13:08:00Z" w:id="2827">
        <w:r>
          <w:rPr>
            <w:rFonts w:ascii="Calibri" w:hAnsi="Calibri" w:cs="Calibri"/>
            <w:sz w:val="22"/>
            <w:szCs w:val="22"/>
            <w:lang w:val="en-GB"/>
          </w:rPr>
          <w:br/>
        </w:r>
      </w:ins>
    </w:p>
    <w:p w:rsidRPr="005D5556" w:rsidR="004C3BFD" w:rsidDel="002B517A" w:rsidP="002B517A" w:rsidRDefault="004C3BFD" w14:paraId="001C34C4" w14:textId="36EB0C52">
      <w:pPr>
        <w:spacing w:after="160" w:line="278" w:lineRule="auto"/>
        <w:contextualSpacing/>
        <w:rPr>
          <w:del w:author="KARLOVCEC, Barbara" w:date="2025-02-26T14:18:00Z" w16du:dateUtc="2025-02-26T13:18:00Z" w:id="2828"/>
          <w:rFonts w:ascii="Calibri" w:hAnsi="Calibri" w:cs="Calibri"/>
          <w:sz w:val="22"/>
          <w:szCs w:val="22"/>
          <w:lang w:val="en-GB"/>
        </w:rPr>
      </w:pPr>
    </w:p>
    <w:tbl>
      <w:tblPr>
        <w:tblW w:w="9865" w:type="dxa"/>
        <w:tblInd w:w="113" w:type="dxa"/>
        <w:tblLayout w:type="fixed"/>
        <w:tblLook w:val="04A0" w:firstRow="1" w:lastRow="0" w:firstColumn="1" w:lastColumn="0" w:noHBand="0" w:noVBand="1"/>
      </w:tblPr>
      <w:tblGrid>
        <w:gridCol w:w="447"/>
        <w:gridCol w:w="1249"/>
        <w:gridCol w:w="1403"/>
        <w:gridCol w:w="1269"/>
        <w:gridCol w:w="1387"/>
        <w:gridCol w:w="1276"/>
        <w:gridCol w:w="1417"/>
        <w:gridCol w:w="1417"/>
      </w:tblGrid>
      <w:tr w:rsidRPr="005D5556" w:rsidR="001718E6" w:rsidDel="002B517A" w:rsidTr="000128F9" w14:paraId="68FC2C0B" w14:textId="1B7C555D">
        <w:trPr>
          <w:trHeight w:val="612"/>
          <w:del w:author="KARLOVCEC, Barbara" w:date="2025-02-26T14:18:00Z" w:id="2829"/>
        </w:trPr>
        <w:tc>
          <w:tcPr>
            <w:tcW w:w="447"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D5556" w:rsidR="001718E6" w:rsidDel="002B517A" w:rsidRDefault="001718E6" w14:paraId="6E38CB38" w14:textId="49EF4901">
            <w:pPr>
              <w:spacing w:after="160" w:line="278" w:lineRule="auto"/>
              <w:contextualSpacing/>
              <w:rPr>
                <w:del w:author="KARLOVCEC, Barbara" w:date="2025-02-26T14:18:00Z" w16du:dateUtc="2025-02-26T13:18:00Z" w:id="2830"/>
                <w:rFonts w:ascii="Calibri" w:hAnsi="Calibri" w:cs="Calibri"/>
                <w:b/>
                <w:bCs/>
              </w:rPr>
              <w:pPrChange w:author="KARLOVCEC, Barbara" w:date="2025-02-26T14:18:00Z" w16du:dateUtc="2025-02-26T13:18:00Z" w:id="2831">
                <w:pPr/>
              </w:pPrChange>
            </w:pPr>
            <w:del w:author="KARLOVCEC, Barbara" w:date="2025-02-26T14:18:00Z" w16du:dateUtc="2025-02-26T13:18:00Z" w:id="2832">
              <w:r w:rsidRPr="005D5556" w:rsidDel="002B517A">
                <w:rPr>
                  <w:rFonts w:ascii="Calibri" w:hAnsi="Calibri" w:cs="Calibri"/>
                  <w:b/>
                  <w:bCs/>
                </w:rPr>
                <w:delText>S/n</w:delText>
              </w:r>
            </w:del>
          </w:p>
        </w:tc>
        <w:tc>
          <w:tcPr>
            <w:tcW w:w="1249" w:type="dxa"/>
            <w:tcBorders>
              <w:top w:val="single" w:color="auto" w:sz="4" w:space="0"/>
              <w:left w:val="nil"/>
              <w:bottom w:val="single" w:color="auto" w:sz="4" w:space="0"/>
              <w:right w:val="single" w:color="auto" w:sz="4" w:space="0"/>
            </w:tcBorders>
            <w:shd w:val="clear" w:color="auto" w:fill="auto"/>
            <w:noWrap/>
            <w:vAlign w:val="center"/>
            <w:hideMark/>
          </w:tcPr>
          <w:p w:rsidRPr="005D5556" w:rsidR="001718E6" w:rsidDel="002B517A" w:rsidRDefault="001718E6" w14:paraId="13D92772" w14:textId="08F1F4CF">
            <w:pPr>
              <w:spacing w:after="160" w:line="278" w:lineRule="auto"/>
              <w:contextualSpacing/>
              <w:rPr>
                <w:del w:author="KARLOVCEC, Barbara" w:date="2025-02-26T14:18:00Z" w16du:dateUtc="2025-02-26T13:18:00Z" w:id="2833"/>
                <w:rFonts w:ascii="Calibri" w:hAnsi="Calibri" w:cs="Calibri"/>
                <w:b/>
                <w:bCs/>
              </w:rPr>
              <w:pPrChange w:author="KARLOVCEC, Barbara" w:date="2025-02-26T14:18:00Z" w16du:dateUtc="2025-02-26T13:18:00Z" w:id="2834">
                <w:pPr/>
              </w:pPrChange>
            </w:pPr>
            <w:del w:author="KARLOVCEC, Barbara" w:date="2025-02-26T14:18:00Z" w16du:dateUtc="2025-02-26T13:18:00Z" w:id="2835">
              <w:r w:rsidRPr="005D5556" w:rsidDel="002B517A">
                <w:rPr>
                  <w:rFonts w:ascii="Calibri" w:hAnsi="Calibri" w:cs="Calibri"/>
                  <w:b/>
                  <w:bCs/>
                </w:rPr>
                <w:delText>Company</w:delText>
              </w:r>
            </w:del>
          </w:p>
        </w:tc>
        <w:tc>
          <w:tcPr>
            <w:tcW w:w="1403" w:type="dxa"/>
            <w:tcBorders>
              <w:top w:val="single" w:color="auto" w:sz="4" w:space="0"/>
              <w:left w:val="nil"/>
              <w:bottom w:val="single" w:color="auto" w:sz="4" w:space="0"/>
              <w:right w:val="single" w:color="auto" w:sz="4" w:space="0"/>
            </w:tcBorders>
            <w:shd w:val="clear" w:color="auto" w:fill="auto"/>
            <w:vAlign w:val="center"/>
          </w:tcPr>
          <w:p w:rsidRPr="005D5556" w:rsidR="001718E6" w:rsidDel="002B517A" w:rsidRDefault="001718E6" w14:paraId="0CCAFCE2" w14:textId="2A80AA01">
            <w:pPr>
              <w:spacing w:after="160" w:line="278" w:lineRule="auto"/>
              <w:contextualSpacing/>
              <w:rPr>
                <w:del w:author="KARLOVCEC, Barbara" w:date="2025-02-26T14:18:00Z" w16du:dateUtc="2025-02-26T13:18:00Z" w:id="2836"/>
                <w:rFonts w:ascii="Calibri" w:hAnsi="Calibri" w:cs="Calibri"/>
                <w:b/>
                <w:bCs/>
              </w:rPr>
              <w:pPrChange w:author="KARLOVCEC, Barbara" w:date="2025-02-26T14:18:00Z" w16du:dateUtc="2025-02-26T13:18:00Z" w:id="2837">
                <w:pPr/>
              </w:pPrChange>
            </w:pPr>
            <w:del w:author="KARLOVCEC, Barbara" w:date="2025-02-26T14:18:00Z" w16du:dateUtc="2025-02-26T13:18:00Z" w:id="2838">
              <w:r w:rsidRPr="005D5556" w:rsidDel="002B517A">
                <w:rPr>
                  <w:rFonts w:ascii="Calibri" w:hAnsi="Calibri" w:cs="Calibri"/>
                  <w:b/>
                  <w:bCs/>
                </w:rPr>
                <w:delText>Name of contact person</w:delText>
              </w:r>
              <w:r w:rsidRPr="005D5556" w:rsidDel="002B517A">
                <w:rPr>
                  <w:rFonts w:ascii="Calibri" w:hAnsi="Calibri" w:cs="Calibri"/>
                  <w:b/>
                  <w:bCs/>
                </w:rPr>
                <w:br/>
              </w:r>
              <w:r w:rsidRPr="005D5556" w:rsidDel="002B517A">
                <w:rPr>
                  <w:rFonts w:ascii="Calibri" w:hAnsi="Calibri" w:cs="Calibri"/>
                  <w:b/>
                  <w:bCs/>
                </w:rPr>
                <w:delText xml:space="preserve"> </w:delText>
              </w:r>
            </w:del>
          </w:p>
        </w:tc>
        <w:tc>
          <w:tcPr>
            <w:tcW w:w="1269" w:type="dxa"/>
            <w:tcBorders>
              <w:top w:val="single" w:color="auto" w:sz="4" w:space="0"/>
              <w:left w:val="nil"/>
              <w:bottom w:val="single" w:color="auto" w:sz="4" w:space="0"/>
              <w:right w:val="single" w:color="auto" w:sz="4" w:space="0"/>
            </w:tcBorders>
            <w:shd w:val="clear" w:color="auto" w:fill="auto"/>
            <w:vAlign w:val="center"/>
          </w:tcPr>
          <w:p w:rsidRPr="005D5556" w:rsidR="001718E6" w:rsidDel="002B517A" w:rsidRDefault="001718E6" w14:paraId="625433FB" w14:textId="0CCB73CB">
            <w:pPr>
              <w:spacing w:after="160" w:line="278" w:lineRule="auto"/>
              <w:contextualSpacing/>
              <w:rPr>
                <w:del w:author="KARLOVCEC, Barbara" w:date="2025-02-26T14:18:00Z" w16du:dateUtc="2025-02-26T13:18:00Z" w:id="2839"/>
                <w:rFonts w:ascii="Calibri" w:hAnsi="Calibri" w:cs="Calibri"/>
                <w:b/>
                <w:bCs/>
              </w:rPr>
              <w:pPrChange w:author="KARLOVCEC, Barbara" w:date="2025-02-26T14:18:00Z" w16du:dateUtc="2025-02-26T13:18:00Z" w:id="2840">
                <w:pPr/>
              </w:pPrChange>
            </w:pPr>
            <w:del w:author="KARLOVCEC, Barbara" w:date="2025-02-26T14:18:00Z" w16du:dateUtc="2025-02-26T13:18:00Z" w:id="2841">
              <w:r w:rsidRPr="005D5556" w:rsidDel="002B517A">
                <w:rPr>
                  <w:rFonts w:ascii="Calibri" w:hAnsi="Calibri" w:cs="Calibri"/>
                  <w:b/>
                  <w:bCs/>
                </w:rPr>
                <w:delText>Number of contact person</w:delText>
              </w:r>
            </w:del>
          </w:p>
        </w:tc>
        <w:tc>
          <w:tcPr>
            <w:tcW w:w="1387" w:type="dxa"/>
            <w:tcBorders>
              <w:top w:val="single" w:color="auto" w:sz="4" w:space="0"/>
              <w:left w:val="nil"/>
              <w:bottom w:val="single" w:color="auto" w:sz="4" w:space="0"/>
              <w:right w:val="single" w:color="auto" w:sz="4" w:space="0"/>
            </w:tcBorders>
            <w:shd w:val="clear" w:color="auto" w:fill="auto"/>
            <w:vAlign w:val="center"/>
          </w:tcPr>
          <w:p w:rsidRPr="005D5556" w:rsidR="001718E6" w:rsidDel="002B517A" w:rsidRDefault="001718E6" w14:paraId="535B01C5" w14:textId="6E84D8CA">
            <w:pPr>
              <w:spacing w:after="160" w:line="278" w:lineRule="auto"/>
              <w:contextualSpacing/>
              <w:rPr>
                <w:del w:author="KARLOVCEC, Barbara" w:date="2025-02-26T14:18:00Z" w16du:dateUtc="2025-02-26T13:18:00Z" w:id="2842"/>
                <w:rFonts w:ascii="Calibri" w:hAnsi="Calibri" w:cs="Calibri"/>
                <w:b/>
                <w:bCs/>
              </w:rPr>
              <w:pPrChange w:author="KARLOVCEC, Barbara" w:date="2025-02-26T14:18:00Z" w16du:dateUtc="2025-02-26T13:18:00Z" w:id="2843">
                <w:pPr/>
              </w:pPrChange>
            </w:pPr>
            <w:del w:author="KARLOVCEC, Barbara" w:date="2025-02-26T14:18:00Z" w16du:dateUtc="2025-02-26T13:18:00Z" w:id="2844">
              <w:r w:rsidRPr="005D5556" w:rsidDel="002B517A">
                <w:rPr>
                  <w:rFonts w:ascii="Calibri" w:hAnsi="Calibri" w:cs="Calibri"/>
                  <w:b/>
                  <w:bCs/>
                </w:rPr>
                <w:delText>Email address of contact person</w:delText>
              </w:r>
            </w:del>
          </w:p>
        </w:tc>
        <w:tc>
          <w:tcPr>
            <w:tcW w:w="1276" w:type="dxa"/>
            <w:tcBorders>
              <w:top w:val="single" w:color="auto" w:sz="4" w:space="0"/>
              <w:left w:val="nil"/>
              <w:bottom w:val="single" w:color="auto" w:sz="4" w:space="0"/>
              <w:right w:val="single" w:color="auto" w:sz="4" w:space="0"/>
            </w:tcBorders>
            <w:shd w:val="clear" w:color="auto" w:fill="auto"/>
            <w:vAlign w:val="center"/>
            <w:hideMark/>
          </w:tcPr>
          <w:p w:rsidRPr="005D5556" w:rsidR="001718E6" w:rsidDel="002B517A" w:rsidRDefault="001718E6" w14:paraId="240B1C1F" w14:textId="64529E1B">
            <w:pPr>
              <w:spacing w:after="160" w:line="278" w:lineRule="auto"/>
              <w:contextualSpacing/>
              <w:rPr>
                <w:del w:author="KARLOVCEC, Barbara" w:date="2025-02-26T14:18:00Z" w16du:dateUtc="2025-02-26T13:18:00Z" w:id="2845"/>
                <w:rFonts w:ascii="Calibri" w:hAnsi="Calibri" w:cs="Calibri"/>
                <w:b/>
                <w:bCs/>
              </w:rPr>
              <w:pPrChange w:author="KARLOVCEC, Barbara" w:date="2025-02-26T14:18:00Z" w16du:dateUtc="2025-02-26T13:18:00Z" w:id="2846">
                <w:pPr/>
              </w:pPrChange>
            </w:pPr>
            <w:del w:author="KARLOVCEC, Barbara" w:date="2025-02-26T14:18:00Z" w16du:dateUtc="2025-02-26T13:18:00Z" w:id="2847">
              <w:r w:rsidRPr="005D5556" w:rsidDel="002B517A">
                <w:rPr>
                  <w:rFonts w:ascii="Calibri" w:hAnsi="Calibri" w:cs="Calibri"/>
                  <w:b/>
                  <w:bCs/>
                </w:rPr>
                <w:delText>Geo-political zone</w:delText>
              </w:r>
            </w:del>
          </w:p>
        </w:tc>
        <w:tc>
          <w:tcPr>
            <w:tcW w:w="1417" w:type="dxa"/>
            <w:tcBorders>
              <w:top w:val="single" w:color="auto" w:sz="4" w:space="0"/>
              <w:left w:val="nil"/>
              <w:bottom w:val="single" w:color="auto" w:sz="4" w:space="0"/>
              <w:right w:val="single" w:color="auto" w:sz="4" w:space="0"/>
            </w:tcBorders>
            <w:shd w:val="clear" w:color="auto" w:fill="auto"/>
            <w:vAlign w:val="center"/>
            <w:hideMark/>
          </w:tcPr>
          <w:p w:rsidRPr="005D5556" w:rsidR="001718E6" w:rsidDel="002B517A" w:rsidRDefault="00F02181" w14:paraId="59428BDB" w14:textId="18776938">
            <w:pPr>
              <w:spacing w:after="160" w:line="278" w:lineRule="auto"/>
              <w:contextualSpacing/>
              <w:rPr>
                <w:del w:author="KARLOVCEC, Barbara" w:date="2025-02-26T14:18:00Z" w16du:dateUtc="2025-02-26T13:18:00Z" w:id="2848"/>
                <w:rFonts w:ascii="Calibri" w:hAnsi="Calibri" w:cs="Calibri"/>
                <w:b/>
                <w:bCs/>
              </w:rPr>
              <w:pPrChange w:author="KARLOVCEC, Barbara" w:date="2025-02-26T14:18:00Z" w16du:dateUtc="2025-02-26T13:18:00Z" w:id="2849">
                <w:pPr/>
              </w:pPrChange>
            </w:pPr>
            <w:del w:author="KARLOVCEC, Barbara" w:date="2025-02-26T14:18:00Z" w16du:dateUtc="2025-02-26T13:18:00Z" w:id="2850">
              <w:r w:rsidRPr="005D5556" w:rsidDel="002B517A">
                <w:rPr>
                  <w:rFonts w:ascii="Calibri" w:hAnsi="Calibri" w:cs="Calibri"/>
                  <w:b/>
                  <w:bCs/>
                </w:rPr>
                <w:delText>Type of business</w:delText>
              </w:r>
            </w:del>
          </w:p>
        </w:tc>
        <w:tc>
          <w:tcPr>
            <w:tcW w:w="1417" w:type="dxa"/>
            <w:tcBorders>
              <w:top w:val="single" w:color="auto" w:sz="4" w:space="0"/>
              <w:left w:val="nil"/>
              <w:bottom w:val="single" w:color="auto" w:sz="4" w:space="0"/>
              <w:right w:val="single" w:color="auto" w:sz="4" w:space="0"/>
            </w:tcBorders>
          </w:tcPr>
          <w:p w:rsidRPr="005D5556" w:rsidR="001718E6" w:rsidDel="002B517A" w:rsidRDefault="00156C49" w14:paraId="1EA94047" w14:textId="4BA53202">
            <w:pPr>
              <w:spacing w:after="160" w:line="278" w:lineRule="auto"/>
              <w:contextualSpacing/>
              <w:rPr>
                <w:del w:author="KARLOVCEC, Barbara" w:date="2025-02-26T14:18:00Z" w16du:dateUtc="2025-02-26T13:18:00Z" w:id="2851"/>
                <w:rFonts w:ascii="Calibri" w:hAnsi="Calibri" w:cs="Calibri"/>
                <w:b/>
                <w:bCs/>
              </w:rPr>
              <w:pPrChange w:author="KARLOVCEC, Barbara" w:date="2025-02-26T14:18:00Z" w16du:dateUtc="2025-02-26T13:18:00Z" w:id="2852">
                <w:pPr/>
              </w:pPrChange>
            </w:pPr>
            <w:del w:author="KARLOVCEC, Barbara" w:date="2025-02-26T14:18:00Z" w16du:dateUtc="2025-02-26T13:18:00Z" w:id="2853">
              <w:r w:rsidRPr="005D5556" w:rsidDel="002B517A">
                <w:rPr>
                  <w:rFonts w:ascii="Calibri" w:hAnsi="Calibri" w:cs="Calibri"/>
                  <w:b/>
                  <w:bCs/>
                </w:rPr>
                <w:delText>Training session</w:delText>
              </w:r>
            </w:del>
          </w:p>
        </w:tc>
      </w:tr>
      <w:tr w:rsidRPr="005D5556" w:rsidR="001718E6" w:rsidDel="002B517A" w:rsidTr="000128F9" w14:paraId="14312AF1" w14:textId="05E6118E">
        <w:trPr>
          <w:trHeight w:val="351"/>
          <w:del w:author="KARLOVCEC, Barbara" w:date="2025-02-26T14:18:00Z" w:id="2854"/>
        </w:trPr>
        <w:tc>
          <w:tcPr>
            <w:tcW w:w="447"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1718E6" w:rsidDel="002B517A" w:rsidRDefault="001718E6" w14:paraId="2D3299E2" w14:textId="34B454BA">
            <w:pPr>
              <w:spacing w:after="160" w:line="278" w:lineRule="auto"/>
              <w:contextualSpacing/>
              <w:rPr>
                <w:del w:author="KARLOVCEC, Barbara" w:date="2025-02-26T14:18:00Z" w16du:dateUtc="2025-02-26T13:18:00Z" w:id="2855"/>
                <w:rFonts w:ascii="Calibri" w:hAnsi="Calibri" w:cs="Calibri"/>
                <w:color w:val="000000"/>
              </w:rPr>
              <w:pPrChange w:author="KARLOVCEC, Barbara" w:date="2025-02-26T14:18:00Z" w16du:dateUtc="2025-02-26T13:18:00Z" w:id="2856">
                <w:pPr/>
              </w:pPrChange>
            </w:pPr>
            <w:del w:author="KARLOVCEC, Barbara" w:date="2025-02-26T14:18:00Z" w16du:dateUtc="2025-02-26T13:18:00Z" w:id="2857">
              <w:r w:rsidRPr="005D5556" w:rsidDel="002B517A">
                <w:rPr>
                  <w:rFonts w:ascii="Calibri" w:hAnsi="Calibri" w:cs="Calibri"/>
                  <w:color w:val="000000"/>
                </w:rPr>
                <w:delText>1</w:delText>
              </w:r>
            </w:del>
          </w:p>
        </w:tc>
        <w:tc>
          <w:tcPr>
            <w:tcW w:w="1249"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09463E8F" w14:textId="301243B2">
            <w:pPr>
              <w:spacing w:after="160" w:line="278" w:lineRule="auto"/>
              <w:contextualSpacing/>
              <w:rPr>
                <w:del w:author="KARLOVCEC, Barbara" w:date="2025-02-26T14:18:00Z" w16du:dateUtc="2025-02-26T13:18:00Z" w:id="2858"/>
                <w:rFonts w:ascii="Calibri" w:hAnsi="Calibri" w:cs="Calibri"/>
                <w:color w:val="000000"/>
              </w:rPr>
              <w:pPrChange w:author="KARLOVCEC, Barbara" w:date="2025-02-26T14:18:00Z" w16du:dateUtc="2025-02-26T13:18:00Z" w:id="2859">
                <w:pPr/>
              </w:pPrChange>
            </w:pPr>
            <w:del w:author="KARLOVCEC, Barbara" w:date="2025-02-26T14:18:00Z" w16du:dateUtc="2025-02-26T13:18:00Z" w:id="2860">
              <w:r w:rsidRPr="005D5556" w:rsidDel="002B517A">
                <w:rPr>
                  <w:rFonts w:ascii="Calibri" w:hAnsi="Calibri" w:cs="Calibri"/>
                  <w:color w:val="000000"/>
                </w:rPr>
                <w:delText>Souna Ventures</w:delText>
              </w:r>
            </w:del>
          </w:p>
        </w:tc>
        <w:tc>
          <w:tcPr>
            <w:tcW w:w="1403"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66DAA40D" w14:textId="08F1C04B">
            <w:pPr>
              <w:spacing w:after="160" w:line="278" w:lineRule="auto"/>
              <w:contextualSpacing/>
              <w:rPr>
                <w:del w:author="KARLOVCEC, Barbara" w:date="2025-02-26T14:18:00Z" w16du:dateUtc="2025-02-26T13:18:00Z" w:id="2861"/>
                <w:rFonts w:ascii="Calibri" w:hAnsi="Calibri" w:cs="Calibri"/>
                <w:color w:val="000000"/>
              </w:rPr>
              <w:pPrChange w:author="KARLOVCEC, Barbara" w:date="2025-02-26T14:18:00Z" w16du:dateUtc="2025-02-26T13:18:00Z" w:id="2862">
                <w:pPr/>
              </w:pPrChange>
            </w:pPr>
            <w:del w:author="KARLOVCEC, Barbara" w:date="2025-02-26T14:18:00Z" w16du:dateUtc="2025-02-26T13:18:00Z" w:id="2863">
              <w:r w:rsidRPr="005D5556" w:rsidDel="002B517A">
                <w:rPr>
                  <w:rFonts w:ascii="Calibri" w:hAnsi="Calibri" w:cs="Calibri"/>
                  <w:color w:val="000000"/>
                </w:rPr>
                <w:delText>Chief olukoyade Olonishuwa</w:delText>
              </w:r>
            </w:del>
          </w:p>
        </w:tc>
        <w:tc>
          <w:tcPr>
            <w:tcW w:w="1269"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6CD47816" w14:textId="43D63AAD">
            <w:pPr>
              <w:spacing w:after="160" w:line="278" w:lineRule="auto"/>
              <w:contextualSpacing/>
              <w:rPr>
                <w:del w:author="KARLOVCEC, Barbara" w:date="2025-02-26T14:18:00Z" w16du:dateUtc="2025-02-26T13:18:00Z" w:id="2864"/>
                <w:rFonts w:ascii="Calibri" w:hAnsi="Calibri" w:cs="Calibri"/>
                <w:color w:val="000000"/>
              </w:rPr>
              <w:pPrChange w:author="KARLOVCEC, Barbara" w:date="2025-02-26T14:18:00Z" w16du:dateUtc="2025-02-26T13:18:00Z" w:id="2865">
                <w:pPr/>
              </w:pPrChange>
            </w:pPr>
            <w:del w:author="KARLOVCEC, Barbara" w:date="2025-02-26T14:18:00Z" w16du:dateUtc="2025-02-26T13:18:00Z" w:id="2866">
              <w:r w:rsidRPr="005D5556" w:rsidDel="002B517A">
                <w:rPr>
                  <w:rFonts w:ascii="Calibri" w:hAnsi="Calibri" w:cs="Calibri"/>
                  <w:color w:val="000000"/>
                </w:rPr>
                <w:delText>08055615938</w:delText>
              </w:r>
            </w:del>
          </w:p>
        </w:tc>
        <w:tc>
          <w:tcPr>
            <w:tcW w:w="1387"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2E0FDD61" w14:textId="3BEDA997">
            <w:pPr>
              <w:spacing w:after="160" w:line="278" w:lineRule="auto"/>
              <w:contextualSpacing/>
              <w:rPr>
                <w:del w:author="KARLOVCEC, Barbara" w:date="2025-02-26T14:18:00Z" w16du:dateUtc="2025-02-26T13:18:00Z" w:id="2867"/>
                <w:rFonts w:ascii="Calibri" w:hAnsi="Calibri" w:cs="Calibri"/>
                <w:color w:val="0563C1"/>
                <w:u w:val="single"/>
              </w:rPr>
              <w:pPrChange w:author="KARLOVCEC, Barbara" w:date="2025-02-26T14:18:00Z" w16du:dateUtc="2025-02-26T13:18:00Z" w:id="2868">
                <w:pPr/>
              </w:pPrChange>
            </w:pPr>
            <w:del w:author="KARLOVCEC, Barbara" w:date="2025-02-26T14:18:00Z" w16du:dateUtc="2025-02-26T13:18:00Z" w:id="2869">
              <w:r w:rsidDel="002B517A">
                <w:fldChar w:fldCharType="begin"/>
              </w:r>
              <w:r w:rsidDel="002B517A">
                <w:delInstrText>HYPERLINK "mailto:sounaventuresnigltd@gmail.com"</w:delInstrText>
              </w:r>
              <w:r w:rsidDel="002B517A">
                <w:fldChar w:fldCharType="separate"/>
              </w:r>
              <w:r w:rsidRPr="005D5556" w:rsidDel="002B517A">
                <w:rPr>
                  <w:rFonts w:ascii="Calibri" w:hAnsi="Calibri" w:cs="Calibri"/>
                  <w:color w:val="0563C1"/>
                  <w:u w:val="single"/>
                </w:rPr>
                <w:delText>sounaventuresnigltd@gmail.com</w:delText>
              </w:r>
              <w:r w:rsidDel="002B517A">
                <w:rPr>
                  <w:rFonts w:ascii="Calibri" w:hAnsi="Calibri" w:cs="Calibri"/>
                  <w:color w:val="0563C1"/>
                  <w:u w:val="single"/>
                </w:rPr>
                <w:fldChar w:fldCharType="end"/>
              </w:r>
            </w:del>
          </w:p>
        </w:tc>
        <w:tc>
          <w:tcPr>
            <w:tcW w:w="1276"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440DFE15" w14:textId="528323FF">
            <w:pPr>
              <w:spacing w:after="160" w:line="278" w:lineRule="auto"/>
              <w:contextualSpacing/>
              <w:rPr>
                <w:del w:author="KARLOVCEC, Barbara" w:date="2025-02-26T14:18:00Z" w16du:dateUtc="2025-02-26T13:18:00Z" w:id="2870"/>
                <w:rFonts w:ascii="Calibri" w:hAnsi="Calibri" w:cs="Calibri"/>
                <w:color w:val="000000"/>
              </w:rPr>
              <w:pPrChange w:author="KARLOVCEC, Barbara" w:date="2025-02-26T14:18:00Z" w16du:dateUtc="2025-02-26T13:18:00Z" w:id="2871">
                <w:pPr/>
              </w:pPrChange>
            </w:pPr>
            <w:del w:author="KARLOVCEC, Barbara" w:date="2025-02-26T14:18:00Z" w16du:dateUtc="2025-02-26T13:18:00Z" w:id="2872">
              <w:r w:rsidRPr="005D5556" w:rsidDel="002B517A">
                <w:rPr>
                  <w:rFonts w:ascii="Calibri" w:hAnsi="Calibri" w:cs="Calibri"/>
                  <w:color w:val="000000"/>
                </w:rPr>
                <w:delText>North Central</w:delText>
              </w:r>
            </w:del>
          </w:p>
        </w:tc>
        <w:tc>
          <w:tcPr>
            <w:tcW w:w="1417" w:type="dxa"/>
            <w:tcBorders>
              <w:top w:val="nil"/>
              <w:left w:val="nil"/>
              <w:bottom w:val="single" w:color="auto" w:sz="4" w:space="0"/>
              <w:right w:val="single" w:color="auto" w:sz="4" w:space="0"/>
            </w:tcBorders>
            <w:shd w:val="clear" w:color="000000" w:fill="FCE4D6"/>
            <w:vAlign w:val="center"/>
          </w:tcPr>
          <w:p w:rsidRPr="005D5556" w:rsidR="00BE3E4C" w:rsidDel="002B517A" w:rsidRDefault="00BE3E4C" w14:paraId="588EA6DC" w14:textId="0C08BEF0">
            <w:pPr>
              <w:spacing w:after="160" w:line="278" w:lineRule="auto"/>
              <w:contextualSpacing/>
              <w:rPr>
                <w:del w:author="KARLOVCEC, Barbara" w:date="2025-02-26T14:18:00Z" w16du:dateUtc="2025-02-26T13:18:00Z" w:id="2873"/>
                <w:rFonts w:ascii="Calibri" w:hAnsi="Calibri" w:cs="Calibri"/>
                <w:color w:val="000000"/>
              </w:rPr>
              <w:pPrChange w:author="KARLOVCEC, Barbara" w:date="2025-02-26T14:18:00Z" w16du:dateUtc="2025-02-26T13:18:00Z" w:id="2874">
                <w:pPr/>
              </w:pPrChange>
            </w:pPr>
          </w:p>
          <w:p w:rsidRPr="005D5556" w:rsidR="00BE3E4C" w:rsidDel="002B517A" w:rsidRDefault="00BE3E4C" w14:paraId="66A1ECFF" w14:textId="5EA91620">
            <w:pPr>
              <w:spacing w:after="160" w:line="278" w:lineRule="auto"/>
              <w:contextualSpacing/>
              <w:rPr>
                <w:del w:author="KARLOVCEC, Barbara" w:date="2025-02-26T14:18:00Z" w16du:dateUtc="2025-02-26T13:18:00Z" w:id="2875"/>
                <w:rFonts w:ascii="Calibri" w:hAnsi="Calibri" w:cs="Calibri"/>
                <w:color w:val="000000"/>
              </w:rPr>
              <w:pPrChange w:author="KARLOVCEC, Barbara" w:date="2025-02-26T14:18:00Z" w16du:dateUtc="2025-02-26T13:18:00Z" w:id="2876">
                <w:pPr/>
              </w:pPrChange>
            </w:pPr>
            <w:del w:author="KARLOVCEC, Barbara" w:date="2025-02-26T14:18:00Z" w16du:dateUtc="2025-02-26T13:18:00Z" w:id="2877">
              <w:r w:rsidRPr="005D5556" w:rsidDel="002B517A">
                <w:rPr>
                  <w:rFonts w:ascii="Calibri" w:hAnsi="Calibri" w:cs="Calibri"/>
                  <w:color w:val="000000"/>
                </w:rPr>
                <w:delText>ICE  MAKING MACHINE</w:delText>
              </w:r>
            </w:del>
          </w:p>
          <w:p w:rsidRPr="005D5556" w:rsidR="001718E6" w:rsidDel="002B517A" w:rsidRDefault="001718E6" w14:paraId="67D93E1F" w14:textId="17C2B9DF">
            <w:pPr>
              <w:spacing w:after="160" w:line="278" w:lineRule="auto"/>
              <w:contextualSpacing/>
              <w:rPr>
                <w:del w:author="KARLOVCEC, Barbara" w:date="2025-02-26T14:18:00Z" w16du:dateUtc="2025-02-26T13:18:00Z" w:id="2878"/>
                <w:rFonts w:ascii="Calibri" w:hAnsi="Calibri" w:cs="Calibri"/>
                <w:color w:val="000000"/>
              </w:rPr>
              <w:pPrChange w:author="KARLOVCEC, Barbara" w:date="2025-02-26T14:18:00Z" w16du:dateUtc="2025-02-26T13:18:00Z" w:id="2879">
                <w:pPr/>
              </w:pPrChange>
            </w:pPr>
          </w:p>
        </w:tc>
        <w:tc>
          <w:tcPr>
            <w:tcW w:w="1417" w:type="dxa"/>
            <w:vMerge w:val="restart"/>
            <w:tcBorders>
              <w:top w:val="nil"/>
              <w:left w:val="nil"/>
              <w:right w:val="single" w:color="auto" w:sz="4" w:space="0"/>
            </w:tcBorders>
            <w:shd w:val="clear" w:color="000000" w:fill="FCE4D6"/>
          </w:tcPr>
          <w:p w:rsidRPr="005D5556" w:rsidR="001718E6" w:rsidDel="002B517A" w:rsidRDefault="001718E6" w14:paraId="5A16EF6E" w14:textId="455C6D9E">
            <w:pPr>
              <w:spacing w:after="160" w:line="278" w:lineRule="auto"/>
              <w:contextualSpacing/>
              <w:rPr>
                <w:del w:author="KARLOVCEC, Barbara" w:date="2025-02-26T14:18:00Z" w16du:dateUtc="2025-02-26T13:18:00Z" w:id="2880"/>
                <w:rFonts w:ascii="Calibri" w:hAnsi="Calibri" w:cs="Calibri"/>
                <w:color w:val="000000"/>
              </w:rPr>
              <w:pPrChange w:author="KARLOVCEC, Barbara" w:date="2025-02-26T14:18:00Z" w16du:dateUtc="2025-02-26T13:18:00Z" w:id="2881">
                <w:pPr/>
              </w:pPrChange>
            </w:pPr>
            <w:del w:author="KARLOVCEC, Barbara" w:date="2025-02-26T14:18:00Z" w16du:dateUtc="2025-02-26T13:18:00Z" w:id="2882">
              <w:r w:rsidRPr="005D5556" w:rsidDel="002B517A">
                <w:rPr>
                  <w:rFonts w:ascii="Calibri" w:hAnsi="Calibri" w:cs="Calibri"/>
                  <w:color w:val="000000"/>
                </w:rPr>
                <w:delText>Session #1 (one trainee per company)</w:delText>
              </w:r>
            </w:del>
          </w:p>
        </w:tc>
      </w:tr>
      <w:tr w:rsidRPr="005D5556" w:rsidR="001718E6" w:rsidDel="002B517A" w:rsidTr="000128F9" w14:paraId="13D67263" w14:textId="0AD1609D">
        <w:trPr>
          <w:trHeight w:val="339"/>
          <w:del w:author="KARLOVCEC, Barbara" w:date="2025-02-26T14:18:00Z" w:id="2883"/>
        </w:trPr>
        <w:tc>
          <w:tcPr>
            <w:tcW w:w="447"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1718E6" w:rsidDel="002B517A" w:rsidRDefault="001718E6" w14:paraId="3D4926CF" w14:textId="2DEAD333">
            <w:pPr>
              <w:spacing w:after="160" w:line="278" w:lineRule="auto"/>
              <w:contextualSpacing/>
              <w:rPr>
                <w:del w:author="KARLOVCEC, Barbara" w:date="2025-02-26T14:18:00Z" w16du:dateUtc="2025-02-26T13:18:00Z" w:id="2884"/>
                <w:rFonts w:ascii="Calibri" w:hAnsi="Calibri" w:cs="Calibri"/>
                <w:color w:val="000000"/>
              </w:rPr>
              <w:pPrChange w:author="KARLOVCEC, Barbara" w:date="2025-02-26T14:18:00Z" w16du:dateUtc="2025-02-26T13:18:00Z" w:id="2885">
                <w:pPr/>
              </w:pPrChange>
            </w:pPr>
            <w:del w:author="KARLOVCEC, Barbara" w:date="2025-02-26T14:18:00Z" w16du:dateUtc="2025-02-26T13:18:00Z" w:id="2886">
              <w:r w:rsidRPr="005D5556" w:rsidDel="002B517A">
                <w:rPr>
                  <w:rFonts w:ascii="Calibri" w:hAnsi="Calibri" w:cs="Calibri"/>
                  <w:color w:val="000000"/>
                </w:rPr>
                <w:delText>2</w:delText>
              </w:r>
            </w:del>
          </w:p>
        </w:tc>
        <w:tc>
          <w:tcPr>
            <w:tcW w:w="1249"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3A62A313" w14:textId="5328472D">
            <w:pPr>
              <w:spacing w:after="160" w:line="278" w:lineRule="auto"/>
              <w:contextualSpacing/>
              <w:rPr>
                <w:del w:author="KARLOVCEC, Barbara" w:date="2025-02-26T14:18:00Z" w16du:dateUtc="2025-02-26T13:18:00Z" w:id="2887"/>
                <w:rFonts w:ascii="Calibri" w:hAnsi="Calibri" w:cs="Calibri"/>
                <w:color w:val="000000"/>
              </w:rPr>
              <w:pPrChange w:author="KARLOVCEC, Barbara" w:date="2025-02-26T14:18:00Z" w16du:dateUtc="2025-02-26T13:18:00Z" w:id="2888">
                <w:pPr/>
              </w:pPrChange>
            </w:pPr>
            <w:del w:author="KARLOVCEC, Barbara" w:date="2025-02-26T14:18:00Z" w16du:dateUtc="2025-02-26T13:18:00Z" w:id="2889">
              <w:r w:rsidRPr="005D5556" w:rsidDel="002B517A">
                <w:rPr>
                  <w:rFonts w:ascii="Calibri" w:hAnsi="Calibri" w:cs="Calibri"/>
                  <w:color w:val="000000"/>
                </w:rPr>
                <w:delText>Aliiko Refrigeration Services</w:delText>
              </w:r>
            </w:del>
          </w:p>
        </w:tc>
        <w:tc>
          <w:tcPr>
            <w:tcW w:w="1403"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7516DB81" w14:textId="594B9FEE">
            <w:pPr>
              <w:spacing w:after="160" w:line="278" w:lineRule="auto"/>
              <w:contextualSpacing/>
              <w:rPr>
                <w:del w:author="KARLOVCEC, Barbara" w:date="2025-02-26T14:18:00Z" w16du:dateUtc="2025-02-26T13:18:00Z" w:id="2890"/>
                <w:rFonts w:ascii="Calibri" w:hAnsi="Calibri" w:cs="Calibri"/>
                <w:color w:val="000000"/>
              </w:rPr>
              <w:pPrChange w:author="KARLOVCEC, Barbara" w:date="2025-02-26T14:18:00Z" w16du:dateUtc="2025-02-26T13:18:00Z" w:id="2891">
                <w:pPr/>
              </w:pPrChange>
            </w:pPr>
            <w:del w:author="KARLOVCEC, Barbara" w:date="2025-02-26T14:18:00Z" w16du:dateUtc="2025-02-26T13:18:00Z" w:id="2892">
              <w:r w:rsidRPr="005D5556" w:rsidDel="002B517A">
                <w:rPr>
                  <w:rFonts w:ascii="Calibri" w:hAnsi="Calibri" w:cs="Calibri"/>
                  <w:color w:val="000000"/>
                </w:rPr>
                <w:delText>Babatunde Ayinde Musa</w:delText>
              </w:r>
            </w:del>
          </w:p>
        </w:tc>
        <w:tc>
          <w:tcPr>
            <w:tcW w:w="1269"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08EFC845" w14:textId="400D926A">
            <w:pPr>
              <w:spacing w:after="160" w:line="278" w:lineRule="auto"/>
              <w:contextualSpacing/>
              <w:rPr>
                <w:del w:author="KARLOVCEC, Barbara" w:date="2025-02-26T14:18:00Z" w16du:dateUtc="2025-02-26T13:18:00Z" w:id="2893"/>
                <w:rFonts w:ascii="Calibri" w:hAnsi="Calibri" w:cs="Calibri"/>
                <w:color w:val="000000"/>
              </w:rPr>
              <w:pPrChange w:author="KARLOVCEC, Barbara" w:date="2025-02-26T14:18:00Z" w16du:dateUtc="2025-02-26T13:18:00Z" w:id="2894">
                <w:pPr/>
              </w:pPrChange>
            </w:pPr>
            <w:del w:author="KARLOVCEC, Barbara" w:date="2025-02-26T14:18:00Z" w16du:dateUtc="2025-02-26T13:18:00Z" w:id="2895">
              <w:r w:rsidRPr="005D5556" w:rsidDel="002B517A">
                <w:rPr>
                  <w:rFonts w:ascii="Calibri" w:hAnsi="Calibri" w:cs="Calibri"/>
                  <w:color w:val="000000"/>
                </w:rPr>
                <w:delText>08030691076</w:delText>
              </w:r>
            </w:del>
          </w:p>
        </w:tc>
        <w:tc>
          <w:tcPr>
            <w:tcW w:w="1387"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71E2C1D3" w14:textId="748845A6">
            <w:pPr>
              <w:spacing w:after="160" w:line="278" w:lineRule="auto"/>
              <w:contextualSpacing/>
              <w:rPr>
                <w:del w:author="KARLOVCEC, Barbara" w:date="2025-02-26T14:18:00Z" w16du:dateUtc="2025-02-26T13:18:00Z" w:id="2896"/>
                <w:rFonts w:ascii="Calibri" w:hAnsi="Calibri" w:cs="Calibri"/>
                <w:color w:val="0070C0"/>
                <w:u w:val="single"/>
              </w:rPr>
              <w:pPrChange w:author="KARLOVCEC, Barbara" w:date="2025-02-26T14:18:00Z" w16du:dateUtc="2025-02-26T13:18:00Z" w:id="2897">
                <w:pPr/>
              </w:pPrChange>
            </w:pPr>
            <w:del w:author="KARLOVCEC, Barbara" w:date="2025-02-26T14:18:00Z" w16du:dateUtc="2025-02-26T13:18:00Z" w:id="2898">
              <w:r w:rsidRPr="005D5556" w:rsidDel="002B517A">
                <w:rPr>
                  <w:rFonts w:ascii="Calibri" w:hAnsi="Calibri" w:cs="Calibri"/>
                  <w:color w:val="0070C0"/>
                  <w:u w:val="single"/>
                </w:rPr>
                <w:delText> </w:delText>
              </w:r>
            </w:del>
          </w:p>
        </w:tc>
        <w:tc>
          <w:tcPr>
            <w:tcW w:w="1276"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6B74BCDA" w14:textId="2BFDBACE">
            <w:pPr>
              <w:spacing w:after="160" w:line="278" w:lineRule="auto"/>
              <w:contextualSpacing/>
              <w:rPr>
                <w:del w:author="KARLOVCEC, Barbara" w:date="2025-02-26T14:18:00Z" w16du:dateUtc="2025-02-26T13:18:00Z" w:id="2899"/>
                <w:rFonts w:ascii="Calibri" w:hAnsi="Calibri" w:cs="Calibri"/>
                <w:color w:val="000000"/>
              </w:rPr>
              <w:pPrChange w:author="KARLOVCEC, Barbara" w:date="2025-02-26T14:18:00Z" w16du:dateUtc="2025-02-26T13:18:00Z" w:id="2900">
                <w:pPr/>
              </w:pPrChange>
            </w:pPr>
            <w:del w:author="KARLOVCEC, Barbara" w:date="2025-02-26T14:18:00Z" w16du:dateUtc="2025-02-26T13:18:00Z" w:id="2901">
              <w:r w:rsidRPr="005D5556" w:rsidDel="002B517A">
                <w:rPr>
                  <w:rFonts w:ascii="Calibri" w:hAnsi="Calibri" w:cs="Calibri"/>
                  <w:color w:val="000000"/>
                </w:rPr>
                <w:delText>North Central</w:delText>
              </w:r>
            </w:del>
          </w:p>
        </w:tc>
        <w:tc>
          <w:tcPr>
            <w:tcW w:w="1417" w:type="dxa"/>
            <w:tcBorders>
              <w:top w:val="nil"/>
              <w:left w:val="nil"/>
              <w:bottom w:val="single" w:color="auto" w:sz="4" w:space="0"/>
              <w:right w:val="single" w:color="auto" w:sz="4" w:space="0"/>
            </w:tcBorders>
            <w:shd w:val="clear" w:color="000000" w:fill="FCE4D6"/>
            <w:vAlign w:val="center"/>
          </w:tcPr>
          <w:p w:rsidRPr="005D5556" w:rsidR="000D5C89" w:rsidDel="002B517A" w:rsidRDefault="000D5C89" w14:paraId="0BFFE658" w14:textId="3FF440B6">
            <w:pPr>
              <w:spacing w:after="160" w:line="278" w:lineRule="auto"/>
              <w:contextualSpacing/>
              <w:rPr>
                <w:del w:author="KARLOVCEC, Barbara" w:date="2025-02-26T14:18:00Z" w16du:dateUtc="2025-02-26T13:18:00Z" w:id="2902"/>
                <w:rFonts w:ascii="Calibri" w:hAnsi="Calibri" w:cs="Calibri"/>
                <w:color w:val="000000"/>
              </w:rPr>
              <w:pPrChange w:author="KARLOVCEC, Barbara" w:date="2025-02-26T14:18:00Z" w16du:dateUtc="2025-02-26T13:18:00Z" w:id="2903">
                <w:pPr/>
              </w:pPrChange>
            </w:pPr>
          </w:p>
          <w:p w:rsidRPr="005D5556" w:rsidR="000D5C89" w:rsidDel="002B517A" w:rsidRDefault="000D5C89" w14:paraId="14FC9E84" w14:textId="3542E440">
            <w:pPr>
              <w:spacing w:after="160" w:line="278" w:lineRule="auto"/>
              <w:contextualSpacing/>
              <w:rPr>
                <w:del w:author="KARLOVCEC, Barbara" w:date="2025-02-26T14:18:00Z" w16du:dateUtc="2025-02-26T13:18:00Z" w:id="2904"/>
                <w:rFonts w:ascii="Calibri" w:hAnsi="Calibri" w:cs="Calibri"/>
                <w:color w:val="000000"/>
              </w:rPr>
              <w:pPrChange w:author="KARLOVCEC, Barbara" w:date="2025-02-26T14:18:00Z" w16du:dateUtc="2025-02-26T13:18:00Z" w:id="2905">
                <w:pPr/>
              </w:pPrChange>
            </w:pPr>
            <w:del w:author="KARLOVCEC, Barbara" w:date="2025-02-26T14:18:00Z" w16du:dateUtc="2025-02-26T13:18:00Z" w:id="2906">
              <w:r w:rsidRPr="005D5556" w:rsidDel="002B517A">
                <w:rPr>
                  <w:rFonts w:ascii="Calibri" w:hAnsi="Calibri" w:cs="Calibri"/>
                  <w:color w:val="000000"/>
                </w:rPr>
                <w:delText>ICE  MAKING MACHINE</w:delText>
              </w:r>
            </w:del>
          </w:p>
          <w:p w:rsidRPr="005D5556" w:rsidR="001718E6" w:rsidDel="002B517A" w:rsidRDefault="001718E6" w14:paraId="787DF96B" w14:textId="623B2E02">
            <w:pPr>
              <w:spacing w:after="160" w:line="278" w:lineRule="auto"/>
              <w:contextualSpacing/>
              <w:rPr>
                <w:del w:author="KARLOVCEC, Barbara" w:date="2025-02-26T14:18:00Z" w16du:dateUtc="2025-02-26T13:18:00Z" w:id="2907"/>
                <w:rFonts w:ascii="Calibri" w:hAnsi="Calibri" w:cs="Calibri"/>
                <w:color w:val="000000"/>
              </w:rPr>
              <w:pPrChange w:author="KARLOVCEC, Barbara" w:date="2025-02-26T14:18:00Z" w16du:dateUtc="2025-02-26T13:18:00Z" w:id="2908">
                <w:pPr/>
              </w:pPrChange>
            </w:pPr>
          </w:p>
        </w:tc>
        <w:tc>
          <w:tcPr>
            <w:tcW w:w="1417" w:type="dxa"/>
            <w:vMerge/>
            <w:tcBorders>
              <w:left w:val="nil"/>
              <w:right w:val="single" w:color="auto" w:sz="4" w:space="0"/>
            </w:tcBorders>
            <w:shd w:val="clear" w:color="000000" w:fill="FCE4D6"/>
          </w:tcPr>
          <w:p w:rsidRPr="005D5556" w:rsidR="001718E6" w:rsidDel="002B517A" w:rsidRDefault="001718E6" w14:paraId="7C27824B" w14:textId="1360FCDD">
            <w:pPr>
              <w:spacing w:after="160" w:line="278" w:lineRule="auto"/>
              <w:contextualSpacing/>
              <w:rPr>
                <w:del w:author="KARLOVCEC, Barbara" w:date="2025-02-26T14:18:00Z" w16du:dateUtc="2025-02-26T13:18:00Z" w:id="2909"/>
                <w:rFonts w:ascii="Calibri" w:hAnsi="Calibri" w:cs="Calibri"/>
                <w:color w:val="000000"/>
              </w:rPr>
              <w:pPrChange w:author="KARLOVCEC, Barbara" w:date="2025-02-26T14:18:00Z" w16du:dateUtc="2025-02-26T13:18:00Z" w:id="2910">
                <w:pPr/>
              </w:pPrChange>
            </w:pPr>
          </w:p>
        </w:tc>
      </w:tr>
      <w:tr w:rsidRPr="005D5556" w:rsidR="001718E6" w:rsidDel="002B517A" w:rsidTr="000128F9" w14:paraId="3B9CAE2A" w14:textId="5B59D7CE">
        <w:trPr>
          <w:trHeight w:val="408"/>
          <w:del w:author="KARLOVCEC, Barbara" w:date="2025-02-26T14:18:00Z" w:id="2911"/>
        </w:trPr>
        <w:tc>
          <w:tcPr>
            <w:tcW w:w="447"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1718E6" w:rsidDel="002B517A" w:rsidRDefault="001718E6" w14:paraId="24EF04D3" w14:textId="0860D9D4">
            <w:pPr>
              <w:spacing w:after="160" w:line="278" w:lineRule="auto"/>
              <w:contextualSpacing/>
              <w:rPr>
                <w:del w:author="KARLOVCEC, Barbara" w:date="2025-02-26T14:18:00Z" w16du:dateUtc="2025-02-26T13:18:00Z" w:id="2912"/>
                <w:rFonts w:ascii="Calibri" w:hAnsi="Calibri" w:cs="Calibri"/>
                <w:color w:val="000000"/>
              </w:rPr>
              <w:pPrChange w:author="KARLOVCEC, Barbara" w:date="2025-02-26T14:18:00Z" w16du:dateUtc="2025-02-26T13:18:00Z" w:id="2913">
                <w:pPr/>
              </w:pPrChange>
            </w:pPr>
            <w:del w:author="KARLOVCEC, Barbara" w:date="2025-02-26T14:18:00Z" w16du:dateUtc="2025-02-26T13:18:00Z" w:id="2914">
              <w:r w:rsidRPr="005D5556" w:rsidDel="002B517A">
                <w:rPr>
                  <w:rFonts w:ascii="Calibri" w:hAnsi="Calibri" w:cs="Calibri"/>
                  <w:color w:val="000000"/>
                </w:rPr>
                <w:delText>3</w:delText>
              </w:r>
            </w:del>
          </w:p>
        </w:tc>
        <w:tc>
          <w:tcPr>
            <w:tcW w:w="1249"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0098E9B9" w14:textId="0FBB47EC">
            <w:pPr>
              <w:spacing w:after="160" w:line="278" w:lineRule="auto"/>
              <w:contextualSpacing/>
              <w:rPr>
                <w:del w:author="KARLOVCEC, Barbara" w:date="2025-02-26T14:18:00Z" w16du:dateUtc="2025-02-26T13:18:00Z" w:id="2915"/>
                <w:rFonts w:ascii="Calibri" w:hAnsi="Calibri" w:cs="Calibri"/>
                <w:color w:val="000000"/>
              </w:rPr>
              <w:pPrChange w:author="KARLOVCEC, Barbara" w:date="2025-02-26T14:18:00Z" w16du:dateUtc="2025-02-26T13:18:00Z" w:id="2916">
                <w:pPr/>
              </w:pPrChange>
            </w:pPr>
            <w:del w:author="KARLOVCEC, Barbara" w:date="2025-02-26T14:18:00Z" w16du:dateUtc="2025-02-26T13:18:00Z" w:id="2917">
              <w:r w:rsidRPr="005D5556" w:rsidDel="002B517A">
                <w:rPr>
                  <w:rFonts w:ascii="Calibri" w:hAnsi="Calibri" w:cs="Calibri"/>
                  <w:color w:val="000000"/>
                </w:rPr>
                <w:delText>Easy Solution Technical Works</w:delText>
              </w:r>
            </w:del>
          </w:p>
        </w:tc>
        <w:tc>
          <w:tcPr>
            <w:tcW w:w="1403"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054B143C" w14:textId="35D72629">
            <w:pPr>
              <w:spacing w:after="160" w:line="278" w:lineRule="auto"/>
              <w:contextualSpacing/>
              <w:rPr>
                <w:del w:author="KARLOVCEC, Barbara" w:date="2025-02-26T14:18:00Z" w16du:dateUtc="2025-02-26T13:18:00Z" w:id="2918"/>
                <w:rFonts w:ascii="Calibri" w:hAnsi="Calibri" w:cs="Calibri"/>
                <w:color w:val="000000"/>
              </w:rPr>
              <w:pPrChange w:author="KARLOVCEC, Barbara" w:date="2025-02-26T14:18:00Z" w16du:dateUtc="2025-02-26T13:18:00Z" w:id="2919">
                <w:pPr/>
              </w:pPrChange>
            </w:pPr>
            <w:del w:author="KARLOVCEC, Barbara" w:date="2025-02-26T14:18:00Z" w16du:dateUtc="2025-02-26T13:18:00Z" w:id="2920">
              <w:r w:rsidRPr="005D5556" w:rsidDel="002B517A">
                <w:rPr>
                  <w:rFonts w:ascii="Calibri" w:hAnsi="Calibri" w:cs="Calibri"/>
                  <w:color w:val="000000"/>
                </w:rPr>
                <w:delText>Ibrahim Isiaka</w:delText>
              </w:r>
            </w:del>
          </w:p>
        </w:tc>
        <w:tc>
          <w:tcPr>
            <w:tcW w:w="1269"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2C53F3DA" w14:textId="36686061">
            <w:pPr>
              <w:spacing w:after="160" w:line="278" w:lineRule="auto"/>
              <w:contextualSpacing/>
              <w:rPr>
                <w:del w:author="KARLOVCEC, Barbara" w:date="2025-02-26T14:18:00Z" w16du:dateUtc="2025-02-26T13:18:00Z" w:id="2921"/>
                <w:rFonts w:ascii="Calibri" w:hAnsi="Calibri" w:cs="Calibri"/>
                <w:color w:val="000000"/>
              </w:rPr>
              <w:pPrChange w:author="KARLOVCEC, Barbara" w:date="2025-02-26T14:18:00Z" w16du:dateUtc="2025-02-26T13:18:00Z" w:id="2922">
                <w:pPr/>
              </w:pPrChange>
            </w:pPr>
            <w:del w:author="KARLOVCEC, Barbara" w:date="2025-02-26T14:18:00Z" w16du:dateUtc="2025-02-26T13:18:00Z" w:id="2923">
              <w:r w:rsidRPr="005D5556" w:rsidDel="002B517A">
                <w:rPr>
                  <w:rFonts w:ascii="Calibri" w:hAnsi="Calibri" w:cs="Calibri"/>
                  <w:color w:val="000000"/>
                </w:rPr>
                <w:delText>07030611668, 07034356211</w:delText>
              </w:r>
            </w:del>
          </w:p>
        </w:tc>
        <w:tc>
          <w:tcPr>
            <w:tcW w:w="1387"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2BBEBE0F" w14:textId="6AEA0F0C">
            <w:pPr>
              <w:spacing w:after="160" w:line="278" w:lineRule="auto"/>
              <w:contextualSpacing/>
              <w:rPr>
                <w:del w:author="KARLOVCEC, Barbara" w:date="2025-02-26T14:18:00Z" w16du:dateUtc="2025-02-26T13:18:00Z" w:id="2924"/>
                <w:rFonts w:ascii="Calibri" w:hAnsi="Calibri" w:cs="Calibri"/>
                <w:color w:val="0070C0"/>
                <w:u w:val="single"/>
              </w:rPr>
              <w:pPrChange w:author="KARLOVCEC, Barbara" w:date="2025-02-26T14:18:00Z" w16du:dateUtc="2025-02-26T13:18:00Z" w:id="2925">
                <w:pPr/>
              </w:pPrChange>
            </w:pPr>
            <w:del w:author="KARLOVCEC, Barbara" w:date="2025-02-26T14:18:00Z" w16du:dateUtc="2025-02-26T13:18:00Z" w:id="2926">
              <w:r w:rsidRPr="005D5556" w:rsidDel="002B517A">
                <w:rPr>
                  <w:rFonts w:ascii="Calibri" w:hAnsi="Calibri" w:cs="Calibri"/>
                  <w:color w:val="0070C0"/>
                  <w:u w:val="single"/>
                </w:rPr>
                <w:delText> </w:delText>
              </w:r>
            </w:del>
          </w:p>
        </w:tc>
        <w:tc>
          <w:tcPr>
            <w:tcW w:w="1276"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15CB4FBE" w14:textId="110AEFFE">
            <w:pPr>
              <w:spacing w:after="160" w:line="278" w:lineRule="auto"/>
              <w:contextualSpacing/>
              <w:rPr>
                <w:del w:author="KARLOVCEC, Barbara" w:date="2025-02-26T14:18:00Z" w16du:dateUtc="2025-02-26T13:18:00Z" w:id="2927"/>
                <w:rFonts w:ascii="Calibri" w:hAnsi="Calibri" w:cs="Calibri"/>
                <w:color w:val="000000"/>
              </w:rPr>
              <w:pPrChange w:author="KARLOVCEC, Barbara" w:date="2025-02-26T14:18:00Z" w16du:dateUtc="2025-02-26T13:18:00Z" w:id="2928">
                <w:pPr/>
              </w:pPrChange>
            </w:pPr>
            <w:del w:author="KARLOVCEC, Barbara" w:date="2025-02-26T14:18:00Z" w16du:dateUtc="2025-02-26T13:18:00Z" w:id="2929">
              <w:r w:rsidRPr="005D5556" w:rsidDel="002B517A">
                <w:rPr>
                  <w:rFonts w:ascii="Calibri" w:hAnsi="Calibri" w:cs="Calibri"/>
                  <w:color w:val="000000"/>
                </w:rPr>
                <w:delText>North Central</w:delText>
              </w:r>
            </w:del>
          </w:p>
        </w:tc>
        <w:tc>
          <w:tcPr>
            <w:tcW w:w="1417" w:type="dxa"/>
            <w:tcBorders>
              <w:top w:val="nil"/>
              <w:left w:val="nil"/>
              <w:bottom w:val="single" w:color="auto" w:sz="4" w:space="0"/>
              <w:right w:val="single" w:color="auto" w:sz="4" w:space="0"/>
            </w:tcBorders>
            <w:shd w:val="clear" w:color="000000" w:fill="FCE4D6"/>
            <w:vAlign w:val="center"/>
          </w:tcPr>
          <w:p w:rsidRPr="005D5556" w:rsidR="00893FF1" w:rsidDel="002B517A" w:rsidRDefault="00893FF1" w14:paraId="11949FEC" w14:textId="6BA59878">
            <w:pPr>
              <w:spacing w:after="160" w:line="278" w:lineRule="auto"/>
              <w:contextualSpacing/>
              <w:rPr>
                <w:del w:author="KARLOVCEC, Barbara" w:date="2025-02-26T14:18:00Z" w16du:dateUtc="2025-02-26T13:18:00Z" w:id="2930"/>
                <w:rFonts w:ascii="Calibri" w:hAnsi="Calibri" w:cs="Calibri"/>
                <w:color w:val="000000"/>
              </w:rPr>
              <w:pPrChange w:author="KARLOVCEC, Barbara" w:date="2025-02-26T14:18:00Z" w16du:dateUtc="2025-02-26T13:18:00Z" w:id="2931">
                <w:pPr/>
              </w:pPrChange>
            </w:pPr>
          </w:p>
          <w:p w:rsidRPr="005D5556" w:rsidR="00893FF1" w:rsidDel="002B517A" w:rsidRDefault="00893FF1" w14:paraId="6CCDDE9A" w14:textId="3CB72D2F">
            <w:pPr>
              <w:spacing w:after="160" w:line="278" w:lineRule="auto"/>
              <w:contextualSpacing/>
              <w:rPr>
                <w:del w:author="KARLOVCEC, Barbara" w:date="2025-02-26T14:18:00Z" w16du:dateUtc="2025-02-26T13:18:00Z" w:id="2932"/>
                <w:rFonts w:ascii="Calibri" w:hAnsi="Calibri" w:cs="Calibri"/>
                <w:color w:val="000000"/>
              </w:rPr>
              <w:pPrChange w:author="KARLOVCEC, Barbara" w:date="2025-02-26T14:18:00Z" w16du:dateUtc="2025-02-26T13:18:00Z" w:id="2933">
                <w:pPr/>
              </w:pPrChange>
            </w:pPr>
            <w:del w:author="KARLOVCEC, Barbara" w:date="2025-02-26T14:18:00Z" w16du:dateUtc="2025-02-26T13:18:00Z" w:id="2934">
              <w:r w:rsidRPr="005D5556" w:rsidDel="002B517A">
                <w:rPr>
                  <w:rFonts w:ascii="Calibri" w:hAnsi="Calibri" w:cs="Calibri"/>
                  <w:color w:val="000000"/>
                </w:rPr>
                <w:delText>ICE  MAKING MACHINE/</w:delText>
              </w:r>
              <w:r w:rsidRPr="005D5556" w:rsidDel="002B517A">
                <w:rPr>
                  <w:rFonts w:ascii="Calibri" w:hAnsi="Calibri" w:cs="Calibri"/>
                  <w:color w:val="000000"/>
                </w:rPr>
                <w:br/>
              </w:r>
              <w:r w:rsidRPr="005D5556" w:rsidDel="002B517A">
                <w:rPr>
                  <w:rFonts w:ascii="Calibri" w:hAnsi="Calibri" w:cs="Calibri"/>
                  <w:color w:val="000000"/>
                </w:rPr>
                <w:delText xml:space="preserve"> COLD ROOM</w:delText>
              </w:r>
            </w:del>
          </w:p>
          <w:p w:rsidRPr="005D5556" w:rsidR="001718E6" w:rsidDel="002B517A" w:rsidRDefault="001718E6" w14:paraId="33BED922" w14:textId="5A4D41E2">
            <w:pPr>
              <w:spacing w:after="160" w:line="278" w:lineRule="auto"/>
              <w:contextualSpacing/>
              <w:rPr>
                <w:del w:author="KARLOVCEC, Barbara" w:date="2025-02-26T14:18:00Z" w16du:dateUtc="2025-02-26T13:18:00Z" w:id="2935"/>
                <w:rFonts w:ascii="Calibri" w:hAnsi="Calibri" w:cs="Calibri"/>
                <w:color w:val="000000"/>
              </w:rPr>
              <w:pPrChange w:author="KARLOVCEC, Barbara" w:date="2025-02-26T14:18:00Z" w16du:dateUtc="2025-02-26T13:18:00Z" w:id="2936">
                <w:pPr/>
              </w:pPrChange>
            </w:pPr>
          </w:p>
        </w:tc>
        <w:tc>
          <w:tcPr>
            <w:tcW w:w="1417" w:type="dxa"/>
            <w:vMerge/>
            <w:tcBorders>
              <w:left w:val="nil"/>
              <w:right w:val="single" w:color="auto" w:sz="4" w:space="0"/>
            </w:tcBorders>
            <w:shd w:val="clear" w:color="000000" w:fill="FCE4D6"/>
          </w:tcPr>
          <w:p w:rsidRPr="005D5556" w:rsidR="001718E6" w:rsidDel="002B517A" w:rsidRDefault="001718E6" w14:paraId="30FC11E4" w14:textId="60E564D3">
            <w:pPr>
              <w:spacing w:after="160" w:line="278" w:lineRule="auto"/>
              <w:contextualSpacing/>
              <w:rPr>
                <w:del w:author="KARLOVCEC, Barbara" w:date="2025-02-26T14:18:00Z" w16du:dateUtc="2025-02-26T13:18:00Z" w:id="2937"/>
                <w:rFonts w:ascii="Calibri" w:hAnsi="Calibri" w:cs="Calibri"/>
                <w:color w:val="000000"/>
              </w:rPr>
              <w:pPrChange w:author="KARLOVCEC, Barbara" w:date="2025-02-26T14:18:00Z" w16du:dateUtc="2025-02-26T13:18:00Z" w:id="2938">
                <w:pPr/>
              </w:pPrChange>
            </w:pPr>
          </w:p>
        </w:tc>
      </w:tr>
      <w:tr w:rsidRPr="005D5556" w:rsidR="001718E6" w:rsidDel="002B517A" w:rsidTr="000128F9" w14:paraId="7406E8D0" w14:textId="6341BDB1">
        <w:trPr>
          <w:trHeight w:val="612"/>
          <w:del w:author="KARLOVCEC, Barbara" w:date="2025-02-26T14:18:00Z" w:id="2939"/>
        </w:trPr>
        <w:tc>
          <w:tcPr>
            <w:tcW w:w="447"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1718E6" w:rsidDel="002B517A" w:rsidRDefault="001718E6" w14:paraId="04D25FAC" w14:textId="6ED9974B">
            <w:pPr>
              <w:spacing w:after="160" w:line="278" w:lineRule="auto"/>
              <w:contextualSpacing/>
              <w:rPr>
                <w:del w:author="KARLOVCEC, Barbara" w:date="2025-02-26T14:18:00Z" w16du:dateUtc="2025-02-26T13:18:00Z" w:id="2940"/>
                <w:rFonts w:ascii="Calibri" w:hAnsi="Calibri" w:cs="Calibri"/>
                <w:color w:val="000000"/>
              </w:rPr>
              <w:pPrChange w:author="KARLOVCEC, Barbara" w:date="2025-02-26T14:18:00Z" w16du:dateUtc="2025-02-26T13:18:00Z" w:id="2941">
                <w:pPr/>
              </w:pPrChange>
            </w:pPr>
            <w:del w:author="KARLOVCEC, Barbara" w:date="2025-02-26T14:18:00Z" w16du:dateUtc="2025-02-26T13:18:00Z" w:id="2942">
              <w:r w:rsidRPr="005D5556" w:rsidDel="002B517A">
                <w:rPr>
                  <w:rFonts w:ascii="Calibri" w:hAnsi="Calibri" w:cs="Calibri"/>
                  <w:color w:val="000000"/>
                </w:rPr>
                <w:delText>4</w:delText>
              </w:r>
            </w:del>
          </w:p>
        </w:tc>
        <w:tc>
          <w:tcPr>
            <w:tcW w:w="1249"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15ACF7DE" w14:textId="5D89FC5B">
            <w:pPr>
              <w:spacing w:after="160" w:line="278" w:lineRule="auto"/>
              <w:contextualSpacing/>
              <w:rPr>
                <w:del w:author="KARLOVCEC, Barbara" w:date="2025-02-26T14:18:00Z" w16du:dateUtc="2025-02-26T13:18:00Z" w:id="2943"/>
                <w:rFonts w:ascii="Calibri" w:hAnsi="Calibri" w:cs="Calibri"/>
                <w:color w:val="000000"/>
              </w:rPr>
              <w:pPrChange w:author="KARLOVCEC, Barbara" w:date="2025-02-26T14:18:00Z" w16du:dateUtc="2025-02-26T13:18:00Z" w:id="2944">
                <w:pPr/>
              </w:pPrChange>
            </w:pPr>
            <w:del w:author="KARLOVCEC, Barbara" w:date="2025-02-26T14:18:00Z" w16du:dateUtc="2025-02-26T13:18:00Z" w:id="2945">
              <w:r w:rsidRPr="005D5556" w:rsidDel="002B517A">
                <w:rPr>
                  <w:rFonts w:ascii="Calibri" w:hAnsi="Calibri" w:cs="Calibri"/>
                  <w:color w:val="000000"/>
                </w:rPr>
                <w:delText>Joe Technical &amp; Company</w:delText>
              </w:r>
            </w:del>
          </w:p>
        </w:tc>
        <w:tc>
          <w:tcPr>
            <w:tcW w:w="1403"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27ADC3D6" w14:textId="3AB821C4">
            <w:pPr>
              <w:spacing w:after="160" w:line="278" w:lineRule="auto"/>
              <w:contextualSpacing/>
              <w:rPr>
                <w:del w:author="KARLOVCEC, Barbara" w:date="2025-02-26T14:18:00Z" w16du:dateUtc="2025-02-26T13:18:00Z" w:id="2946"/>
                <w:rFonts w:ascii="Calibri" w:hAnsi="Calibri" w:cs="Calibri"/>
                <w:color w:val="000000"/>
              </w:rPr>
              <w:pPrChange w:author="KARLOVCEC, Barbara" w:date="2025-02-26T14:18:00Z" w16du:dateUtc="2025-02-26T13:18:00Z" w:id="2947">
                <w:pPr/>
              </w:pPrChange>
            </w:pPr>
            <w:del w:author="KARLOVCEC, Barbara" w:date="2025-02-26T14:18:00Z" w16du:dateUtc="2025-02-26T13:18:00Z" w:id="2948">
              <w:r w:rsidRPr="005D5556" w:rsidDel="002B517A">
                <w:rPr>
                  <w:rFonts w:ascii="Calibri" w:hAnsi="Calibri" w:cs="Calibri"/>
                  <w:color w:val="000000"/>
                </w:rPr>
                <w:delText>Joseph N. Nwaru</w:delText>
              </w:r>
            </w:del>
          </w:p>
        </w:tc>
        <w:tc>
          <w:tcPr>
            <w:tcW w:w="1269"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503EA775" w14:textId="65491281">
            <w:pPr>
              <w:spacing w:after="160" w:line="278" w:lineRule="auto"/>
              <w:contextualSpacing/>
              <w:rPr>
                <w:del w:author="KARLOVCEC, Barbara" w:date="2025-02-26T14:18:00Z" w16du:dateUtc="2025-02-26T13:18:00Z" w:id="2949"/>
                <w:rFonts w:ascii="Calibri" w:hAnsi="Calibri" w:cs="Calibri"/>
                <w:color w:val="000000"/>
              </w:rPr>
              <w:pPrChange w:author="KARLOVCEC, Barbara" w:date="2025-02-26T14:18:00Z" w16du:dateUtc="2025-02-26T13:18:00Z" w:id="2950">
                <w:pPr/>
              </w:pPrChange>
            </w:pPr>
            <w:del w:author="KARLOVCEC, Barbara" w:date="2025-02-26T14:18:00Z" w16du:dateUtc="2025-02-26T13:18:00Z" w:id="2951">
              <w:r w:rsidRPr="005D5556" w:rsidDel="002B517A">
                <w:rPr>
                  <w:rFonts w:ascii="Calibri" w:hAnsi="Calibri" w:cs="Calibri"/>
                  <w:color w:val="000000"/>
                </w:rPr>
                <w:delText>08032883551, 07010666507</w:delText>
              </w:r>
            </w:del>
          </w:p>
        </w:tc>
        <w:tc>
          <w:tcPr>
            <w:tcW w:w="1387"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0EAB0E9F" w14:textId="28C2049A">
            <w:pPr>
              <w:spacing w:after="160" w:line="278" w:lineRule="auto"/>
              <w:contextualSpacing/>
              <w:rPr>
                <w:del w:author="KARLOVCEC, Barbara" w:date="2025-02-26T14:18:00Z" w16du:dateUtc="2025-02-26T13:18:00Z" w:id="2952"/>
                <w:rFonts w:ascii="Calibri" w:hAnsi="Calibri" w:cs="Calibri"/>
                <w:color w:val="0070C0"/>
                <w:u w:val="single"/>
              </w:rPr>
              <w:pPrChange w:author="KARLOVCEC, Barbara" w:date="2025-02-26T14:18:00Z" w16du:dateUtc="2025-02-26T13:18:00Z" w:id="2953">
                <w:pPr/>
              </w:pPrChange>
            </w:pPr>
            <w:del w:author="KARLOVCEC, Barbara" w:date="2025-02-26T14:18:00Z" w16du:dateUtc="2025-02-26T13:18:00Z" w:id="2954">
              <w:r w:rsidRPr="005D5556" w:rsidDel="002B517A">
                <w:rPr>
                  <w:rFonts w:ascii="Calibri" w:hAnsi="Calibri" w:cs="Calibri"/>
                  <w:color w:val="0070C0"/>
                  <w:u w:val="single"/>
                </w:rPr>
                <w:delText> </w:delText>
              </w:r>
            </w:del>
          </w:p>
        </w:tc>
        <w:tc>
          <w:tcPr>
            <w:tcW w:w="1276"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2251071C" w14:textId="0087C90E">
            <w:pPr>
              <w:spacing w:after="160" w:line="278" w:lineRule="auto"/>
              <w:contextualSpacing/>
              <w:rPr>
                <w:del w:author="KARLOVCEC, Barbara" w:date="2025-02-26T14:18:00Z" w16du:dateUtc="2025-02-26T13:18:00Z" w:id="2955"/>
                <w:rFonts w:ascii="Calibri" w:hAnsi="Calibri" w:cs="Calibri"/>
                <w:color w:val="000000"/>
              </w:rPr>
              <w:pPrChange w:author="KARLOVCEC, Barbara" w:date="2025-02-26T14:18:00Z" w16du:dateUtc="2025-02-26T13:18:00Z" w:id="2956">
                <w:pPr/>
              </w:pPrChange>
            </w:pPr>
            <w:del w:author="KARLOVCEC, Barbara" w:date="2025-02-26T14:18:00Z" w16du:dateUtc="2025-02-26T13:18:00Z" w:id="2957">
              <w:r w:rsidRPr="005D5556" w:rsidDel="002B517A">
                <w:rPr>
                  <w:rFonts w:ascii="Calibri" w:hAnsi="Calibri" w:cs="Calibri"/>
                  <w:color w:val="000000"/>
                </w:rPr>
                <w:delText>North Central</w:delText>
              </w:r>
            </w:del>
          </w:p>
        </w:tc>
        <w:tc>
          <w:tcPr>
            <w:tcW w:w="1417" w:type="dxa"/>
            <w:tcBorders>
              <w:top w:val="nil"/>
              <w:left w:val="nil"/>
              <w:bottom w:val="single" w:color="auto" w:sz="4" w:space="0"/>
              <w:right w:val="single" w:color="auto" w:sz="4" w:space="0"/>
            </w:tcBorders>
            <w:shd w:val="clear" w:color="000000" w:fill="FCE4D6"/>
            <w:vAlign w:val="center"/>
          </w:tcPr>
          <w:p w:rsidRPr="005D5556" w:rsidR="00893FF1" w:rsidDel="002B517A" w:rsidRDefault="00893FF1" w14:paraId="0141C203" w14:textId="7438DCDF">
            <w:pPr>
              <w:spacing w:after="160" w:line="278" w:lineRule="auto"/>
              <w:contextualSpacing/>
              <w:rPr>
                <w:del w:author="KARLOVCEC, Barbara" w:date="2025-02-26T14:18:00Z" w16du:dateUtc="2025-02-26T13:18:00Z" w:id="2958"/>
                <w:rFonts w:ascii="Calibri" w:hAnsi="Calibri" w:cs="Calibri"/>
                <w:color w:val="000000"/>
              </w:rPr>
              <w:pPrChange w:author="KARLOVCEC, Barbara" w:date="2025-02-26T14:18:00Z" w16du:dateUtc="2025-02-26T13:18:00Z" w:id="2959">
                <w:pPr/>
              </w:pPrChange>
            </w:pPr>
          </w:p>
          <w:p w:rsidRPr="005D5556" w:rsidR="00893FF1" w:rsidDel="002B517A" w:rsidRDefault="00893FF1" w14:paraId="14D83D8C" w14:textId="3F20E80A">
            <w:pPr>
              <w:spacing w:after="160" w:line="278" w:lineRule="auto"/>
              <w:contextualSpacing/>
              <w:rPr>
                <w:del w:author="KARLOVCEC, Barbara" w:date="2025-02-26T14:18:00Z" w16du:dateUtc="2025-02-26T13:18:00Z" w:id="2960"/>
                <w:rFonts w:ascii="Calibri" w:hAnsi="Calibri" w:cs="Calibri"/>
                <w:color w:val="000000"/>
              </w:rPr>
              <w:pPrChange w:author="KARLOVCEC, Barbara" w:date="2025-02-26T14:18:00Z" w16du:dateUtc="2025-02-26T13:18:00Z" w:id="2961">
                <w:pPr/>
              </w:pPrChange>
            </w:pPr>
            <w:del w:author="KARLOVCEC, Barbara" w:date="2025-02-26T14:18:00Z" w16du:dateUtc="2025-02-26T13:18:00Z" w:id="2962">
              <w:r w:rsidRPr="005D5556" w:rsidDel="002B517A">
                <w:rPr>
                  <w:rFonts w:ascii="Calibri" w:hAnsi="Calibri" w:cs="Calibri"/>
                  <w:color w:val="000000"/>
                </w:rPr>
                <w:delText>ICE  MAKING MACHINE</w:delText>
              </w:r>
            </w:del>
          </w:p>
          <w:p w:rsidRPr="005D5556" w:rsidR="001718E6" w:rsidDel="002B517A" w:rsidRDefault="001718E6" w14:paraId="198A91C5" w14:textId="6C72ADFC">
            <w:pPr>
              <w:spacing w:after="160" w:line="278" w:lineRule="auto"/>
              <w:contextualSpacing/>
              <w:rPr>
                <w:del w:author="KARLOVCEC, Barbara" w:date="2025-02-26T14:18:00Z" w16du:dateUtc="2025-02-26T13:18:00Z" w:id="2963"/>
                <w:rFonts w:ascii="Calibri" w:hAnsi="Calibri" w:cs="Calibri"/>
                <w:color w:val="000000"/>
              </w:rPr>
              <w:pPrChange w:author="KARLOVCEC, Barbara" w:date="2025-02-26T14:18:00Z" w16du:dateUtc="2025-02-26T13:18:00Z" w:id="2964">
                <w:pPr/>
              </w:pPrChange>
            </w:pPr>
          </w:p>
        </w:tc>
        <w:tc>
          <w:tcPr>
            <w:tcW w:w="1417" w:type="dxa"/>
            <w:vMerge/>
            <w:tcBorders>
              <w:left w:val="nil"/>
              <w:right w:val="single" w:color="auto" w:sz="4" w:space="0"/>
            </w:tcBorders>
            <w:shd w:val="clear" w:color="000000" w:fill="FCE4D6"/>
          </w:tcPr>
          <w:p w:rsidRPr="005D5556" w:rsidR="001718E6" w:rsidDel="002B517A" w:rsidRDefault="001718E6" w14:paraId="4A15C973" w14:textId="06897B09">
            <w:pPr>
              <w:spacing w:after="160" w:line="278" w:lineRule="auto"/>
              <w:contextualSpacing/>
              <w:rPr>
                <w:del w:author="KARLOVCEC, Barbara" w:date="2025-02-26T14:18:00Z" w16du:dateUtc="2025-02-26T13:18:00Z" w:id="2965"/>
                <w:rFonts w:ascii="Calibri" w:hAnsi="Calibri" w:cs="Calibri"/>
                <w:color w:val="000000"/>
              </w:rPr>
              <w:pPrChange w:author="KARLOVCEC, Barbara" w:date="2025-02-26T14:18:00Z" w16du:dateUtc="2025-02-26T13:18:00Z" w:id="2966">
                <w:pPr/>
              </w:pPrChange>
            </w:pPr>
          </w:p>
        </w:tc>
      </w:tr>
      <w:tr w:rsidRPr="005D5556" w:rsidR="001718E6" w:rsidDel="002B517A" w:rsidTr="000128F9" w14:paraId="33E6D474" w14:textId="1EF556F7">
        <w:trPr>
          <w:trHeight w:val="408"/>
          <w:del w:author="KARLOVCEC, Barbara" w:date="2025-02-26T14:18:00Z" w:id="2967"/>
        </w:trPr>
        <w:tc>
          <w:tcPr>
            <w:tcW w:w="447"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1718E6" w:rsidDel="002B517A" w:rsidRDefault="001718E6" w14:paraId="481E60E2" w14:textId="4DB4B9FF">
            <w:pPr>
              <w:spacing w:after="160" w:line="278" w:lineRule="auto"/>
              <w:contextualSpacing/>
              <w:rPr>
                <w:del w:author="KARLOVCEC, Barbara" w:date="2025-02-26T14:18:00Z" w16du:dateUtc="2025-02-26T13:18:00Z" w:id="2968"/>
                <w:rFonts w:ascii="Calibri" w:hAnsi="Calibri" w:cs="Calibri"/>
                <w:color w:val="000000"/>
              </w:rPr>
              <w:pPrChange w:author="KARLOVCEC, Barbara" w:date="2025-02-26T14:18:00Z" w16du:dateUtc="2025-02-26T13:18:00Z" w:id="2969">
                <w:pPr/>
              </w:pPrChange>
            </w:pPr>
            <w:del w:author="KARLOVCEC, Barbara" w:date="2025-02-26T14:18:00Z" w16du:dateUtc="2025-02-26T13:18:00Z" w:id="2970">
              <w:r w:rsidRPr="005D5556" w:rsidDel="002B517A">
                <w:rPr>
                  <w:rFonts w:ascii="Calibri" w:hAnsi="Calibri" w:cs="Calibri"/>
                  <w:color w:val="000000"/>
                </w:rPr>
                <w:delText>5</w:delText>
              </w:r>
            </w:del>
          </w:p>
        </w:tc>
        <w:tc>
          <w:tcPr>
            <w:tcW w:w="1249"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5077988A" w14:textId="07412E1A">
            <w:pPr>
              <w:spacing w:after="160" w:line="278" w:lineRule="auto"/>
              <w:contextualSpacing/>
              <w:rPr>
                <w:del w:author="KARLOVCEC, Barbara" w:date="2025-02-26T14:18:00Z" w16du:dateUtc="2025-02-26T13:18:00Z" w:id="2971"/>
                <w:rFonts w:ascii="Calibri" w:hAnsi="Calibri" w:cs="Calibri"/>
                <w:color w:val="000000"/>
              </w:rPr>
              <w:pPrChange w:author="KARLOVCEC, Barbara" w:date="2025-02-26T14:18:00Z" w16du:dateUtc="2025-02-26T13:18:00Z" w:id="2972">
                <w:pPr/>
              </w:pPrChange>
            </w:pPr>
            <w:del w:author="KARLOVCEC, Barbara" w:date="2025-02-26T14:18:00Z" w16du:dateUtc="2025-02-26T13:18:00Z" w:id="2973">
              <w:r w:rsidRPr="005D5556" w:rsidDel="002B517A">
                <w:rPr>
                  <w:rFonts w:ascii="Calibri" w:hAnsi="Calibri" w:cs="Calibri"/>
                  <w:color w:val="000000"/>
                </w:rPr>
                <w:delText>Philip Cool Tech. Company</w:delText>
              </w:r>
            </w:del>
          </w:p>
        </w:tc>
        <w:tc>
          <w:tcPr>
            <w:tcW w:w="1403"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1723C931" w14:textId="076C621F">
            <w:pPr>
              <w:spacing w:after="160" w:line="278" w:lineRule="auto"/>
              <w:contextualSpacing/>
              <w:rPr>
                <w:del w:author="KARLOVCEC, Barbara" w:date="2025-02-26T14:18:00Z" w16du:dateUtc="2025-02-26T13:18:00Z" w:id="2974"/>
                <w:rFonts w:ascii="Calibri" w:hAnsi="Calibri" w:cs="Calibri"/>
                <w:color w:val="000000"/>
              </w:rPr>
              <w:pPrChange w:author="KARLOVCEC, Barbara" w:date="2025-02-26T14:18:00Z" w16du:dateUtc="2025-02-26T13:18:00Z" w:id="2975">
                <w:pPr/>
              </w:pPrChange>
            </w:pPr>
            <w:del w:author="KARLOVCEC, Barbara" w:date="2025-02-26T14:18:00Z" w16du:dateUtc="2025-02-26T13:18:00Z" w:id="2976">
              <w:r w:rsidRPr="005D5556" w:rsidDel="002B517A">
                <w:rPr>
                  <w:rFonts w:ascii="Calibri" w:hAnsi="Calibri" w:cs="Calibri"/>
                  <w:color w:val="000000"/>
                </w:rPr>
                <w:delText>Philip Thomas</w:delText>
              </w:r>
            </w:del>
          </w:p>
        </w:tc>
        <w:tc>
          <w:tcPr>
            <w:tcW w:w="1269"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52EA1539" w14:textId="79079931">
            <w:pPr>
              <w:spacing w:after="160" w:line="278" w:lineRule="auto"/>
              <w:contextualSpacing/>
              <w:rPr>
                <w:del w:author="KARLOVCEC, Barbara" w:date="2025-02-26T14:18:00Z" w16du:dateUtc="2025-02-26T13:18:00Z" w:id="2977"/>
                <w:rFonts w:ascii="Calibri" w:hAnsi="Calibri" w:cs="Calibri"/>
                <w:color w:val="000000"/>
              </w:rPr>
              <w:pPrChange w:author="KARLOVCEC, Barbara" w:date="2025-02-26T14:18:00Z" w16du:dateUtc="2025-02-26T13:18:00Z" w:id="2978">
                <w:pPr/>
              </w:pPrChange>
            </w:pPr>
            <w:del w:author="KARLOVCEC, Barbara" w:date="2025-02-26T14:18:00Z" w16du:dateUtc="2025-02-26T13:18:00Z" w:id="2979">
              <w:r w:rsidRPr="005D5556" w:rsidDel="002B517A">
                <w:rPr>
                  <w:rFonts w:ascii="Calibri" w:hAnsi="Calibri" w:cs="Calibri"/>
                  <w:color w:val="000000"/>
                </w:rPr>
                <w:delText>0-8036905053</w:delText>
              </w:r>
            </w:del>
          </w:p>
        </w:tc>
        <w:tc>
          <w:tcPr>
            <w:tcW w:w="1387"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793CFCED" w14:textId="407E5056">
            <w:pPr>
              <w:spacing w:after="160" w:line="278" w:lineRule="auto"/>
              <w:contextualSpacing/>
              <w:rPr>
                <w:del w:author="KARLOVCEC, Barbara" w:date="2025-02-26T14:18:00Z" w16du:dateUtc="2025-02-26T13:18:00Z" w:id="2980"/>
                <w:rFonts w:ascii="Calibri" w:hAnsi="Calibri" w:cs="Calibri"/>
                <w:color w:val="0070C0"/>
                <w:u w:val="single"/>
              </w:rPr>
              <w:pPrChange w:author="KARLOVCEC, Barbara" w:date="2025-02-26T14:18:00Z" w16du:dateUtc="2025-02-26T13:18:00Z" w:id="2981">
                <w:pPr/>
              </w:pPrChange>
            </w:pPr>
            <w:del w:author="KARLOVCEC, Barbara" w:date="2025-02-26T14:18:00Z" w16du:dateUtc="2025-02-26T13:18:00Z" w:id="2982">
              <w:r w:rsidRPr="005D5556" w:rsidDel="002B517A">
                <w:rPr>
                  <w:rFonts w:ascii="Calibri" w:hAnsi="Calibri" w:cs="Calibri"/>
                  <w:color w:val="0070C0"/>
                  <w:u w:val="single"/>
                </w:rPr>
                <w:delText> </w:delText>
              </w:r>
            </w:del>
          </w:p>
        </w:tc>
        <w:tc>
          <w:tcPr>
            <w:tcW w:w="1276"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69A8B271" w14:textId="56F9EFBA">
            <w:pPr>
              <w:spacing w:after="160" w:line="278" w:lineRule="auto"/>
              <w:contextualSpacing/>
              <w:rPr>
                <w:del w:author="KARLOVCEC, Barbara" w:date="2025-02-26T14:18:00Z" w16du:dateUtc="2025-02-26T13:18:00Z" w:id="2983"/>
                <w:rFonts w:ascii="Calibri" w:hAnsi="Calibri" w:cs="Calibri"/>
                <w:color w:val="000000"/>
              </w:rPr>
              <w:pPrChange w:author="KARLOVCEC, Barbara" w:date="2025-02-26T14:18:00Z" w16du:dateUtc="2025-02-26T13:18:00Z" w:id="2984">
                <w:pPr/>
              </w:pPrChange>
            </w:pPr>
            <w:del w:author="KARLOVCEC, Barbara" w:date="2025-02-26T14:18:00Z" w16du:dateUtc="2025-02-26T13:18:00Z" w:id="2985">
              <w:r w:rsidRPr="005D5556" w:rsidDel="002B517A">
                <w:rPr>
                  <w:rFonts w:ascii="Calibri" w:hAnsi="Calibri" w:cs="Calibri"/>
                  <w:color w:val="000000"/>
                </w:rPr>
                <w:delText>North Central</w:delText>
              </w:r>
            </w:del>
          </w:p>
        </w:tc>
        <w:tc>
          <w:tcPr>
            <w:tcW w:w="1417" w:type="dxa"/>
            <w:tcBorders>
              <w:top w:val="nil"/>
              <w:left w:val="nil"/>
              <w:bottom w:val="single" w:color="auto" w:sz="4" w:space="0"/>
              <w:right w:val="single" w:color="auto" w:sz="4" w:space="0"/>
            </w:tcBorders>
            <w:shd w:val="clear" w:color="000000" w:fill="FCE4D6"/>
            <w:vAlign w:val="center"/>
          </w:tcPr>
          <w:p w:rsidRPr="005D5556" w:rsidR="00D46057" w:rsidDel="002B517A" w:rsidRDefault="00D46057" w14:paraId="34102098" w14:textId="4D6E8FEE">
            <w:pPr>
              <w:spacing w:after="160" w:line="278" w:lineRule="auto"/>
              <w:contextualSpacing/>
              <w:rPr>
                <w:del w:author="KARLOVCEC, Barbara" w:date="2025-02-26T14:18:00Z" w16du:dateUtc="2025-02-26T13:18:00Z" w:id="2986"/>
                <w:rFonts w:ascii="Calibri" w:hAnsi="Calibri" w:cs="Calibri"/>
                <w:color w:val="000000"/>
              </w:rPr>
              <w:pPrChange w:author="KARLOVCEC, Barbara" w:date="2025-02-26T14:18:00Z" w16du:dateUtc="2025-02-26T13:18:00Z" w:id="2987">
                <w:pPr/>
              </w:pPrChange>
            </w:pPr>
          </w:p>
          <w:p w:rsidRPr="005D5556" w:rsidR="00D46057" w:rsidDel="002B517A" w:rsidRDefault="00D46057" w14:paraId="3AF4FA3D" w14:textId="4D8EC12D">
            <w:pPr>
              <w:spacing w:after="160" w:line="278" w:lineRule="auto"/>
              <w:contextualSpacing/>
              <w:rPr>
                <w:del w:author="KARLOVCEC, Barbara" w:date="2025-02-26T14:18:00Z" w16du:dateUtc="2025-02-26T13:18:00Z" w:id="2988"/>
                <w:rFonts w:ascii="Calibri" w:hAnsi="Calibri" w:cs="Calibri"/>
                <w:color w:val="000000"/>
              </w:rPr>
              <w:pPrChange w:author="KARLOVCEC, Barbara" w:date="2025-02-26T14:18:00Z" w16du:dateUtc="2025-02-26T13:18:00Z" w:id="2989">
                <w:pPr/>
              </w:pPrChange>
            </w:pPr>
            <w:del w:author="KARLOVCEC, Barbara" w:date="2025-02-26T14:18:00Z" w16du:dateUtc="2025-02-26T13:18:00Z" w:id="2990">
              <w:r w:rsidRPr="005D5556" w:rsidDel="002B517A">
                <w:rPr>
                  <w:rFonts w:ascii="Calibri" w:hAnsi="Calibri" w:cs="Calibri"/>
                  <w:color w:val="000000"/>
                </w:rPr>
                <w:delText>ICE  MAKING MACHINE</w:delText>
              </w:r>
            </w:del>
          </w:p>
          <w:p w:rsidRPr="005D5556" w:rsidR="001718E6" w:rsidDel="002B517A" w:rsidRDefault="001718E6" w14:paraId="07D28FE4" w14:textId="7895BB2E">
            <w:pPr>
              <w:spacing w:after="160" w:line="278" w:lineRule="auto"/>
              <w:contextualSpacing/>
              <w:rPr>
                <w:del w:author="KARLOVCEC, Barbara" w:date="2025-02-26T14:18:00Z" w16du:dateUtc="2025-02-26T13:18:00Z" w:id="2991"/>
                <w:rFonts w:ascii="Calibri" w:hAnsi="Calibri" w:cs="Calibri"/>
                <w:color w:val="000000"/>
              </w:rPr>
              <w:pPrChange w:author="KARLOVCEC, Barbara" w:date="2025-02-26T14:18:00Z" w16du:dateUtc="2025-02-26T13:18:00Z" w:id="2992">
                <w:pPr/>
              </w:pPrChange>
            </w:pPr>
          </w:p>
        </w:tc>
        <w:tc>
          <w:tcPr>
            <w:tcW w:w="1417" w:type="dxa"/>
            <w:vMerge/>
            <w:tcBorders>
              <w:left w:val="nil"/>
              <w:right w:val="single" w:color="auto" w:sz="4" w:space="0"/>
            </w:tcBorders>
            <w:shd w:val="clear" w:color="000000" w:fill="FCE4D6"/>
          </w:tcPr>
          <w:p w:rsidRPr="005D5556" w:rsidR="001718E6" w:rsidDel="002B517A" w:rsidRDefault="001718E6" w14:paraId="335BD395" w14:textId="233AB9C4">
            <w:pPr>
              <w:spacing w:after="160" w:line="278" w:lineRule="auto"/>
              <w:contextualSpacing/>
              <w:rPr>
                <w:del w:author="KARLOVCEC, Barbara" w:date="2025-02-26T14:18:00Z" w16du:dateUtc="2025-02-26T13:18:00Z" w:id="2993"/>
                <w:rFonts w:ascii="Calibri" w:hAnsi="Calibri" w:cs="Calibri"/>
                <w:color w:val="000000"/>
              </w:rPr>
              <w:pPrChange w:author="KARLOVCEC, Barbara" w:date="2025-02-26T14:18:00Z" w16du:dateUtc="2025-02-26T13:18:00Z" w:id="2994">
                <w:pPr/>
              </w:pPrChange>
            </w:pPr>
          </w:p>
        </w:tc>
      </w:tr>
      <w:tr w:rsidRPr="005D5556" w:rsidR="001718E6" w:rsidDel="002B517A" w:rsidTr="000128F9" w14:paraId="4B0263BB" w14:textId="4CA9E46A">
        <w:trPr>
          <w:trHeight w:val="408"/>
          <w:del w:author="KARLOVCEC, Barbara" w:date="2025-02-26T14:18:00Z" w:id="2995"/>
        </w:trPr>
        <w:tc>
          <w:tcPr>
            <w:tcW w:w="447"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1718E6" w:rsidDel="002B517A" w:rsidRDefault="001718E6" w14:paraId="39712994" w14:textId="7B43AC2F">
            <w:pPr>
              <w:spacing w:after="160" w:line="278" w:lineRule="auto"/>
              <w:contextualSpacing/>
              <w:rPr>
                <w:del w:author="KARLOVCEC, Barbara" w:date="2025-02-26T14:18:00Z" w16du:dateUtc="2025-02-26T13:18:00Z" w:id="2996"/>
                <w:rFonts w:ascii="Calibri" w:hAnsi="Calibri" w:cs="Calibri"/>
                <w:color w:val="000000"/>
              </w:rPr>
              <w:pPrChange w:author="KARLOVCEC, Barbara" w:date="2025-02-26T14:18:00Z" w16du:dateUtc="2025-02-26T13:18:00Z" w:id="2997">
                <w:pPr/>
              </w:pPrChange>
            </w:pPr>
            <w:del w:author="KARLOVCEC, Barbara" w:date="2025-02-26T14:18:00Z" w16du:dateUtc="2025-02-26T13:18:00Z" w:id="2998">
              <w:r w:rsidRPr="005D5556" w:rsidDel="002B517A">
                <w:rPr>
                  <w:rFonts w:ascii="Calibri" w:hAnsi="Calibri" w:cs="Calibri"/>
                  <w:color w:val="000000"/>
                </w:rPr>
                <w:delText>6</w:delText>
              </w:r>
            </w:del>
          </w:p>
        </w:tc>
        <w:tc>
          <w:tcPr>
            <w:tcW w:w="1249"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4554D886" w14:textId="7B567506">
            <w:pPr>
              <w:spacing w:after="160" w:line="278" w:lineRule="auto"/>
              <w:contextualSpacing/>
              <w:rPr>
                <w:del w:author="KARLOVCEC, Barbara" w:date="2025-02-26T14:18:00Z" w16du:dateUtc="2025-02-26T13:18:00Z" w:id="2999"/>
                <w:rFonts w:ascii="Calibri" w:hAnsi="Calibri" w:cs="Calibri"/>
                <w:color w:val="000000"/>
              </w:rPr>
              <w:pPrChange w:author="KARLOVCEC, Barbara" w:date="2025-02-26T14:18:00Z" w16du:dateUtc="2025-02-26T13:18:00Z" w:id="3000">
                <w:pPr/>
              </w:pPrChange>
            </w:pPr>
            <w:del w:author="KARLOVCEC, Barbara" w:date="2025-02-26T14:18:00Z" w16du:dateUtc="2025-02-26T13:18:00Z" w:id="3001">
              <w:r w:rsidRPr="005D5556" w:rsidDel="002B517A">
                <w:rPr>
                  <w:rFonts w:ascii="Calibri" w:hAnsi="Calibri" w:cs="Calibri"/>
                  <w:color w:val="000000"/>
                </w:rPr>
                <w:delText>Advantage Technical  Services</w:delText>
              </w:r>
            </w:del>
          </w:p>
        </w:tc>
        <w:tc>
          <w:tcPr>
            <w:tcW w:w="1403"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63036AA3" w14:textId="75F667B1">
            <w:pPr>
              <w:spacing w:after="160" w:line="278" w:lineRule="auto"/>
              <w:contextualSpacing/>
              <w:rPr>
                <w:del w:author="KARLOVCEC, Barbara" w:date="2025-02-26T14:18:00Z" w16du:dateUtc="2025-02-26T13:18:00Z" w:id="3002"/>
                <w:rFonts w:ascii="Calibri" w:hAnsi="Calibri" w:cs="Calibri"/>
                <w:color w:val="000000"/>
              </w:rPr>
              <w:pPrChange w:author="KARLOVCEC, Barbara" w:date="2025-02-26T14:18:00Z" w16du:dateUtc="2025-02-26T13:18:00Z" w:id="3003">
                <w:pPr/>
              </w:pPrChange>
            </w:pPr>
            <w:del w:author="KARLOVCEC, Barbara" w:date="2025-02-26T14:18:00Z" w16du:dateUtc="2025-02-26T13:18:00Z" w:id="3004">
              <w:r w:rsidRPr="005D5556" w:rsidDel="002B517A">
                <w:rPr>
                  <w:rFonts w:ascii="Calibri" w:hAnsi="Calibri" w:cs="Calibri"/>
                  <w:color w:val="000000"/>
                </w:rPr>
                <w:delText>Ugwoegbulem Addindu Hyacinth</w:delText>
              </w:r>
            </w:del>
          </w:p>
        </w:tc>
        <w:tc>
          <w:tcPr>
            <w:tcW w:w="1269"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151EE6E1" w14:textId="33DF81DB">
            <w:pPr>
              <w:spacing w:after="160" w:line="278" w:lineRule="auto"/>
              <w:contextualSpacing/>
              <w:rPr>
                <w:del w:author="KARLOVCEC, Barbara" w:date="2025-02-26T14:18:00Z" w16du:dateUtc="2025-02-26T13:18:00Z" w:id="3005"/>
                <w:rFonts w:ascii="Calibri" w:hAnsi="Calibri" w:cs="Calibri"/>
                <w:color w:val="000000"/>
              </w:rPr>
              <w:pPrChange w:author="KARLOVCEC, Barbara" w:date="2025-02-26T14:18:00Z" w16du:dateUtc="2025-02-26T13:18:00Z" w:id="3006">
                <w:pPr/>
              </w:pPrChange>
            </w:pPr>
            <w:del w:author="KARLOVCEC, Barbara" w:date="2025-02-26T14:18:00Z" w16du:dateUtc="2025-02-26T13:18:00Z" w:id="3007">
              <w:r w:rsidRPr="005D5556" w:rsidDel="002B517A">
                <w:rPr>
                  <w:rFonts w:ascii="Calibri" w:hAnsi="Calibri" w:cs="Calibri"/>
                  <w:color w:val="000000"/>
                </w:rPr>
                <w:delText>0-8033596398</w:delText>
              </w:r>
            </w:del>
          </w:p>
        </w:tc>
        <w:tc>
          <w:tcPr>
            <w:tcW w:w="1387" w:type="dxa"/>
            <w:tcBorders>
              <w:top w:val="nil"/>
              <w:left w:val="nil"/>
              <w:bottom w:val="nil"/>
              <w:right w:val="nil"/>
            </w:tcBorders>
            <w:shd w:val="clear" w:color="000000" w:fill="FCE4D6"/>
            <w:vAlign w:val="center"/>
          </w:tcPr>
          <w:p w:rsidRPr="005D5556" w:rsidR="001718E6" w:rsidDel="002B517A" w:rsidRDefault="001718E6" w14:paraId="5D8BFC49" w14:textId="6D476292">
            <w:pPr>
              <w:spacing w:after="160" w:line="278" w:lineRule="auto"/>
              <w:contextualSpacing/>
              <w:rPr>
                <w:del w:author="KARLOVCEC, Barbara" w:date="2025-02-26T14:18:00Z" w16du:dateUtc="2025-02-26T13:18:00Z" w:id="3008"/>
                <w:rFonts w:ascii="Calibri" w:hAnsi="Calibri" w:cs="Calibri"/>
                <w:color w:val="0563C1"/>
                <w:u w:val="single"/>
              </w:rPr>
              <w:pPrChange w:author="KARLOVCEC, Barbara" w:date="2025-02-26T14:18:00Z" w16du:dateUtc="2025-02-26T13:18:00Z" w:id="3009">
                <w:pPr/>
              </w:pPrChange>
            </w:pPr>
            <w:del w:author="KARLOVCEC, Barbara" w:date="2025-02-26T14:18:00Z" w16du:dateUtc="2025-02-26T13:18:00Z" w:id="3010">
              <w:r w:rsidDel="002B517A">
                <w:fldChar w:fldCharType="begin"/>
              </w:r>
              <w:r w:rsidDel="002B517A">
                <w:delInstrText>HYPERLINK "mailto:Okotidavid@yahoo.com"</w:delInstrText>
              </w:r>
              <w:r w:rsidDel="002B517A">
                <w:fldChar w:fldCharType="separate"/>
              </w:r>
              <w:r w:rsidRPr="005D5556" w:rsidDel="002B517A">
                <w:rPr>
                  <w:rFonts w:ascii="Calibri" w:hAnsi="Calibri" w:cs="Calibri"/>
                  <w:color w:val="0563C1"/>
                  <w:u w:val="single"/>
                </w:rPr>
                <w:delText xml:space="preserve">Okotidavid@yahoo.com </w:delText>
              </w:r>
              <w:r w:rsidDel="002B517A">
                <w:rPr>
                  <w:rFonts w:ascii="Calibri" w:hAnsi="Calibri" w:cs="Calibri"/>
                  <w:color w:val="0563C1"/>
                  <w:u w:val="single"/>
                </w:rPr>
                <w:fldChar w:fldCharType="end"/>
              </w:r>
            </w:del>
          </w:p>
        </w:tc>
        <w:tc>
          <w:tcPr>
            <w:tcW w:w="1276"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4C08C993" w14:textId="430C4594">
            <w:pPr>
              <w:spacing w:after="160" w:line="278" w:lineRule="auto"/>
              <w:contextualSpacing/>
              <w:rPr>
                <w:del w:author="KARLOVCEC, Barbara" w:date="2025-02-26T14:18:00Z" w16du:dateUtc="2025-02-26T13:18:00Z" w:id="3011"/>
                <w:rFonts w:ascii="Calibri" w:hAnsi="Calibri" w:cs="Calibri"/>
                <w:color w:val="000000"/>
              </w:rPr>
              <w:pPrChange w:author="KARLOVCEC, Barbara" w:date="2025-02-26T14:18:00Z" w16du:dateUtc="2025-02-26T13:18:00Z" w:id="3012">
                <w:pPr/>
              </w:pPrChange>
            </w:pPr>
            <w:del w:author="KARLOVCEC, Barbara" w:date="2025-02-26T14:18:00Z" w16du:dateUtc="2025-02-26T13:18:00Z" w:id="3013">
              <w:r w:rsidRPr="005D5556" w:rsidDel="002B517A">
                <w:rPr>
                  <w:rFonts w:ascii="Calibri" w:hAnsi="Calibri" w:cs="Calibri"/>
                  <w:color w:val="000000"/>
                </w:rPr>
                <w:delText>North Central</w:delText>
              </w:r>
            </w:del>
          </w:p>
        </w:tc>
        <w:tc>
          <w:tcPr>
            <w:tcW w:w="1417" w:type="dxa"/>
            <w:tcBorders>
              <w:top w:val="nil"/>
              <w:left w:val="nil"/>
              <w:bottom w:val="single" w:color="auto" w:sz="4" w:space="0"/>
              <w:right w:val="single" w:color="auto" w:sz="4" w:space="0"/>
            </w:tcBorders>
            <w:shd w:val="clear" w:color="000000" w:fill="FCE4D6"/>
            <w:vAlign w:val="center"/>
          </w:tcPr>
          <w:p w:rsidRPr="005D5556" w:rsidR="00D46057" w:rsidDel="002B517A" w:rsidRDefault="00D46057" w14:paraId="43033E88" w14:textId="48D6299D">
            <w:pPr>
              <w:spacing w:after="160" w:line="278" w:lineRule="auto"/>
              <w:contextualSpacing/>
              <w:rPr>
                <w:del w:author="KARLOVCEC, Barbara" w:date="2025-02-26T14:18:00Z" w16du:dateUtc="2025-02-26T13:18:00Z" w:id="3014"/>
                <w:rFonts w:ascii="Calibri" w:hAnsi="Calibri" w:cs="Calibri"/>
                <w:color w:val="000000"/>
              </w:rPr>
              <w:pPrChange w:author="KARLOVCEC, Barbara" w:date="2025-02-26T14:18:00Z" w16du:dateUtc="2025-02-26T13:18:00Z" w:id="3015">
                <w:pPr/>
              </w:pPrChange>
            </w:pPr>
          </w:p>
          <w:p w:rsidRPr="005D5556" w:rsidR="00D46057" w:rsidDel="002B517A" w:rsidRDefault="00D46057" w14:paraId="66ED2A3E" w14:textId="412D32C1">
            <w:pPr>
              <w:spacing w:after="160" w:line="278" w:lineRule="auto"/>
              <w:contextualSpacing/>
              <w:rPr>
                <w:del w:author="KARLOVCEC, Barbara" w:date="2025-02-26T14:18:00Z" w16du:dateUtc="2025-02-26T13:18:00Z" w:id="3016"/>
                <w:rFonts w:ascii="Calibri" w:hAnsi="Calibri" w:cs="Calibri"/>
                <w:color w:val="000000"/>
              </w:rPr>
              <w:pPrChange w:author="KARLOVCEC, Barbara" w:date="2025-02-26T14:18:00Z" w16du:dateUtc="2025-02-26T13:18:00Z" w:id="3017">
                <w:pPr/>
              </w:pPrChange>
            </w:pPr>
            <w:del w:author="KARLOVCEC, Barbara" w:date="2025-02-26T14:18:00Z" w16du:dateUtc="2025-02-26T13:18:00Z" w:id="3018">
              <w:r w:rsidRPr="005D5556" w:rsidDel="002B517A">
                <w:rPr>
                  <w:rFonts w:ascii="Calibri" w:hAnsi="Calibri" w:cs="Calibri"/>
                  <w:color w:val="000000"/>
                </w:rPr>
                <w:delText>ICE  MAKING MACHINE</w:delText>
              </w:r>
            </w:del>
          </w:p>
          <w:p w:rsidRPr="005D5556" w:rsidR="001718E6" w:rsidDel="002B517A" w:rsidRDefault="001718E6" w14:paraId="0829E9FE" w14:textId="7E00ECA7">
            <w:pPr>
              <w:spacing w:after="160" w:line="278" w:lineRule="auto"/>
              <w:contextualSpacing/>
              <w:rPr>
                <w:del w:author="KARLOVCEC, Barbara" w:date="2025-02-26T14:18:00Z" w16du:dateUtc="2025-02-26T13:18:00Z" w:id="3019"/>
                <w:rFonts w:ascii="Calibri" w:hAnsi="Calibri" w:cs="Calibri"/>
                <w:color w:val="000000"/>
              </w:rPr>
              <w:pPrChange w:author="KARLOVCEC, Barbara" w:date="2025-02-26T14:18:00Z" w16du:dateUtc="2025-02-26T13:18:00Z" w:id="3020">
                <w:pPr/>
              </w:pPrChange>
            </w:pPr>
          </w:p>
        </w:tc>
        <w:tc>
          <w:tcPr>
            <w:tcW w:w="1417" w:type="dxa"/>
            <w:vMerge/>
            <w:tcBorders>
              <w:left w:val="nil"/>
              <w:right w:val="single" w:color="auto" w:sz="4" w:space="0"/>
            </w:tcBorders>
            <w:shd w:val="clear" w:color="000000" w:fill="FCE4D6"/>
          </w:tcPr>
          <w:p w:rsidRPr="005D5556" w:rsidR="001718E6" w:rsidDel="002B517A" w:rsidRDefault="001718E6" w14:paraId="6BBDAA10" w14:textId="0483BB02">
            <w:pPr>
              <w:spacing w:after="160" w:line="278" w:lineRule="auto"/>
              <w:contextualSpacing/>
              <w:rPr>
                <w:del w:author="KARLOVCEC, Barbara" w:date="2025-02-26T14:18:00Z" w16du:dateUtc="2025-02-26T13:18:00Z" w:id="3021"/>
                <w:rFonts w:ascii="Calibri" w:hAnsi="Calibri" w:cs="Calibri"/>
                <w:color w:val="000000"/>
              </w:rPr>
              <w:pPrChange w:author="KARLOVCEC, Barbara" w:date="2025-02-26T14:18:00Z" w16du:dateUtc="2025-02-26T13:18:00Z" w:id="3022">
                <w:pPr/>
              </w:pPrChange>
            </w:pPr>
          </w:p>
        </w:tc>
      </w:tr>
      <w:tr w:rsidRPr="005D5556" w:rsidR="001718E6" w:rsidDel="002B517A" w:rsidTr="000128F9" w14:paraId="2A36F693" w14:textId="2681D1A0">
        <w:trPr>
          <w:trHeight w:val="408"/>
          <w:del w:author="KARLOVCEC, Barbara" w:date="2025-02-26T14:18:00Z" w:id="3023"/>
        </w:trPr>
        <w:tc>
          <w:tcPr>
            <w:tcW w:w="447"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1718E6" w:rsidDel="002B517A" w:rsidRDefault="001718E6" w14:paraId="35B8C816" w14:textId="710B3072">
            <w:pPr>
              <w:spacing w:after="160" w:line="278" w:lineRule="auto"/>
              <w:contextualSpacing/>
              <w:rPr>
                <w:del w:author="KARLOVCEC, Barbara" w:date="2025-02-26T14:18:00Z" w16du:dateUtc="2025-02-26T13:18:00Z" w:id="3024"/>
                <w:rFonts w:ascii="Calibri" w:hAnsi="Calibri" w:cs="Calibri"/>
                <w:color w:val="000000"/>
              </w:rPr>
              <w:pPrChange w:author="KARLOVCEC, Barbara" w:date="2025-02-26T14:18:00Z" w16du:dateUtc="2025-02-26T13:18:00Z" w:id="3025">
                <w:pPr/>
              </w:pPrChange>
            </w:pPr>
            <w:del w:author="KARLOVCEC, Barbara" w:date="2025-02-26T14:18:00Z" w16du:dateUtc="2025-02-26T13:18:00Z" w:id="3026">
              <w:r w:rsidRPr="005D5556" w:rsidDel="002B517A">
                <w:rPr>
                  <w:rFonts w:ascii="Calibri" w:hAnsi="Calibri" w:cs="Calibri"/>
                  <w:color w:val="000000"/>
                </w:rPr>
                <w:delText>7</w:delText>
              </w:r>
            </w:del>
          </w:p>
        </w:tc>
        <w:tc>
          <w:tcPr>
            <w:tcW w:w="1249"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0CE0D4F4" w14:textId="3C555F04">
            <w:pPr>
              <w:spacing w:after="160" w:line="278" w:lineRule="auto"/>
              <w:contextualSpacing/>
              <w:rPr>
                <w:del w:author="KARLOVCEC, Barbara" w:date="2025-02-26T14:18:00Z" w16du:dateUtc="2025-02-26T13:18:00Z" w:id="3027"/>
                <w:rFonts w:ascii="Calibri" w:hAnsi="Calibri" w:cs="Calibri"/>
                <w:color w:val="000000"/>
              </w:rPr>
              <w:pPrChange w:author="KARLOVCEC, Barbara" w:date="2025-02-26T14:18:00Z" w16du:dateUtc="2025-02-26T13:18:00Z" w:id="3028">
                <w:pPr/>
              </w:pPrChange>
            </w:pPr>
            <w:del w:author="KARLOVCEC, Barbara" w:date="2025-02-26T14:18:00Z" w16du:dateUtc="2025-02-26T13:18:00Z" w:id="3029">
              <w:r w:rsidRPr="005D5556" w:rsidDel="002B517A">
                <w:rPr>
                  <w:rFonts w:ascii="Calibri" w:hAnsi="Calibri" w:cs="Calibri"/>
                  <w:color w:val="000000"/>
                </w:rPr>
                <w:delText>Devy Technical Services</w:delText>
              </w:r>
            </w:del>
          </w:p>
        </w:tc>
        <w:tc>
          <w:tcPr>
            <w:tcW w:w="1403"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285649C4" w14:textId="351D8E15">
            <w:pPr>
              <w:spacing w:after="160" w:line="278" w:lineRule="auto"/>
              <w:contextualSpacing/>
              <w:rPr>
                <w:del w:author="KARLOVCEC, Barbara" w:date="2025-02-26T14:18:00Z" w16du:dateUtc="2025-02-26T13:18:00Z" w:id="3030"/>
                <w:rFonts w:ascii="Calibri" w:hAnsi="Calibri" w:cs="Calibri"/>
                <w:color w:val="000000"/>
              </w:rPr>
              <w:pPrChange w:author="KARLOVCEC, Barbara" w:date="2025-02-26T14:18:00Z" w16du:dateUtc="2025-02-26T13:18:00Z" w:id="3031">
                <w:pPr/>
              </w:pPrChange>
            </w:pPr>
            <w:del w:author="KARLOVCEC, Barbara" w:date="2025-02-26T14:18:00Z" w16du:dateUtc="2025-02-26T13:18:00Z" w:id="3032">
              <w:r w:rsidRPr="005D5556" w:rsidDel="002B517A">
                <w:rPr>
                  <w:rFonts w:ascii="Calibri" w:hAnsi="Calibri" w:cs="Calibri"/>
                  <w:color w:val="000000"/>
                </w:rPr>
                <w:delText>David Onoja</w:delText>
              </w:r>
            </w:del>
          </w:p>
        </w:tc>
        <w:tc>
          <w:tcPr>
            <w:tcW w:w="1269"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1158B5BA" w14:textId="4790D13D">
            <w:pPr>
              <w:spacing w:after="160" w:line="278" w:lineRule="auto"/>
              <w:contextualSpacing/>
              <w:rPr>
                <w:del w:author="KARLOVCEC, Barbara" w:date="2025-02-26T14:18:00Z" w16du:dateUtc="2025-02-26T13:18:00Z" w:id="3033"/>
                <w:rFonts w:ascii="Calibri" w:hAnsi="Calibri" w:cs="Calibri"/>
                <w:color w:val="000000"/>
              </w:rPr>
              <w:pPrChange w:author="KARLOVCEC, Barbara" w:date="2025-02-26T14:18:00Z" w16du:dateUtc="2025-02-26T13:18:00Z" w:id="3034">
                <w:pPr/>
              </w:pPrChange>
            </w:pPr>
            <w:del w:author="KARLOVCEC, Barbara" w:date="2025-02-26T14:18:00Z" w16du:dateUtc="2025-02-26T13:18:00Z" w:id="3035">
              <w:r w:rsidRPr="005D5556" w:rsidDel="002B517A">
                <w:rPr>
                  <w:rFonts w:ascii="Calibri" w:hAnsi="Calibri" w:cs="Calibri"/>
                  <w:color w:val="000000"/>
                </w:rPr>
                <w:delText>0-8036127845</w:delText>
              </w:r>
            </w:del>
          </w:p>
        </w:tc>
        <w:tc>
          <w:tcPr>
            <w:tcW w:w="1387" w:type="dxa"/>
            <w:tcBorders>
              <w:top w:val="single" w:color="auto" w:sz="4" w:space="0"/>
              <w:left w:val="nil"/>
              <w:bottom w:val="single" w:color="auto" w:sz="4" w:space="0"/>
              <w:right w:val="single" w:color="auto" w:sz="4" w:space="0"/>
            </w:tcBorders>
            <w:shd w:val="clear" w:color="000000" w:fill="FCE4D6"/>
            <w:vAlign w:val="center"/>
          </w:tcPr>
          <w:p w:rsidRPr="005D5556" w:rsidR="001718E6" w:rsidDel="002B517A" w:rsidRDefault="001718E6" w14:paraId="13406C07" w14:textId="30C55F8B">
            <w:pPr>
              <w:spacing w:after="160" w:line="278" w:lineRule="auto"/>
              <w:contextualSpacing/>
              <w:rPr>
                <w:del w:author="KARLOVCEC, Barbara" w:date="2025-02-26T14:18:00Z" w16du:dateUtc="2025-02-26T13:18:00Z" w:id="3036"/>
                <w:rFonts w:ascii="Calibri" w:hAnsi="Calibri" w:cs="Calibri"/>
                <w:color w:val="0563C1"/>
                <w:u w:val="single"/>
              </w:rPr>
              <w:pPrChange w:author="KARLOVCEC, Barbara" w:date="2025-02-26T14:18:00Z" w16du:dateUtc="2025-02-26T13:18:00Z" w:id="3037">
                <w:pPr/>
              </w:pPrChange>
            </w:pPr>
            <w:del w:author="KARLOVCEC, Barbara" w:date="2025-02-26T14:18:00Z" w16du:dateUtc="2025-02-26T13:18:00Z" w:id="3038">
              <w:r w:rsidDel="002B517A">
                <w:fldChar w:fldCharType="begin"/>
              </w:r>
              <w:r w:rsidDel="002B517A">
                <w:delInstrText>HYPERLINK "mailto:jimohmakasa@gmail.com"</w:delInstrText>
              </w:r>
              <w:r w:rsidDel="002B517A">
                <w:fldChar w:fldCharType="separate"/>
              </w:r>
              <w:r w:rsidRPr="005D5556" w:rsidDel="002B517A">
                <w:rPr>
                  <w:rFonts w:ascii="Calibri" w:hAnsi="Calibri" w:cs="Calibri"/>
                  <w:color w:val="0563C1"/>
                  <w:u w:val="single"/>
                </w:rPr>
                <w:delText>jimohmakasa@gmail.com</w:delText>
              </w:r>
              <w:r w:rsidDel="002B517A">
                <w:rPr>
                  <w:rFonts w:ascii="Calibri" w:hAnsi="Calibri" w:cs="Calibri"/>
                  <w:color w:val="0563C1"/>
                  <w:u w:val="single"/>
                </w:rPr>
                <w:fldChar w:fldCharType="end"/>
              </w:r>
            </w:del>
          </w:p>
        </w:tc>
        <w:tc>
          <w:tcPr>
            <w:tcW w:w="1276"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3A5BC34F" w14:textId="594481EA">
            <w:pPr>
              <w:spacing w:after="160" w:line="278" w:lineRule="auto"/>
              <w:contextualSpacing/>
              <w:rPr>
                <w:del w:author="KARLOVCEC, Barbara" w:date="2025-02-26T14:18:00Z" w16du:dateUtc="2025-02-26T13:18:00Z" w:id="3039"/>
                <w:rFonts w:ascii="Calibri" w:hAnsi="Calibri" w:cs="Calibri"/>
                <w:color w:val="000000"/>
              </w:rPr>
              <w:pPrChange w:author="KARLOVCEC, Barbara" w:date="2025-02-26T14:18:00Z" w16du:dateUtc="2025-02-26T13:18:00Z" w:id="3040">
                <w:pPr/>
              </w:pPrChange>
            </w:pPr>
            <w:del w:author="KARLOVCEC, Barbara" w:date="2025-02-26T14:18:00Z" w16du:dateUtc="2025-02-26T13:18:00Z" w:id="3041">
              <w:r w:rsidRPr="005D5556" w:rsidDel="002B517A">
                <w:rPr>
                  <w:rFonts w:ascii="Calibri" w:hAnsi="Calibri" w:cs="Calibri"/>
                  <w:color w:val="000000"/>
                </w:rPr>
                <w:delText>North Central</w:delText>
              </w:r>
            </w:del>
          </w:p>
        </w:tc>
        <w:tc>
          <w:tcPr>
            <w:tcW w:w="1417" w:type="dxa"/>
            <w:tcBorders>
              <w:top w:val="nil"/>
              <w:left w:val="nil"/>
              <w:bottom w:val="single" w:color="auto" w:sz="4" w:space="0"/>
              <w:right w:val="single" w:color="auto" w:sz="4" w:space="0"/>
            </w:tcBorders>
            <w:shd w:val="clear" w:color="000000" w:fill="FCE4D6"/>
            <w:vAlign w:val="center"/>
          </w:tcPr>
          <w:p w:rsidRPr="005D5556" w:rsidR="00D46057" w:rsidDel="002B517A" w:rsidRDefault="00D46057" w14:paraId="22772D23" w14:textId="3438C766">
            <w:pPr>
              <w:spacing w:after="160" w:line="278" w:lineRule="auto"/>
              <w:contextualSpacing/>
              <w:rPr>
                <w:del w:author="KARLOVCEC, Barbara" w:date="2025-02-26T14:18:00Z" w16du:dateUtc="2025-02-26T13:18:00Z" w:id="3042"/>
                <w:rFonts w:ascii="Calibri" w:hAnsi="Calibri" w:cs="Calibri"/>
                <w:color w:val="000000"/>
              </w:rPr>
              <w:pPrChange w:author="KARLOVCEC, Barbara" w:date="2025-02-26T14:18:00Z" w16du:dateUtc="2025-02-26T13:18:00Z" w:id="3043">
                <w:pPr/>
              </w:pPrChange>
            </w:pPr>
          </w:p>
          <w:p w:rsidRPr="005D5556" w:rsidR="00D46057" w:rsidDel="002B517A" w:rsidRDefault="00D46057" w14:paraId="442820BE" w14:textId="04352FEA">
            <w:pPr>
              <w:spacing w:after="160" w:line="278" w:lineRule="auto"/>
              <w:contextualSpacing/>
              <w:rPr>
                <w:del w:author="KARLOVCEC, Barbara" w:date="2025-02-26T14:18:00Z" w16du:dateUtc="2025-02-26T13:18:00Z" w:id="3044"/>
                <w:rFonts w:ascii="Calibri" w:hAnsi="Calibri" w:cs="Calibri"/>
                <w:color w:val="000000"/>
              </w:rPr>
              <w:pPrChange w:author="KARLOVCEC, Barbara" w:date="2025-02-26T14:18:00Z" w16du:dateUtc="2025-02-26T13:18:00Z" w:id="3045">
                <w:pPr/>
              </w:pPrChange>
            </w:pPr>
            <w:del w:author="KARLOVCEC, Barbara" w:date="2025-02-26T14:18:00Z" w16du:dateUtc="2025-02-26T13:18:00Z" w:id="3046">
              <w:r w:rsidRPr="005D5556" w:rsidDel="002B517A">
                <w:rPr>
                  <w:rFonts w:ascii="Calibri" w:hAnsi="Calibri" w:cs="Calibri"/>
                  <w:color w:val="000000"/>
                </w:rPr>
                <w:delText>ICE  MAKING MACHINE</w:delText>
              </w:r>
            </w:del>
          </w:p>
          <w:p w:rsidRPr="005D5556" w:rsidR="001718E6" w:rsidDel="002B517A" w:rsidRDefault="001718E6" w14:paraId="6D6080B8" w14:textId="077BC9A0">
            <w:pPr>
              <w:spacing w:after="160" w:line="278" w:lineRule="auto"/>
              <w:contextualSpacing/>
              <w:rPr>
                <w:del w:author="KARLOVCEC, Barbara" w:date="2025-02-26T14:18:00Z" w16du:dateUtc="2025-02-26T13:18:00Z" w:id="3047"/>
                <w:rFonts w:ascii="Calibri" w:hAnsi="Calibri" w:cs="Calibri"/>
                <w:color w:val="000000"/>
              </w:rPr>
              <w:pPrChange w:author="KARLOVCEC, Barbara" w:date="2025-02-26T14:18:00Z" w16du:dateUtc="2025-02-26T13:18:00Z" w:id="3048">
                <w:pPr/>
              </w:pPrChange>
            </w:pPr>
          </w:p>
        </w:tc>
        <w:tc>
          <w:tcPr>
            <w:tcW w:w="1417" w:type="dxa"/>
            <w:vMerge/>
            <w:tcBorders>
              <w:left w:val="nil"/>
              <w:right w:val="single" w:color="auto" w:sz="4" w:space="0"/>
            </w:tcBorders>
            <w:shd w:val="clear" w:color="000000" w:fill="FCE4D6"/>
          </w:tcPr>
          <w:p w:rsidRPr="005D5556" w:rsidR="001718E6" w:rsidDel="002B517A" w:rsidRDefault="001718E6" w14:paraId="598AD49A" w14:textId="32F2C524">
            <w:pPr>
              <w:spacing w:after="160" w:line="278" w:lineRule="auto"/>
              <w:contextualSpacing/>
              <w:rPr>
                <w:del w:author="KARLOVCEC, Barbara" w:date="2025-02-26T14:18:00Z" w16du:dateUtc="2025-02-26T13:18:00Z" w:id="3049"/>
                <w:rFonts w:ascii="Calibri" w:hAnsi="Calibri" w:cs="Calibri"/>
                <w:color w:val="000000"/>
              </w:rPr>
              <w:pPrChange w:author="KARLOVCEC, Barbara" w:date="2025-02-26T14:18:00Z" w16du:dateUtc="2025-02-26T13:18:00Z" w:id="3050">
                <w:pPr/>
              </w:pPrChange>
            </w:pPr>
          </w:p>
        </w:tc>
      </w:tr>
      <w:tr w:rsidRPr="005D5556" w:rsidR="001718E6" w:rsidDel="002B517A" w:rsidTr="000128F9" w14:paraId="1481DCC6" w14:textId="18EF008A">
        <w:trPr>
          <w:trHeight w:val="408"/>
          <w:del w:author="KARLOVCEC, Barbara" w:date="2025-02-26T14:18:00Z" w:id="3051"/>
        </w:trPr>
        <w:tc>
          <w:tcPr>
            <w:tcW w:w="447"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1718E6" w:rsidDel="002B517A" w:rsidRDefault="001718E6" w14:paraId="199E3641" w14:textId="6C58EC5D">
            <w:pPr>
              <w:spacing w:after="160" w:line="278" w:lineRule="auto"/>
              <w:contextualSpacing/>
              <w:rPr>
                <w:del w:author="KARLOVCEC, Barbara" w:date="2025-02-26T14:18:00Z" w16du:dateUtc="2025-02-26T13:18:00Z" w:id="3052"/>
                <w:rFonts w:ascii="Calibri" w:hAnsi="Calibri" w:cs="Calibri"/>
                <w:color w:val="000000"/>
              </w:rPr>
              <w:pPrChange w:author="KARLOVCEC, Barbara" w:date="2025-02-26T14:18:00Z" w16du:dateUtc="2025-02-26T13:18:00Z" w:id="3053">
                <w:pPr/>
              </w:pPrChange>
            </w:pPr>
            <w:del w:author="KARLOVCEC, Barbara" w:date="2025-02-26T14:18:00Z" w16du:dateUtc="2025-02-26T13:18:00Z" w:id="3054">
              <w:r w:rsidRPr="005D5556" w:rsidDel="002B517A">
                <w:rPr>
                  <w:rFonts w:ascii="Calibri" w:hAnsi="Calibri" w:cs="Calibri"/>
                  <w:color w:val="000000"/>
                </w:rPr>
                <w:delText>8</w:delText>
              </w:r>
            </w:del>
          </w:p>
        </w:tc>
        <w:tc>
          <w:tcPr>
            <w:tcW w:w="1249"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65940EB6" w14:textId="3D74D240">
            <w:pPr>
              <w:spacing w:after="160" w:line="278" w:lineRule="auto"/>
              <w:contextualSpacing/>
              <w:rPr>
                <w:del w:author="KARLOVCEC, Barbara" w:date="2025-02-26T14:18:00Z" w16du:dateUtc="2025-02-26T13:18:00Z" w:id="3055"/>
                <w:rFonts w:ascii="Calibri" w:hAnsi="Calibri" w:cs="Calibri"/>
                <w:color w:val="000000"/>
              </w:rPr>
              <w:pPrChange w:author="KARLOVCEC, Barbara" w:date="2025-02-26T14:18:00Z" w16du:dateUtc="2025-02-26T13:18:00Z" w:id="3056">
                <w:pPr/>
              </w:pPrChange>
            </w:pPr>
            <w:del w:author="KARLOVCEC, Barbara" w:date="2025-02-26T14:18:00Z" w16du:dateUtc="2025-02-26T13:18:00Z" w:id="3057">
              <w:r w:rsidRPr="005D5556" w:rsidDel="002B517A">
                <w:rPr>
                  <w:rFonts w:ascii="Calibri" w:hAnsi="Calibri" w:cs="Calibri"/>
                  <w:color w:val="000000"/>
                </w:rPr>
                <w:delText xml:space="preserve">Makanoh Tech. Nig. </w:delText>
              </w:r>
            </w:del>
          </w:p>
        </w:tc>
        <w:tc>
          <w:tcPr>
            <w:tcW w:w="1403"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7C0557AC" w14:textId="72B7EA6F">
            <w:pPr>
              <w:spacing w:after="160" w:line="278" w:lineRule="auto"/>
              <w:contextualSpacing/>
              <w:rPr>
                <w:del w:author="KARLOVCEC, Barbara" w:date="2025-02-26T14:18:00Z" w16du:dateUtc="2025-02-26T13:18:00Z" w:id="3058"/>
                <w:rFonts w:ascii="Calibri" w:hAnsi="Calibri" w:cs="Calibri"/>
                <w:color w:val="000000"/>
              </w:rPr>
              <w:pPrChange w:author="KARLOVCEC, Barbara" w:date="2025-02-26T14:18:00Z" w16du:dateUtc="2025-02-26T13:18:00Z" w:id="3059">
                <w:pPr/>
              </w:pPrChange>
            </w:pPr>
            <w:del w:author="KARLOVCEC, Barbara" w:date="2025-02-26T14:18:00Z" w16du:dateUtc="2025-02-26T13:18:00Z" w:id="3060">
              <w:r w:rsidRPr="005D5556" w:rsidDel="002B517A">
                <w:rPr>
                  <w:rFonts w:ascii="Calibri" w:hAnsi="Calibri" w:cs="Calibri"/>
                  <w:color w:val="000000"/>
                </w:rPr>
                <w:delText>Mathew K.C. Onuoha</w:delText>
              </w:r>
            </w:del>
          </w:p>
        </w:tc>
        <w:tc>
          <w:tcPr>
            <w:tcW w:w="1269"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74014F7A" w14:textId="47D52659">
            <w:pPr>
              <w:spacing w:after="160" w:line="278" w:lineRule="auto"/>
              <w:contextualSpacing/>
              <w:rPr>
                <w:del w:author="KARLOVCEC, Barbara" w:date="2025-02-26T14:18:00Z" w16du:dateUtc="2025-02-26T13:18:00Z" w:id="3061"/>
                <w:rFonts w:ascii="Calibri" w:hAnsi="Calibri" w:cs="Calibri"/>
                <w:color w:val="000000"/>
              </w:rPr>
              <w:pPrChange w:author="KARLOVCEC, Barbara" w:date="2025-02-26T14:18:00Z" w16du:dateUtc="2025-02-26T13:18:00Z" w:id="3062">
                <w:pPr/>
              </w:pPrChange>
            </w:pPr>
            <w:del w:author="KARLOVCEC, Barbara" w:date="2025-02-26T14:18:00Z" w16du:dateUtc="2025-02-26T13:18:00Z" w:id="3063">
              <w:r w:rsidRPr="005D5556" w:rsidDel="002B517A">
                <w:rPr>
                  <w:rFonts w:ascii="Calibri" w:hAnsi="Calibri" w:cs="Calibri"/>
                  <w:color w:val="000000"/>
                </w:rPr>
                <w:delText>0-8059467963</w:delText>
              </w:r>
            </w:del>
          </w:p>
        </w:tc>
        <w:tc>
          <w:tcPr>
            <w:tcW w:w="1387"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7152EE08" w14:textId="758CBF3B">
            <w:pPr>
              <w:spacing w:after="160" w:line="278" w:lineRule="auto"/>
              <w:contextualSpacing/>
              <w:rPr>
                <w:del w:author="KARLOVCEC, Barbara" w:date="2025-02-26T14:18:00Z" w16du:dateUtc="2025-02-26T13:18:00Z" w:id="3064"/>
                <w:rFonts w:ascii="Calibri" w:hAnsi="Calibri" w:cs="Calibri"/>
                <w:color w:val="0070C0"/>
                <w:u w:val="single"/>
              </w:rPr>
              <w:pPrChange w:author="KARLOVCEC, Barbara" w:date="2025-02-26T14:18:00Z" w16du:dateUtc="2025-02-26T13:18:00Z" w:id="3065">
                <w:pPr/>
              </w:pPrChange>
            </w:pPr>
            <w:del w:author="KARLOVCEC, Barbara" w:date="2025-02-26T14:18:00Z" w16du:dateUtc="2025-02-26T13:18:00Z" w:id="3066">
              <w:r w:rsidRPr="005D5556" w:rsidDel="002B517A">
                <w:rPr>
                  <w:rFonts w:ascii="Calibri" w:hAnsi="Calibri" w:cs="Calibri"/>
                  <w:color w:val="0070C0"/>
                  <w:u w:val="single"/>
                </w:rPr>
                <w:delText> </w:delText>
              </w:r>
            </w:del>
          </w:p>
        </w:tc>
        <w:tc>
          <w:tcPr>
            <w:tcW w:w="1276"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512862B6" w14:textId="61C05C36">
            <w:pPr>
              <w:spacing w:after="160" w:line="278" w:lineRule="auto"/>
              <w:contextualSpacing/>
              <w:rPr>
                <w:del w:author="KARLOVCEC, Barbara" w:date="2025-02-26T14:18:00Z" w16du:dateUtc="2025-02-26T13:18:00Z" w:id="3067"/>
                <w:rFonts w:ascii="Calibri" w:hAnsi="Calibri" w:cs="Calibri"/>
                <w:color w:val="000000"/>
              </w:rPr>
              <w:pPrChange w:author="KARLOVCEC, Barbara" w:date="2025-02-26T14:18:00Z" w16du:dateUtc="2025-02-26T13:18:00Z" w:id="3068">
                <w:pPr/>
              </w:pPrChange>
            </w:pPr>
            <w:del w:author="KARLOVCEC, Barbara" w:date="2025-02-26T14:18:00Z" w16du:dateUtc="2025-02-26T13:18:00Z" w:id="3069">
              <w:r w:rsidRPr="005D5556" w:rsidDel="002B517A">
                <w:rPr>
                  <w:rFonts w:ascii="Calibri" w:hAnsi="Calibri" w:cs="Calibri"/>
                  <w:color w:val="000000"/>
                </w:rPr>
                <w:delText>North Central</w:delText>
              </w:r>
            </w:del>
          </w:p>
        </w:tc>
        <w:tc>
          <w:tcPr>
            <w:tcW w:w="1417" w:type="dxa"/>
            <w:tcBorders>
              <w:top w:val="nil"/>
              <w:left w:val="nil"/>
              <w:bottom w:val="single" w:color="auto" w:sz="4" w:space="0"/>
              <w:right w:val="single" w:color="auto" w:sz="4" w:space="0"/>
            </w:tcBorders>
            <w:shd w:val="clear" w:color="000000" w:fill="FCE4D6"/>
            <w:vAlign w:val="center"/>
          </w:tcPr>
          <w:p w:rsidRPr="005D5556" w:rsidR="007168E7" w:rsidDel="002B517A" w:rsidRDefault="007168E7" w14:paraId="6EC3A4BC" w14:textId="2B9E5C7C">
            <w:pPr>
              <w:spacing w:after="160" w:line="278" w:lineRule="auto"/>
              <w:contextualSpacing/>
              <w:rPr>
                <w:del w:author="KARLOVCEC, Barbara" w:date="2025-02-26T14:18:00Z" w16du:dateUtc="2025-02-26T13:18:00Z" w:id="3070"/>
                <w:rFonts w:ascii="Calibri" w:hAnsi="Calibri" w:cs="Calibri"/>
                <w:color w:val="000000"/>
              </w:rPr>
              <w:pPrChange w:author="KARLOVCEC, Barbara" w:date="2025-02-26T14:18:00Z" w16du:dateUtc="2025-02-26T13:18:00Z" w:id="3071">
                <w:pPr/>
              </w:pPrChange>
            </w:pPr>
          </w:p>
          <w:p w:rsidRPr="005D5556" w:rsidR="007168E7" w:rsidDel="002B517A" w:rsidRDefault="007168E7" w14:paraId="580839DF" w14:textId="69E2EE28">
            <w:pPr>
              <w:spacing w:after="160" w:line="278" w:lineRule="auto"/>
              <w:contextualSpacing/>
              <w:rPr>
                <w:del w:author="KARLOVCEC, Barbara" w:date="2025-02-26T14:18:00Z" w16du:dateUtc="2025-02-26T13:18:00Z" w:id="3072"/>
                <w:rFonts w:ascii="Calibri" w:hAnsi="Calibri" w:cs="Calibri"/>
                <w:color w:val="000000"/>
              </w:rPr>
              <w:pPrChange w:author="KARLOVCEC, Barbara" w:date="2025-02-26T14:18:00Z" w16du:dateUtc="2025-02-26T13:18:00Z" w:id="3073">
                <w:pPr/>
              </w:pPrChange>
            </w:pPr>
            <w:del w:author="KARLOVCEC, Barbara" w:date="2025-02-26T14:18:00Z" w16du:dateUtc="2025-02-26T13:18:00Z" w:id="3074">
              <w:r w:rsidRPr="005D5556" w:rsidDel="002B517A">
                <w:rPr>
                  <w:rFonts w:ascii="Calibri" w:hAnsi="Calibri" w:cs="Calibri"/>
                  <w:color w:val="000000"/>
                </w:rPr>
                <w:delText>ICE  MAKING MACHINE</w:delText>
              </w:r>
            </w:del>
          </w:p>
          <w:p w:rsidRPr="005D5556" w:rsidR="001718E6" w:rsidDel="002B517A" w:rsidRDefault="001718E6" w14:paraId="155FBA7C" w14:textId="41D76440">
            <w:pPr>
              <w:spacing w:after="160" w:line="278" w:lineRule="auto"/>
              <w:contextualSpacing/>
              <w:rPr>
                <w:del w:author="KARLOVCEC, Barbara" w:date="2025-02-26T14:18:00Z" w16du:dateUtc="2025-02-26T13:18:00Z" w:id="3075"/>
                <w:rFonts w:ascii="Calibri" w:hAnsi="Calibri" w:cs="Calibri"/>
                <w:color w:val="000000"/>
              </w:rPr>
              <w:pPrChange w:author="KARLOVCEC, Barbara" w:date="2025-02-26T14:18:00Z" w16du:dateUtc="2025-02-26T13:18:00Z" w:id="3076">
                <w:pPr/>
              </w:pPrChange>
            </w:pPr>
          </w:p>
        </w:tc>
        <w:tc>
          <w:tcPr>
            <w:tcW w:w="1417" w:type="dxa"/>
            <w:vMerge/>
            <w:tcBorders>
              <w:left w:val="nil"/>
              <w:right w:val="single" w:color="auto" w:sz="4" w:space="0"/>
            </w:tcBorders>
            <w:shd w:val="clear" w:color="000000" w:fill="FCE4D6"/>
          </w:tcPr>
          <w:p w:rsidRPr="005D5556" w:rsidR="001718E6" w:rsidDel="002B517A" w:rsidRDefault="001718E6" w14:paraId="112AB066" w14:textId="7F2DBE6B">
            <w:pPr>
              <w:spacing w:after="160" w:line="278" w:lineRule="auto"/>
              <w:contextualSpacing/>
              <w:rPr>
                <w:del w:author="KARLOVCEC, Barbara" w:date="2025-02-26T14:18:00Z" w16du:dateUtc="2025-02-26T13:18:00Z" w:id="3077"/>
                <w:rFonts w:ascii="Calibri" w:hAnsi="Calibri" w:cs="Calibri"/>
                <w:color w:val="000000"/>
              </w:rPr>
              <w:pPrChange w:author="KARLOVCEC, Barbara" w:date="2025-02-26T14:18:00Z" w16du:dateUtc="2025-02-26T13:18:00Z" w:id="3078">
                <w:pPr/>
              </w:pPrChange>
            </w:pPr>
          </w:p>
        </w:tc>
      </w:tr>
      <w:tr w:rsidRPr="005D5556" w:rsidR="001718E6" w:rsidDel="002B517A" w:rsidTr="000128F9" w14:paraId="23EA65BD" w14:textId="16B321C9">
        <w:trPr>
          <w:trHeight w:val="612"/>
          <w:del w:author="KARLOVCEC, Barbara" w:date="2025-02-26T14:18:00Z" w:id="3079"/>
        </w:trPr>
        <w:tc>
          <w:tcPr>
            <w:tcW w:w="447"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1718E6" w:rsidDel="002B517A" w:rsidRDefault="001718E6" w14:paraId="54FF5479" w14:textId="747C0ADF">
            <w:pPr>
              <w:spacing w:after="160" w:line="278" w:lineRule="auto"/>
              <w:contextualSpacing/>
              <w:rPr>
                <w:del w:author="KARLOVCEC, Barbara" w:date="2025-02-26T14:18:00Z" w16du:dateUtc="2025-02-26T13:18:00Z" w:id="3080"/>
                <w:rFonts w:ascii="Calibri" w:hAnsi="Calibri" w:cs="Calibri"/>
                <w:color w:val="000000"/>
              </w:rPr>
              <w:pPrChange w:author="KARLOVCEC, Barbara" w:date="2025-02-26T14:18:00Z" w16du:dateUtc="2025-02-26T13:18:00Z" w:id="3081">
                <w:pPr/>
              </w:pPrChange>
            </w:pPr>
            <w:del w:author="KARLOVCEC, Barbara" w:date="2025-02-26T14:18:00Z" w16du:dateUtc="2025-02-26T13:18:00Z" w:id="3082">
              <w:r w:rsidRPr="005D5556" w:rsidDel="002B517A">
                <w:rPr>
                  <w:rFonts w:ascii="Calibri" w:hAnsi="Calibri" w:cs="Calibri"/>
                  <w:color w:val="000000"/>
                </w:rPr>
                <w:delText>9</w:delText>
              </w:r>
            </w:del>
          </w:p>
        </w:tc>
        <w:tc>
          <w:tcPr>
            <w:tcW w:w="1249"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625876CE" w14:textId="5BD95CE7">
            <w:pPr>
              <w:spacing w:after="160" w:line="278" w:lineRule="auto"/>
              <w:contextualSpacing/>
              <w:rPr>
                <w:del w:author="KARLOVCEC, Barbara" w:date="2025-02-26T14:18:00Z" w16du:dateUtc="2025-02-26T13:18:00Z" w:id="3083"/>
                <w:rFonts w:ascii="Calibri" w:hAnsi="Calibri" w:cs="Calibri"/>
                <w:color w:val="000000"/>
              </w:rPr>
              <w:pPrChange w:author="KARLOVCEC, Barbara" w:date="2025-02-26T14:18:00Z" w16du:dateUtc="2025-02-26T13:18:00Z" w:id="3084">
                <w:pPr/>
              </w:pPrChange>
            </w:pPr>
            <w:del w:author="KARLOVCEC, Barbara" w:date="2025-02-26T14:18:00Z" w16du:dateUtc="2025-02-26T13:18:00Z" w:id="3085">
              <w:r w:rsidRPr="005D5556" w:rsidDel="002B517A">
                <w:rPr>
                  <w:rFonts w:ascii="Calibri" w:hAnsi="Calibri" w:cs="Calibri"/>
                  <w:color w:val="000000"/>
                </w:rPr>
                <w:delText>Assurance Tech. Eng. Work</w:delText>
              </w:r>
            </w:del>
          </w:p>
        </w:tc>
        <w:tc>
          <w:tcPr>
            <w:tcW w:w="1403"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76D2964C" w14:textId="413CFFEF">
            <w:pPr>
              <w:spacing w:after="160" w:line="278" w:lineRule="auto"/>
              <w:contextualSpacing/>
              <w:rPr>
                <w:del w:author="KARLOVCEC, Barbara" w:date="2025-02-26T14:18:00Z" w16du:dateUtc="2025-02-26T13:18:00Z" w:id="3086"/>
                <w:rFonts w:ascii="Calibri" w:hAnsi="Calibri" w:cs="Calibri"/>
                <w:color w:val="000000"/>
              </w:rPr>
              <w:pPrChange w:author="KARLOVCEC, Barbara" w:date="2025-02-26T14:18:00Z" w16du:dateUtc="2025-02-26T13:18:00Z" w:id="3087">
                <w:pPr/>
              </w:pPrChange>
            </w:pPr>
            <w:del w:author="KARLOVCEC, Barbara" w:date="2025-02-26T14:18:00Z" w16du:dateUtc="2025-02-26T13:18:00Z" w:id="3088">
              <w:r w:rsidRPr="005D5556" w:rsidDel="002B517A">
                <w:rPr>
                  <w:rFonts w:ascii="Calibri" w:hAnsi="Calibri" w:cs="Calibri"/>
                  <w:color w:val="000000"/>
                </w:rPr>
                <w:delText>Clement O. Ekunke</w:delText>
              </w:r>
            </w:del>
          </w:p>
        </w:tc>
        <w:tc>
          <w:tcPr>
            <w:tcW w:w="1269"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07DCDD2B" w14:textId="3700A6E3">
            <w:pPr>
              <w:spacing w:after="160" w:line="278" w:lineRule="auto"/>
              <w:contextualSpacing/>
              <w:rPr>
                <w:del w:author="KARLOVCEC, Barbara" w:date="2025-02-26T14:18:00Z" w16du:dateUtc="2025-02-26T13:18:00Z" w:id="3089"/>
                <w:rFonts w:ascii="Calibri" w:hAnsi="Calibri" w:cs="Calibri"/>
                <w:color w:val="000000"/>
              </w:rPr>
              <w:pPrChange w:author="KARLOVCEC, Barbara" w:date="2025-02-26T14:18:00Z" w16du:dateUtc="2025-02-26T13:18:00Z" w:id="3090">
                <w:pPr/>
              </w:pPrChange>
            </w:pPr>
            <w:del w:author="KARLOVCEC, Barbara" w:date="2025-02-26T14:18:00Z" w16du:dateUtc="2025-02-26T13:18:00Z" w:id="3091">
              <w:r w:rsidRPr="005D5556" w:rsidDel="002B517A">
                <w:rPr>
                  <w:rFonts w:ascii="Calibri" w:hAnsi="Calibri" w:cs="Calibri"/>
                  <w:color w:val="000000"/>
                </w:rPr>
                <w:delText>0-8037052123/ 0-8075828735</w:delText>
              </w:r>
            </w:del>
          </w:p>
        </w:tc>
        <w:tc>
          <w:tcPr>
            <w:tcW w:w="1387"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3F1D8254" w14:textId="7B10BDEB">
            <w:pPr>
              <w:spacing w:after="160" w:line="278" w:lineRule="auto"/>
              <w:contextualSpacing/>
              <w:rPr>
                <w:del w:author="KARLOVCEC, Barbara" w:date="2025-02-26T14:18:00Z" w16du:dateUtc="2025-02-26T13:18:00Z" w:id="3092"/>
                <w:rFonts w:ascii="Calibri" w:hAnsi="Calibri" w:cs="Calibri"/>
                <w:color w:val="0563C1"/>
                <w:u w:val="single"/>
              </w:rPr>
              <w:pPrChange w:author="KARLOVCEC, Barbara" w:date="2025-02-26T14:18:00Z" w16du:dateUtc="2025-02-26T13:18:00Z" w:id="3093">
                <w:pPr/>
              </w:pPrChange>
            </w:pPr>
            <w:del w:author="KARLOVCEC, Barbara" w:date="2025-02-26T14:18:00Z" w16du:dateUtc="2025-02-26T13:18:00Z" w:id="3094">
              <w:r w:rsidDel="002B517A">
                <w:fldChar w:fldCharType="begin"/>
              </w:r>
              <w:r w:rsidDel="002B517A">
                <w:delInstrText>HYPERLINK "mailto:omomejifo@gmail.com"</w:delInstrText>
              </w:r>
              <w:r w:rsidDel="002B517A">
                <w:fldChar w:fldCharType="separate"/>
              </w:r>
              <w:r w:rsidRPr="005D5556" w:rsidDel="002B517A">
                <w:rPr>
                  <w:rFonts w:ascii="Calibri" w:hAnsi="Calibri" w:cs="Calibri"/>
                  <w:color w:val="0563C1"/>
                  <w:u w:val="single"/>
                </w:rPr>
                <w:delText>omomejifo@gmail.com</w:delText>
              </w:r>
              <w:r w:rsidDel="002B517A">
                <w:rPr>
                  <w:rFonts w:ascii="Calibri" w:hAnsi="Calibri" w:cs="Calibri"/>
                  <w:color w:val="0563C1"/>
                  <w:u w:val="single"/>
                </w:rPr>
                <w:fldChar w:fldCharType="end"/>
              </w:r>
            </w:del>
          </w:p>
        </w:tc>
        <w:tc>
          <w:tcPr>
            <w:tcW w:w="1276"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0E2321FC" w14:textId="211F88EE">
            <w:pPr>
              <w:spacing w:after="160" w:line="278" w:lineRule="auto"/>
              <w:contextualSpacing/>
              <w:rPr>
                <w:del w:author="KARLOVCEC, Barbara" w:date="2025-02-26T14:18:00Z" w16du:dateUtc="2025-02-26T13:18:00Z" w:id="3095"/>
                <w:rFonts w:ascii="Calibri" w:hAnsi="Calibri" w:cs="Calibri"/>
                <w:color w:val="000000"/>
              </w:rPr>
              <w:pPrChange w:author="KARLOVCEC, Barbara" w:date="2025-02-26T14:18:00Z" w16du:dateUtc="2025-02-26T13:18:00Z" w:id="3096">
                <w:pPr/>
              </w:pPrChange>
            </w:pPr>
            <w:del w:author="KARLOVCEC, Barbara" w:date="2025-02-26T14:18:00Z" w16du:dateUtc="2025-02-26T13:18:00Z" w:id="3097">
              <w:r w:rsidRPr="005D5556" w:rsidDel="002B517A">
                <w:rPr>
                  <w:rFonts w:ascii="Calibri" w:hAnsi="Calibri" w:cs="Calibri"/>
                  <w:color w:val="000000"/>
                </w:rPr>
                <w:delText>North Central</w:delText>
              </w:r>
            </w:del>
          </w:p>
        </w:tc>
        <w:tc>
          <w:tcPr>
            <w:tcW w:w="1417" w:type="dxa"/>
            <w:tcBorders>
              <w:top w:val="nil"/>
              <w:left w:val="nil"/>
              <w:bottom w:val="single" w:color="auto" w:sz="4" w:space="0"/>
              <w:right w:val="single" w:color="auto" w:sz="4" w:space="0"/>
            </w:tcBorders>
            <w:shd w:val="clear" w:color="000000" w:fill="FCE4D6"/>
            <w:vAlign w:val="center"/>
          </w:tcPr>
          <w:p w:rsidRPr="005D5556" w:rsidR="007168E7" w:rsidDel="002B517A" w:rsidRDefault="007168E7" w14:paraId="45877FED" w14:textId="51D4D080">
            <w:pPr>
              <w:spacing w:after="160" w:line="278" w:lineRule="auto"/>
              <w:contextualSpacing/>
              <w:rPr>
                <w:del w:author="KARLOVCEC, Barbara" w:date="2025-02-26T14:18:00Z" w16du:dateUtc="2025-02-26T13:18:00Z" w:id="3098"/>
                <w:rFonts w:ascii="Calibri" w:hAnsi="Calibri" w:cs="Calibri"/>
                <w:color w:val="000000"/>
              </w:rPr>
              <w:pPrChange w:author="KARLOVCEC, Barbara" w:date="2025-02-26T14:18:00Z" w16du:dateUtc="2025-02-26T13:18:00Z" w:id="3099">
                <w:pPr/>
              </w:pPrChange>
            </w:pPr>
          </w:p>
          <w:p w:rsidRPr="005D5556" w:rsidR="007168E7" w:rsidDel="002B517A" w:rsidRDefault="007168E7" w14:paraId="54DB540B" w14:textId="46DE78E5">
            <w:pPr>
              <w:spacing w:after="160" w:line="278" w:lineRule="auto"/>
              <w:contextualSpacing/>
              <w:rPr>
                <w:del w:author="KARLOVCEC, Barbara" w:date="2025-02-26T14:18:00Z" w16du:dateUtc="2025-02-26T13:18:00Z" w:id="3100"/>
                <w:rFonts w:ascii="Calibri" w:hAnsi="Calibri" w:cs="Calibri"/>
                <w:color w:val="000000"/>
              </w:rPr>
              <w:pPrChange w:author="KARLOVCEC, Barbara" w:date="2025-02-26T14:18:00Z" w16du:dateUtc="2025-02-26T13:18:00Z" w:id="3101">
                <w:pPr/>
              </w:pPrChange>
            </w:pPr>
            <w:del w:author="KARLOVCEC, Barbara" w:date="2025-02-26T14:18:00Z" w16du:dateUtc="2025-02-26T13:18:00Z" w:id="3102">
              <w:r w:rsidRPr="005D5556" w:rsidDel="002B517A">
                <w:rPr>
                  <w:rFonts w:ascii="Calibri" w:hAnsi="Calibri" w:cs="Calibri"/>
                  <w:color w:val="000000"/>
                </w:rPr>
                <w:delText>ICE  MAKING MACHINE</w:delText>
              </w:r>
            </w:del>
          </w:p>
          <w:p w:rsidRPr="005D5556" w:rsidR="001718E6" w:rsidDel="002B517A" w:rsidRDefault="001718E6" w14:paraId="74DB80D5" w14:textId="5FD0C607">
            <w:pPr>
              <w:spacing w:after="160" w:line="278" w:lineRule="auto"/>
              <w:contextualSpacing/>
              <w:rPr>
                <w:del w:author="KARLOVCEC, Barbara" w:date="2025-02-26T14:18:00Z" w16du:dateUtc="2025-02-26T13:18:00Z" w:id="3103"/>
                <w:rFonts w:ascii="Calibri" w:hAnsi="Calibri" w:cs="Calibri"/>
                <w:color w:val="000000"/>
              </w:rPr>
              <w:pPrChange w:author="KARLOVCEC, Barbara" w:date="2025-02-26T14:18:00Z" w16du:dateUtc="2025-02-26T13:18:00Z" w:id="3104">
                <w:pPr/>
              </w:pPrChange>
            </w:pPr>
          </w:p>
        </w:tc>
        <w:tc>
          <w:tcPr>
            <w:tcW w:w="1417" w:type="dxa"/>
            <w:vMerge/>
            <w:tcBorders>
              <w:left w:val="nil"/>
              <w:right w:val="single" w:color="auto" w:sz="4" w:space="0"/>
            </w:tcBorders>
            <w:shd w:val="clear" w:color="000000" w:fill="FCE4D6"/>
          </w:tcPr>
          <w:p w:rsidRPr="005D5556" w:rsidR="001718E6" w:rsidDel="002B517A" w:rsidRDefault="001718E6" w14:paraId="22F33C6F" w14:textId="6749D667">
            <w:pPr>
              <w:spacing w:after="160" w:line="278" w:lineRule="auto"/>
              <w:contextualSpacing/>
              <w:rPr>
                <w:del w:author="KARLOVCEC, Barbara" w:date="2025-02-26T14:18:00Z" w16du:dateUtc="2025-02-26T13:18:00Z" w:id="3105"/>
                <w:rFonts w:ascii="Calibri" w:hAnsi="Calibri" w:cs="Calibri"/>
                <w:color w:val="000000"/>
              </w:rPr>
              <w:pPrChange w:author="KARLOVCEC, Barbara" w:date="2025-02-26T14:18:00Z" w16du:dateUtc="2025-02-26T13:18:00Z" w:id="3106">
                <w:pPr/>
              </w:pPrChange>
            </w:pPr>
          </w:p>
        </w:tc>
      </w:tr>
      <w:tr w:rsidRPr="005D5556" w:rsidR="001718E6" w:rsidDel="002B517A" w:rsidTr="000128F9" w14:paraId="124D3D5A" w14:textId="164AD16D">
        <w:trPr>
          <w:trHeight w:val="408"/>
          <w:del w:author="KARLOVCEC, Barbara" w:date="2025-02-26T14:18:00Z" w:id="3107"/>
        </w:trPr>
        <w:tc>
          <w:tcPr>
            <w:tcW w:w="447"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1718E6" w:rsidDel="002B517A" w:rsidRDefault="001718E6" w14:paraId="724DCEF6" w14:textId="065D66FE">
            <w:pPr>
              <w:spacing w:after="160" w:line="278" w:lineRule="auto"/>
              <w:contextualSpacing/>
              <w:rPr>
                <w:del w:author="KARLOVCEC, Barbara" w:date="2025-02-26T14:18:00Z" w16du:dateUtc="2025-02-26T13:18:00Z" w:id="3108"/>
                <w:rFonts w:ascii="Calibri" w:hAnsi="Calibri" w:cs="Calibri"/>
                <w:color w:val="000000"/>
              </w:rPr>
              <w:pPrChange w:author="KARLOVCEC, Barbara" w:date="2025-02-26T14:18:00Z" w16du:dateUtc="2025-02-26T13:18:00Z" w:id="3109">
                <w:pPr/>
              </w:pPrChange>
            </w:pPr>
            <w:del w:author="KARLOVCEC, Barbara" w:date="2025-02-26T14:18:00Z" w16du:dateUtc="2025-02-26T13:18:00Z" w:id="3110">
              <w:r w:rsidRPr="005D5556" w:rsidDel="002B517A">
                <w:rPr>
                  <w:rFonts w:ascii="Calibri" w:hAnsi="Calibri" w:cs="Calibri"/>
                  <w:color w:val="000000"/>
                </w:rPr>
                <w:delText>10</w:delText>
              </w:r>
            </w:del>
          </w:p>
        </w:tc>
        <w:tc>
          <w:tcPr>
            <w:tcW w:w="1249"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2E09A243" w14:textId="14157A14">
            <w:pPr>
              <w:spacing w:after="160" w:line="278" w:lineRule="auto"/>
              <w:contextualSpacing/>
              <w:rPr>
                <w:del w:author="KARLOVCEC, Barbara" w:date="2025-02-26T14:18:00Z" w16du:dateUtc="2025-02-26T13:18:00Z" w:id="3111"/>
                <w:rFonts w:ascii="Calibri" w:hAnsi="Calibri" w:cs="Calibri"/>
                <w:color w:val="000000"/>
              </w:rPr>
              <w:pPrChange w:author="KARLOVCEC, Barbara" w:date="2025-02-26T14:18:00Z" w16du:dateUtc="2025-02-26T13:18:00Z" w:id="3112">
                <w:pPr/>
              </w:pPrChange>
            </w:pPr>
            <w:del w:author="KARLOVCEC, Barbara" w:date="2025-02-26T14:18:00Z" w16du:dateUtc="2025-02-26T13:18:00Z" w:id="3113">
              <w:r w:rsidRPr="005D5556" w:rsidDel="002B517A">
                <w:rPr>
                  <w:rFonts w:ascii="Calibri" w:hAnsi="Calibri" w:cs="Calibri"/>
                  <w:color w:val="000000"/>
                </w:rPr>
                <w:delText>Nino Technical Services</w:delText>
              </w:r>
            </w:del>
          </w:p>
        </w:tc>
        <w:tc>
          <w:tcPr>
            <w:tcW w:w="1403"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42A2B796" w14:textId="6C7C6492">
            <w:pPr>
              <w:spacing w:after="160" w:line="278" w:lineRule="auto"/>
              <w:contextualSpacing/>
              <w:rPr>
                <w:del w:author="KARLOVCEC, Barbara" w:date="2025-02-26T14:18:00Z" w16du:dateUtc="2025-02-26T13:18:00Z" w:id="3114"/>
                <w:rFonts w:ascii="Calibri" w:hAnsi="Calibri" w:cs="Calibri"/>
                <w:color w:val="000000"/>
              </w:rPr>
              <w:pPrChange w:author="KARLOVCEC, Barbara" w:date="2025-02-26T14:18:00Z" w16du:dateUtc="2025-02-26T13:18:00Z" w:id="3115">
                <w:pPr/>
              </w:pPrChange>
            </w:pPr>
            <w:del w:author="KARLOVCEC, Barbara" w:date="2025-02-26T14:18:00Z" w16du:dateUtc="2025-02-26T13:18:00Z" w:id="3116">
              <w:r w:rsidRPr="005D5556" w:rsidDel="002B517A">
                <w:rPr>
                  <w:rFonts w:ascii="Calibri" w:hAnsi="Calibri" w:cs="Calibri"/>
                  <w:color w:val="000000"/>
                </w:rPr>
                <w:delText>Austin Okhumhoya</w:delText>
              </w:r>
            </w:del>
          </w:p>
        </w:tc>
        <w:tc>
          <w:tcPr>
            <w:tcW w:w="1269"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7769C7C3" w14:textId="3F900C58">
            <w:pPr>
              <w:spacing w:after="160" w:line="278" w:lineRule="auto"/>
              <w:contextualSpacing/>
              <w:rPr>
                <w:del w:author="KARLOVCEC, Barbara" w:date="2025-02-26T14:18:00Z" w16du:dateUtc="2025-02-26T13:18:00Z" w:id="3117"/>
                <w:rFonts w:ascii="Calibri" w:hAnsi="Calibri" w:cs="Calibri"/>
                <w:color w:val="000000"/>
              </w:rPr>
              <w:pPrChange w:author="KARLOVCEC, Barbara" w:date="2025-02-26T14:18:00Z" w16du:dateUtc="2025-02-26T13:18:00Z" w:id="3118">
                <w:pPr/>
              </w:pPrChange>
            </w:pPr>
            <w:del w:author="KARLOVCEC, Barbara" w:date="2025-02-26T14:18:00Z" w16du:dateUtc="2025-02-26T13:18:00Z" w:id="3119">
              <w:r w:rsidRPr="005D5556" w:rsidDel="002B517A">
                <w:rPr>
                  <w:rFonts w:ascii="Calibri" w:hAnsi="Calibri" w:cs="Calibri"/>
                  <w:color w:val="000000"/>
                </w:rPr>
                <w:delText>08037016238 08054678050</w:delText>
              </w:r>
            </w:del>
          </w:p>
        </w:tc>
        <w:tc>
          <w:tcPr>
            <w:tcW w:w="1387"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30216E9D" w14:textId="66E3F99E">
            <w:pPr>
              <w:spacing w:after="160" w:line="278" w:lineRule="auto"/>
              <w:contextualSpacing/>
              <w:rPr>
                <w:del w:author="KARLOVCEC, Barbara" w:date="2025-02-26T14:18:00Z" w16du:dateUtc="2025-02-26T13:18:00Z" w:id="3120"/>
                <w:rFonts w:ascii="Calibri" w:hAnsi="Calibri" w:cs="Calibri"/>
                <w:color w:val="0563C1"/>
                <w:u w:val="single"/>
              </w:rPr>
              <w:pPrChange w:author="KARLOVCEC, Barbara" w:date="2025-02-26T14:18:00Z" w16du:dateUtc="2025-02-26T13:18:00Z" w:id="3121">
                <w:pPr/>
              </w:pPrChange>
            </w:pPr>
            <w:del w:author="KARLOVCEC, Barbara" w:date="2025-02-26T14:18:00Z" w16du:dateUtc="2025-02-26T13:18:00Z" w:id="3122">
              <w:r w:rsidDel="002B517A">
                <w:fldChar w:fldCharType="begin"/>
              </w:r>
              <w:r w:rsidDel="002B517A">
                <w:delInstrText>HYPERLINK "mailto:austinokhumhoya@gmail.com"</w:delInstrText>
              </w:r>
              <w:r w:rsidDel="002B517A">
                <w:fldChar w:fldCharType="separate"/>
              </w:r>
              <w:r w:rsidRPr="005D5556" w:rsidDel="002B517A">
                <w:rPr>
                  <w:rFonts w:ascii="Calibri" w:hAnsi="Calibri" w:cs="Calibri"/>
                  <w:color w:val="0563C1"/>
                  <w:u w:val="single"/>
                </w:rPr>
                <w:delText>austinokhumhoya@gmail.com</w:delText>
              </w:r>
              <w:r w:rsidDel="002B517A">
                <w:rPr>
                  <w:rFonts w:ascii="Calibri" w:hAnsi="Calibri" w:cs="Calibri"/>
                  <w:color w:val="0563C1"/>
                  <w:u w:val="single"/>
                </w:rPr>
                <w:fldChar w:fldCharType="end"/>
              </w:r>
            </w:del>
          </w:p>
        </w:tc>
        <w:tc>
          <w:tcPr>
            <w:tcW w:w="1276"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672EEBA6" w14:textId="4779C54F">
            <w:pPr>
              <w:spacing w:after="160" w:line="278" w:lineRule="auto"/>
              <w:contextualSpacing/>
              <w:rPr>
                <w:del w:author="KARLOVCEC, Barbara" w:date="2025-02-26T14:18:00Z" w16du:dateUtc="2025-02-26T13:18:00Z" w:id="3123"/>
                <w:rFonts w:ascii="Calibri" w:hAnsi="Calibri" w:cs="Calibri"/>
                <w:color w:val="000000"/>
              </w:rPr>
              <w:pPrChange w:author="KARLOVCEC, Barbara" w:date="2025-02-26T14:18:00Z" w16du:dateUtc="2025-02-26T13:18:00Z" w:id="3124">
                <w:pPr/>
              </w:pPrChange>
            </w:pPr>
            <w:del w:author="KARLOVCEC, Barbara" w:date="2025-02-26T14:18:00Z" w16du:dateUtc="2025-02-26T13:18:00Z" w:id="3125">
              <w:r w:rsidRPr="005D5556" w:rsidDel="002B517A">
                <w:rPr>
                  <w:rFonts w:ascii="Calibri" w:hAnsi="Calibri" w:cs="Calibri"/>
                  <w:color w:val="000000"/>
                </w:rPr>
                <w:delText>North Central</w:delText>
              </w:r>
            </w:del>
          </w:p>
        </w:tc>
        <w:tc>
          <w:tcPr>
            <w:tcW w:w="1417" w:type="dxa"/>
            <w:tcBorders>
              <w:top w:val="nil"/>
              <w:left w:val="nil"/>
              <w:bottom w:val="single" w:color="auto" w:sz="4" w:space="0"/>
              <w:right w:val="single" w:color="auto" w:sz="4" w:space="0"/>
            </w:tcBorders>
            <w:shd w:val="clear" w:color="000000" w:fill="FCE4D6"/>
            <w:vAlign w:val="center"/>
          </w:tcPr>
          <w:p w:rsidRPr="005D5556" w:rsidR="007168E7" w:rsidDel="002B517A" w:rsidRDefault="007168E7" w14:paraId="149AF647" w14:textId="2593369A">
            <w:pPr>
              <w:spacing w:after="160" w:line="278" w:lineRule="auto"/>
              <w:contextualSpacing/>
              <w:rPr>
                <w:del w:author="KARLOVCEC, Barbara" w:date="2025-02-26T14:18:00Z" w16du:dateUtc="2025-02-26T13:18:00Z" w:id="3126"/>
                <w:rFonts w:ascii="Calibri" w:hAnsi="Calibri" w:cs="Calibri"/>
                <w:color w:val="000000"/>
              </w:rPr>
              <w:pPrChange w:author="KARLOVCEC, Barbara" w:date="2025-02-26T14:18:00Z" w16du:dateUtc="2025-02-26T13:18:00Z" w:id="3127">
                <w:pPr/>
              </w:pPrChange>
            </w:pPr>
          </w:p>
          <w:p w:rsidRPr="005D5556" w:rsidR="007168E7" w:rsidDel="002B517A" w:rsidRDefault="007168E7" w14:paraId="5F20570D" w14:textId="41A38030">
            <w:pPr>
              <w:spacing w:after="160" w:line="278" w:lineRule="auto"/>
              <w:contextualSpacing/>
              <w:rPr>
                <w:del w:author="KARLOVCEC, Barbara" w:date="2025-02-26T14:18:00Z" w16du:dateUtc="2025-02-26T13:18:00Z" w:id="3128"/>
                <w:rFonts w:ascii="Calibri" w:hAnsi="Calibri" w:cs="Calibri"/>
                <w:color w:val="000000"/>
              </w:rPr>
              <w:pPrChange w:author="KARLOVCEC, Barbara" w:date="2025-02-26T14:18:00Z" w16du:dateUtc="2025-02-26T13:18:00Z" w:id="3129">
                <w:pPr/>
              </w:pPrChange>
            </w:pPr>
            <w:del w:author="KARLOVCEC, Barbara" w:date="2025-02-26T14:18:00Z" w16du:dateUtc="2025-02-26T13:18:00Z" w:id="3130">
              <w:r w:rsidRPr="005D5556" w:rsidDel="002B517A">
                <w:rPr>
                  <w:rFonts w:ascii="Calibri" w:hAnsi="Calibri" w:cs="Calibri"/>
                  <w:color w:val="000000"/>
                </w:rPr>
                <w:delText>COLD ROOM</w:delText>
              </w:r>
            </w:del>
          </w:p>
          <w:p w:rsidRPr="005D5556" w:rsidR="001718E6" w:rsidDel="002B517A" w:rsidRDefault="001718E6" w14:paraId="0E1337B8" w14:textId="387995B1">
            <w:pPr>
              <w:spacing w:after="160" w:line="278" w:lineRule="auto"/>
              <w:contextualSpacing/>
              <w:rPr>
                <w:del w:author="KARLOVCEC, Barbara" w:date="2025-02-26T14:18:00Z" w16du:dateUtc="2025-02-26T13:18:00Z" w:id="3131"/>
                <w:rFonts w:ascii="Calibri" w:hAnsi="Calibri" w:cs="Calibri"/>
                <w:color w:val="000000"/>
              </w:rPr>
              <w:pPrChange w:author="KARLOVCEC, Barbara" w:date="2025-02-26T14:18:00Z" w16du:dateUtc="2025-02-26T13:18:00Z" w:id="3132">
                <w:pPr/>
              </w:pPrChange>
            </w:pPr>
          </w:p>
        </w:tc>
        <w:tc>
          <w:tcPr>
            <w:tcW w:w="1417" w:type="dxa"/>
            <w:vMerge/>
            <w:tcBorders>
              <w:left w:val="nil"/>
              <w:right w:val="single" w:color="auto" w:sz="4" w:space="0"/>
            </w:tcBorders>
            <w:shd w:val="clear" w:color="000000" w:fill="FCE4D6"/>
          </w:tcPr>
          <w:p w:rsidRPr="005D5556" w:rsidR="001718E6" w:rsidDel="002B517A" w:rsidRDefault="001718E6" w14:paraId="5F1998DC" w14:textId="2B70827D">
            <w:pPr>
              <w:spacing w:after="160" w:line="278" w:lineRule="auto"/>
              <w:contextualSpacing/>
              <w:rPr>
                <w:del w:author="KARLOVCEC, Barbara" w:date="2025-02-26T14:18:00Z" w16du:dateUtc="2025-02-26T13:18:00Z" w:id="3133"/>
                <w:rFonts w:ascii="Calibri" w:hAnsi="Calibri" w:cs="Calibri"/>
                <w:color w:val="000000"/>
              </w:rPr>
              <w:pPrChange w:author="KARLOVCEC, Barbara" w:date="2025-02-26T14:18:00Z" w16du:dateUtc="2025-02-26T13:18:00Z" w:id="3134">
                <w:pPr/>
              </w:pPrChange>
            </w:pPr>
          </w:p>
        </w:tc>
      </w:tr>
      <w:tr w:rsidRPr="005D5556" w:rsidR="001718E6" w:rsidDel="002B517A" w:rsidTr="000128F9" w14:paraId="1E2494AC" w14:textId="274B69F5">
        <w:trPr>
          <w:trHeight w:val="408"/>
          <w:del w:author="KARLOVCEC, Barbara" w:date="2025-02-26T14:18:00Z" w:id="3135"/>
        </w:trPr>
        <w:tc>
          <w:tcPr>
            <w:tcW w:w="447"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1718E6" w:rsidDel="002B517A" w:rsidRDefault="001718E6" w14:paraId="38375F51" w14:textId="704D84F3">
            <w:pPr>
              <w:spacing w:after="160" w:line="278" w:lineRule="auto"/>
              <w:contextualSpacing/>
              <w:rPr>
                <w:del w:author="KARLOVCEC, Barbara" w:date="2025-02-26T14:18:00Z" w16du:dateUtc="2025-02-26T13:18:00Z" w:id="3136"/>
                <w:rFonts w:ascii="Calibri" w:hAnsi="Calibri" w:cs="Calibri"/>
                <w:color w:val="000000"/>
              </w:rPr>
              <w:pPrChange w:author="KARLOVCEC, Barbara" w:date="2025-02-26T14:18:00Z" w16du:dateUtc="2025-02-26T13:18:00Z" w:id="3137">
                <w:pPr/>
              </w:pPrChange>
            </w:pPr>
            <w:del w:author="KARLOVCEC, Barbara" w:date="2025-02-26T14:18:00Z" w16du:dateUtc="2025-02-26T13:18:00Z" w:id="3138">
              <w:r w:rsidRPr="005D5556" w:rsidDel="002B517A">
                <w:rPr>
                  <w:rFonts w:ascii="Calibri" w:hAnsi="Calibri" w:cs="Calibri"/>
                  <w:color w:val="000000"/>
                </w:rPr>
                <w:delText>11</w:delText>
              </w:r>
            </w:del>
          </w:p>
        </w:tc>
        <w:tc>
          <w:tcPr>
            <w:tcW w:w="1249"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3F50740D" w14:textId="3502A7BA">
            <w:pPr>
              <w:spacing w:after="160" w:line="278" w:lineRule="auto"/>
              <w:contextualSpacing/>
              <w:rPr>
                <w:del w:author="KARLOVCEC, Barbara" w:date="2025-02-26T14:18:00Z" w16du:dateUtc="2025-02-26T13:18:00Z" w:id="3139"/>
                <w:rFonts w:ascii="Calibri" w:hAnsi="Calibri" w:cs="Calibri"/>
                <w:color w:val="000000"/>
              </w:rPr>
              <w:pPrChange w:author="KARLOVCEC, Barbara" w:date="2025-02-26T14:18:00Z" w16du:dateUtc="2025-02-26T13:18:00Z" w:id="3140">
                <w:pPr/>
              </w:pPrChange>
            </w:pPr>
            <w:del w:author="KARLOVCEC, Barbara" w:date="2025-02-26T14:18:00Z" w16du:dateUtc="2025-02-26T13:18:00Z" w:id="3141">
              <w:r w:rsidRPr="005D5556" w:rsidDel="002B517A">
                <w:rPr>
                  <w:rFonts w:ascii="Calibri" w:hAnsi="Calibri" w:cs="Calibri"/>
                  <w:color w:val="000000"/>
                </w:rPr>
                <w:delText>Gab Technical Works</w:delText>
              </w:r>
            </w:del>
          </w:p>
        </w:tc>
        <w:tc>
          <w:tcPr>
            <w:tcW w:w="1403"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0C80F775" w14:textId="2D6573DE">
            <w:pPr>
              <w:spacing w:after="160" w:line="278" w:lineRule="auto"/>
              <w:contextualSpacing/>
              <w:rPr>
                <w:del w:author="KARLOVCEC, Barbara" w:date="2025-02-26T14:18:00Z" w16du:dateUtc="2025-02-26T13:18:00Z" w:id="3142"/>
                <w:rFonts w:ascii="Calibri" w:hAnsi="Calibri" w:cs="Calibri"/>
                <w:color w:val="000000"/>
              </w:rPr>
              <w:pPrChange w:author="KARLOVCEC, Barbara" w:date="2025-02-26T14:18:00Z" w16du:dateUtc="2025-02-26T13:18:00Z" w:id="3143">
                <w:pPr/>
              </w:pPrChange>
            </w:pPr>
            <w:del w:author="KARLOVCEC, Barbara" w:date="2025-02-26T14:18:00Z" w16du:dateUtc="2025-02-26T13:18:00Z" w:id="3144">
              <w:r w:rsidRPr="005D5556" w:rsidDel="002B517A">
                <w:rPr>
                  <w:rFonts w:ascii="Calibri" w:hAnsi="Calibri" w:cs="Calibri"/>
                  <w:color w:val="000000"/>
                </w:rPr>
                <w:delText>Gabriel Okhari</w:delText>
              </w:r>
            </w:del>
          </w:p>
        </w:tc>
        <w:tc>
          <w:tcPr>
            <w:tcW w:w="1269"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4AA20A16" w14:textId="285BFB2F">
            <w:pPr>
              <w:spacing w:after="160" w:line="278" w:lineRule="auto"/>
              <w:contextualSpacing/>
              <w:rPr>
                <w:del w:author="KARLOVCEC, Barbara" w:date="2025-02-26T14:18:00Z" w16du:dateUtc="2025-02-26T13:18:00Z" w:id="3145"/>
                <w:rFonts w:ascii="Calibri" w:hAnsi="Calibri" w:cs="Calibri"/>
                <w:color w:val="000000"/>
              </w:rPr>
              <w:pPrChange w:author="KARLOVCEC, Barbara" w:date="2025-02-26T14:18:00Z" w16du:dateUtc="2025-02-26T13:18:00Z" w:id="3146">
                <w:pPr/>
              </w:pPrChange>
            </w:pPr>
            <w:del w:author="KARLOVCEC, Barbara" w:date="2025-02-26T14:18:00Z" w16du:dateUtc="2025-02-26T13:18:00Z" w:id="3147">
              <w:r w:rsidRPr="005D5556" w:rsidDel="002B517A">
                <w:rPr>
                  <w:rFonts w:ascii="Calibri" w:hAnsi="Calibri" w:cs="Calibri"/>
                  <w:color w:val="000000"/>
                </w:rPr>
                <w:delText>'08039642468</w:delText>
              </w:r>
            </w:del>
          </w:p>
        </w:tc>
        <w:tc>
          <w:tcPr>
            <w:tcW w:w="1387"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4569CBE1" w14:textId="3DF1E16B">
            <w:pPr>
              <w:spacing w:after="160" w:line="278" w:lineRule="auto"/>
              <w:contextualSpacing/>
              <w:rPr>
                <w:del w:author="KARLOVCEC, Barbara" w:date="2025-02-26T14:18:00Z" w16du:dateUtc="2025-02-26T13:18:00Z" w:id="3148"/>
                <w:rFonts w:ascii="Calibri" w:hAnsi="Calibri" w:cs="Calibri"/>
                <w:color w:val="0070C0"/>
                <w:u w:val="single"/>
              </w:rPr>
              <w:pPrChange w:author="KARLOVCEC, Barbara" w:date="2025-02-26T14:18:00Z" w16du:dateUtc="2025-02-26T13:18:00Z" w:id="3149">
                <w:pPr/>
              </w:pPrChange>
            </w:pPr>
            <w:del w:author="KARLOVCEC, Barbara" w:date="2025-02-26T14:18:00Z" w16du:dateUtc="2025-02-26T13:18:00Z" w:id="3150">
              <w:r w:rsidRPr="005D5556" w:rsidDel="002B517A">
                <w:rPr>
                  <w:rFonts w:ascii="Calibri" w:hAnsi="Calibri" w:cs="Calibri"/>
                  <w:color w:val="0070C0"/>
                  <w:u w:val="single"/>
                </w:rPr>
                <w:delText>okharigabriel68@gmail.com</w:delText>
              </w:r>
            </w:del>
          </w:p>
        </w:tc>
        <w:tc>
          <w:tcPr>
            <w:tcW w:w="1276"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72300A35" w14:textId="54E247A6">
            <w:pPr>
              <w:spacing w:after="160" w:line="278" w:lineRule="auto"/>
              <w:contextualSpacing/>
              <w:rPr>
                <w:del w:author="KARLOVCEC, Barbara" w:date="2025-02-26T14:18:00Z" w16du:dateUtc="2025-02-26T13:18:00Z" w:id="3151"/>
                <w:rFonts w:ascii="Calibri" w:hAnsi="Calibri" w:cs="Calibri"/>
                <w:color w:val="000000"/>
              </w:rPr>
              <w:pPrChange w:author="KARLOVCEC, Barbara" w:date="2025-02-26T14:18:00Z" w16du:dateUtc="2025-02-26T13:18:00Z" w:id="3152">
                <w:pPr/>
              </w:pPrChange>
            </w:pPr>
            <w:del w:author="KARLOVCEC, Barbara" w:date="2025-02-26T14:18:00Z" w16du:dateUtc="2025-02-26T13:18:00Z" w:id="3153">
              <w:r w:rsidRPr="005D5556" w:rsidDel="002B517A">
                <w:rPr>
                  <w:rFonts w:ascii="Calibri" w:hAnsi="Calibri" w:cs="Calibri"/>
                  <w:color w:val="000000"/>
                </w:rPr>
                <w:delText>North West</w:delText>
              </w:r>
            </w:del>
          </w:p>
        </w:tc>
        <w:tc>
          <w:tcPr>
            <w:tcW w:w="1417" w:type="dxa"/>
            <w:tcBorders>
              <w:top w:val="nil"/>
              <w:left w:val="nil"/>
              <w:bottom w:val="single" w:color="auto" w:sz="4" w:space="0"/>
              <w:right w:val="single" w:color="auto" w:sz="4" w:space="0"/>
            </w:tcBorders>
            <w:shd w:val="clear" w:color="000000" w:fill="FCE4D6"/>
            <w:vAlign w:val="center"/>
          </w:tcPr>
          <w:p w:rsidRPr="005D5556" w:rsidR="007168E7" w:rsidDel="002B517A" w:rsidRDefault="007168E7" w14:paraId="3BA27ECD" w14:textId="07E38898">
            <w:pPr>
              <w:spacing w:after="160" w:line="278" w:lineRule="auto"/>
              <w:contextualSpacing/>
              <w:rPr>
                <w:del w:author="KARLOVCEC, Barbara" w:date="2025-02-26T14:18:00Z" w16du:dateUtc="2025-02-26T13:18:00Z" w:id="3154"/>
                <w:rFonts w:ascii="Calibri" w:hAnsi="Calibri" w:cs="Calibri"/>
                <w:color w:val="000000"/>
              </w:rPr>
              <w:pPrChange w:author="KARLOVCEC, Barbara" w:date="2025-02-26T14:18:00Z" w16du:dateUtc="2025-02-26T13:18:00Z" w:id="3155">
                <w:pPr/>
              </w:pPrChange>
            </w:pPr>
          </w:p>
          <w:p w:rsidRPr="005D5556" w:rsidR="007168E7" w:rsidDel="002B517A" w:rsidRDefault="007168E7" w14:paraId="1BD905B2" w14:textId="61066EE5">
            <w:pPr>
              <w:spacing w:after="160" w:line="278" w:lineRule="auto"/>
              <w:contextualSpacing/>
              <w:rPr>
                <w:del w:author="KARLOVCEC, Barbara" w:date="2025-02-26T14:18:00Z" w16du:dateUtc="2025-02-26T13:18:00Z" w:id="3156"/>
                <w:rFonts w:ascii="Calibri" w:hAnsi="Calibri" w:cs="Calibri"/>
                <w:color w:val="000000"/>
              </w:rPr>
              <w:pPrChange w:author="KARLOVCEC, Barbara" w:date="2025-02-26T14:18:00Z" w16du:dateUtc="2025-02-26T13:18:00Z" w:id="3157">
                <w:pPr/>
              </w:pPrChange>
            </w:pPr>
            <w:del w:author="KARLOVCEC, Barbara" w:date="2025-02-26T14:18:00Z" w16du:dateUtc="2025-02-26T13:18:00Z" w:id="3158">
              <w:r w:rsidRPr="005D5556" w:rsidDel="002B517A">
                <w:rPr>
                  <w:rFonts w:ascii="Calibri" w:hAnsi="Calibri" w:cs="Calibri"/>
                  <w:color w:val="000000"/>
                </w:rPr>
                <w:delText>COLD ROOM</w:delText>
              </w:r>
            </w:del>
          </w:p>
          <w:p w:rsidRPr="005D5556" w:rsidR="001718E6" w:rsidDel="002B517A" w:rsidRDefault="001718E6" w14:paraId="380475B6" w14:textId="4ED926A6">
            <w:pPr>
              <w:spacing w:after="160" w:line="278" w:lineRule="auto"/>
              <w:contextualSpacing/>
              <w:rPr>
                <w:del w:author="KARLOVCEC, Barbara" w:date="2025-02-26T14:18:00Z" w16du:dateUtc="2025-02-26T13:18:00Z" w:id="3159"/>
                <w:rFonts w:ascii="Calibri" w:hAnsi="Calibri" w:cs="Calibri"/>
                <w:color w:val="000000"/>
              </w:rPr>
              <w:pPrChange w:author="KARLOVCEC, Barbara" w:date="2025-02-26T14:18:00Z" w16du:dateUtc="2025-02-26T13:18:00Z" w:id="3160">
                <w:pPr/>
              </w:pPrChange>
            </w:pPr>
          </w:p>
        </w:tc>
        <w:tc>
          <w:tcPr>
            <w:tcW w:w="1417" w:type="dxa"/>
            <w:vMerge/>
            <w:tcBorders>
              <w:left w:val="nil"/>
              <w:right w:val="single" w:color="auto" w:sz="4" w:space="0"/>
            </w:tcBorders>
            <w:shd w:val="clear" w:color="000000" w:fill="FCE4D6"/>
          </w:tcPr>
          <w:p w:rsidRPr="005D5556" w:rsidR="001718E6" w:rsidDel="002B517A" w:rsidRDefault="001718E6" w14:paraId="5A199E2D" w14:textId="7BAC97E0">
            <w:pPr>
              <w:spacing w:after="160" w:line="278" w:lineRule="auto"/>
              <w:contextualSpacing/>
              <w:rPr>
                <w:del w:author="KARLOVCEC, Barbara" w:date="2025-02-26T14:18:00Z" w16du:dateUtc="2025-02-26T13:18:00Z" w:id="3161"/>
                <w:rFonts w:ascii="Calibri" w:hAnsi="Calibri" w:cs="Calibri"/>
                <w:color w:val="000000"/>
              </w:rPr>
              <w:pPrChange w:author="KARLOVCEC, Barbara" w:date="2025-02-26T14:18:00Z" w16du:dateUtc="2025-02-26T13:18:00Z" w:id="3162">
                <w:pPr/>
              </w:pPrChange>
            </w:pPr>
          </w:p>
        </w:tc>
      </w:tr>
      <w:tr w:rsidRPr="005D5556" w:rsidR="001718E6" w:rsidDel="002B517A" w:rsidTr="000128F9" w14:paraId="571F267E" w14:textId="7436CE7B">
        <w:trPr>
          <w:trHeight w:val="408"/>
          <w:del w:author="KARLOVCEC, Barbara" w:date="2025-02-26T14:18:00Z" w:id="3163"/>
        </w:trPr>
        <w:tc>
          <w:tcPr>
            <w:tcW w:w="447"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1718E6" w:rsidDel="002B517A" w:rsidRDefault="001718E6" w14:paraId="7C683DE2" w14:textId="320196E8">
            <w:pPr>
              <w:spacing w:after="160" w:line="278" w:lineRule="auto"/>
              <w:contextualSpacing/>
              <w:rPr>
                <w:del w:author="KARLOVCEC, Barbara" w:date="2025-02-26T14:18:00Z" w16du:dateUtc="2025-02-26T13:18:00Z" w:id="3164"/>
                <w:rFonts w:ascii="Calibri" w:hAnsi="Calibri" w:cs="Calibri"/>
                <w:color w:val="000000"/>
              </w:rPr>
              <w:pPrChange w:author="KARLOVCEC, Barbara" w:date="2025-02-26T14:18:00Z" w16du:dateUtc="2025-02-26T13:18:00Z" w:id="3165">
                <w:pPr/>
              </w:pPrChange>
            </w:pPr>
            <w:del w:author="KARLOVCEC, Barbara" w:date="2025-02-26T14:18:00Z" w16du:dateUtc="2025-02-26T13:18:00Z" w:id="3166">
              <w:r w:rsidRPr="005D5556" w:rsidDel="002B517A">
                <w:rPr>
                  <w:rFonts w:ascii="Calibri" w:hAnsi="Calibri" w:cs="Calibri"/>
                  <w:color w:val="000000"/>
                </w:rPr>
                <w:delText>12</w:delText>
              </w:r>
            </w:del>
          </w:p>
        </w:tc>
        <w:tc>
          <w:tcPr>
            <w:tcW w:w="1249"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461AF82B" w14:textId="1C89044D">
            <w:pPr>
              <w:spacing w:after="160" w:line="278" w:lineRule="auto"/>
              <w:contextualSpacing/>
              <w:rPr>
                <w:del w:author="KARLOVCEC, Barbara" w:date="2025-02-26T14:18:00Z" w16du:dateUtc="2025-02-26T13:18:00Z" w:id="3167"/>
                <w:rFonts w:ascii="Calibri" w:hAnsi="Calibri" w:cs="Calibri"/>
                <w:color w:val="000000"/>
              </w:rPr>
              <w:pPrChange w:author="KARLOVCEC, Barbara" w:date="2025-02-26T14:18:00Z" w16du:dateUtc="2025-02-26T13:18:00Z" w:id="3168">
                <w:pPr/>
              </w:pPrChange>
            </w:pPr>
            <w:del w:author="KARLOVCEC, Barbara" w:date="2025-02-26T14:18:00Z" w16du:dateUtc="2025-02-26T13:18:00Z" w:id="3169">
              <w:r w:rsidRPr="005D5556" w:rsidDel="002B517A">
                <w:rPr>
                  <w:rFonts w:ascii="Calibri" w:hAnsi="Calibri" w:cs="Calibri"/>
                  <w:color w:val="000000"/>
                </w:rPr>
                <w:delText>Mazadu Technical Enterprises</w:delText>
              </w:r>
            </w:del>
          </w:p>
        </w:tc>
        <w:tc>
          <w:tcPr>
            <w:tcW w:w="1403"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13AF6736" w14:textId="17EF958A">
            <w:pPr>
              <w:spacing w:after="160" w:line="278" w:lineRule="auto"/>
              <w:contextualSpacing/>
              <w:rPr>
                <w:del w:author="KARLOVCEC, Barbara" w:date="2025-02-26T14:18:00Z" w16du:dateUtc="2025-02-26T13:18:00Z" w:id="3170"/>
                <w:rFonts w:ascii="Calibri" w:hAnsi="Calibri" w:cs="Calibri"/>
                <w:color w:val="000000"/>
              </w:rPr>
              <w:pPrChange w:author="KARLOVCEC, Barbara" w:date="2025-02-26T14:18:00Z" w16du:dateUtc="2025-02-26T13:18:00Z" w:id="3171">
                <w:pPr/>
              </w:pPrChange>
            </w:pPr>
            <w:del w:author="KARLOVCEC, Barbara" w:date="2025-02-26T14:18:00Z" w16du:dateUtc="2025-02-26T13:18:00Z" w:id="3172">
              <w:r w:rsidRPr="005D5556" w:rsidDel="002B517A">
                <w:rPr>
                  <w:rFonts w:ascii="Calibri" w:hAnsi="Calibri" w:cs="Calibri"/>
                  <w:color w:val="000000"/>
                </w:rPr>
                <w:delText>Ado Mohammad</w:delText>
              </w:r>
            </w:del>
          </w:p>
        </w:tc>
        <w:tc>
          <w:tcPr>
            <w:tcW w:w="1269"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4B173113" w14:textId="413D728D">
            <w:pPr>
              <w:spacing w:after="160" w:line="278" w:lineRule="auto"/>
              <w:contextualSpacing/>
              <w:rPr>
                <w:del w:author="KARLOVCEC, Barbara" w:date="2025-02-26T14:18:00Z" w16du:dateUtc="2025-02-26T13:18:00Z" w:id="3173"/>
                <w:rFonts w:ascii="Calibri" w:hAnsi="Calibri" w:cs="Calibri"/>
                <w:color w:val="000000"/>
              </w:rPr>
              <w:pPrChange w:author="KARLOVCEC, Barbara" w:date="2025-02-26T14:18:00Z" w16du:dateUtc="2025-02-26T13:18:00Z" w:id="3174">
                <w:pPr/>
              </w:pPrChange>
            </w:pPr>
            <w:del w:author="KARLOVCEC, Barbara" w:date="2025-02-26T14:18:00Z" w16du:dateUtc="2025-02-26T13:18:00Z" w:id="3175">
              <w:r w:rsidRPr="005D5556" w:rsidDel="002B517A">
                <w:rPr>
                  <w:rFonts w:ascii="Calibri" w:hAnsi="Calibri" w:cs="Calibri"/>
                  <w:color w:val="000000"/>
                </w:rPr>
                <w:delText>08034556440</w:delText>
              </w:r>
            </w:del>
          </w:p>
        </w:tc>
        <w:tc>
          <w:tcPr>
            <w:tcW w:w="1387"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53C2710E" w14:textId="26E69EEB">
            <w:pPr>
              <w:spacing w:after="160" w:line="278" w:lineRule="auto"/>
              <w:contextualSpacing/>
              <w:rPr>
                <w:del w:author="KARLOVCEC, Barbara" w:date="2025-02-26T14:18:00Z" w16du:dateUtc="2025-02-26T13:18:00Z" w:id="3176"/>
                <w:rFonts w:ascii="Calibri" w:hAnsi="Calibri" w:cs="Calibri"/>
                <w:color w:val="0070C0"/>
                <w:u w:val="single"/>
              </w:rPr>
              <w:pPrChange w:author="KARLOVCEC, Barbara" w:date="2025-02-26T14:18:00Z" w16du:dateUtc="2025-02-26T13:18:00Z" w:id="3177">
                <w:pPr/>
              </w:pPrChange>
            </w:pPr>
            <w:del w:author="KARLOVCEC, Barbara" w:date="2025-02-26T14:18:00Z" w16du:dateUtc="2025-02-26T13:18:00Z" w:id="3178">
              <w:r w:rsidRPr="005D5556" w:rsidDel="002B517A">
                <w:rPr>
                  <w:rFonts w:ascii="Calibri" w:hAnsi="Calibri" w:cs="Calibri"/>
                  <w:color w:val="0070C0"/>
                  <w:u w:val="single"/>
                </w:rPr>
                <w:delText>adomuhmmad@gmail.com</w:delText>
              </w:r>
            </w:del>
          </w:p>
        </w:tc>
        <w:tc>
          <w:tcPr>
            <w:tcW w:w="1276"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48B30C7C" w14:textId="4842E3EB">
            <w:pPr>
              <w:spacing w:after="160" w:line="278" w:lineRule="auto"/>
              <w:contextualSpacing/>
              <w:rPr>
                <w:del w:author="KARLOVCEC, Barbara" w:date="2025-02-26T14:18:00Z" w16du:dateUtc="2025-02-26T13:18:00Z" w:id="3179"/>
                <w:rFonts w:ascii="Calibri" w:hAnsi="Calibri" w:cs="Calibri"/>
                <w:color w:val="000000"/>
              </w:rPr>
              <w:pPrChange w:author="KARLOVCEC, Barbara" w:date="2025-02-26T14:18:00Z" w16du:dateUtc="2025-02-26T13:18:00Z" w:id="3180">
                <w:pPr/>
              </w:pPrChange>
            </w:pPr>
            <w:del w:author="KARLOVCEC, Barbara" w:date="2025-02-26T14:18:00Z" w16du:dateUtc="2025-02-26T13:18:00Z" w:id="3181">
              <w:r w:rsidRPr="005D5556" w:rsidDel="002B517A">
                <w:rPr>
                  <w:rFonts w:ascii="Calibri" w:hAnsi="Calibri" w:cs="Calibri"/>
                  <w:color w:val="000000"/>
                </w:rPr>
                <w:delText>North West</w:delText>
              </w:r>
            </w:del>
          </w:p>
        </w:tc>
        <w:tc>
          <w:tcPr>
            <w:tcW w:w="1417" w:type="dxa"/>
            <w:tcBorders>
              <w:top w:val="nil"/>
              <w:left w:val="nil"/>
              <w:bottom w:val="single" w:color="auto" w:sz="4" w:space="0"/>
              <w:right w:val="single" w:color="auto" w:sz="4" w:space="0"/>
            </w:tcBorders>
            <w:shd w:val="clear" w:color="000000" w:fill="FCE4D6"/>
            <w:vAlign w:val="center"/>
          </w:tcPr>
          <w:p w:rsidRPr="005D5556" w:rsidR="007168E7" w:rsidDel="002B517A" w:rsidRDefault="007168E7" w14:paraId="2D7E4E02" w14:textId="492E8237">
            <w:pPr>
              <w:spacing w:after="160" w:line="278" w:lineRule="auto"/>
              <w:contextualSpacing/>
              <w:rPr>
                <w:del w:author="KARLOVCEC, Barbara" w:date="2025-02-26T14:18:00Z" w16du:dateUtc="2025-02-26T13:18:00Z" w:id="3182"/>
                <w:rFonts w:ascii="Calibri" w:hAnsi="Calibri" w:cs="Calibri"/>
                <w:color w:val="000000"/>
              </w:rPr>
              <w:pPrChange w:author="KARLOVCEC, Barbara" w:date="2025-02-26T14:18:00Z" w16du:dateUtc="2025-02-26T13:18:00Z" w:id="3183">
                <w:pPr/>
              </w:pPrChange>
            </w:pPr>
          </w:p>
          <w:p w:rsidRPr="005D5556" w:rsidR="007168E7" w:rsidDel="002B517A" w:rsidRDefault="007168E7" w14:paraId="14AAC9A8" w14:textId="5E364605">
            <w:pPr>
              <w:spacing w:after="160" w:line="278" w:lineRule="auto"/>
              <w:contextualSpacing/>
              <w:rPr>
                <w:del w:author="KARLOVCEC, Barbara" w:date="2025-02-26T14:18:00Z" w16du:dateUtc="2025-02-26T13:18:00Z" w:id="3184"/>
                <w:rFonts w:ascii="Calibri" w:hAnsi="Calibri" w:cs="Calibri"/>
                <w:color w:val="000000"/>
              </w:rPr>
              <w:pPrChange w:author="KARLOVCEC, Barbara" w:date="2025-02-26T14:18:00Z" w16du:dateUtc="2025-02-26T13:18:00Z" w:id="3185">
                <w:pPr/>
              </w:pPrChange>
            </w:pPr>
            <w:del w:author="KARLOVCEC, Barbara" w:date="2025-02-26T14:18:00Z" w16du:dateUtc="2025-02-26T13:18:00Z" w:id="3186">
              <w:r w:rsidRPr="005D5556" w:rsidDel="002B517A">
                <w:rPr>
                  <w:rFonts w:ascii="Calibri" w:hAnsi="Calibri" w:cs="Calibri"/>
                  <w:color w:val="000000"/>
                </w:rPr>
                <w:delText>ICE  MAKING MACHINE/</w:delText>
              </w:r>
              <w:r w:rsidRPr="005D5556" w:rsidDel="002B517A">
                <w:rPr>
                  <w:rFonts w:ascii="Calibri" w:hAnsi="Calibri" w:cs="Calibri"/>
                  <w:color w:val="000000"/>
                </w:rPr>
                <w:br/>
              </w:r>
              <w:r w:rsidRPr="005D5556" w:rsidDel="002B517A">
                <w:rPr>
                  <w:rFonts w:ascii="Calibri" w:hAnsi="Calibri" w:cs="Calibri"/>
                  <w:color w:val="000000"/>
                </w:rPr>
                <w:delText xml:space="preserve"> COLD ROOM</w:delText>
              </w:r>
            </w:del>
          </w:p>
          <w:p w:rsidRPr="005D5556" w:rsidR="001718E6" w:rsidDel="002B517A" w:rsidRDefault="001718E6" w14:paraId="17F2C292" w14:textId="6329046F">
            <w:pPr>
              <w:spacing w:after="160" w:line="278" w:lineRule="auto"/>
              <w:contextualSpacing/>
              <w:rPr>
                <w:del w:author="KARLOVCEC, Barbara" w:date="2025-02-26T14:18:00Z" w16du:dateUtc="2025-02-26T13:18:00Z" w:id="3187"/>
                <w:rFonts w:ascii="Calibri" w:hAnsi="Calibri" w:cs="Calibri"/>
                <w:color w:val="000000"/>
              </w:rPr>
              <w:pPrChange w:author="KARLOVCEC, Barbara" w:date="2025-02-26T14:18:00Z" w16du:dateUtc="2025-02-26T13:18:00Z" w:id="3188">
                <w:pPr/>
              </w:pPrChange>
            </w:pPr>
          </w:p>
        </w:tc>
        <w:tc>
          <w:tcPr>
            <w:tcW w:w="1417" w:type="dxa"/>
            <w:vMerge/>
            <w:tcBorders>
              <w:left w:val="nil"/>
              <w:right w:val="single" w:color="auto" w:sz="4" w:space="0"/>
            </w:tcBorders>
            <w:shd w:val="clear" w:color="000000" w:fill="FCE4D6"/>
          </w:tcPr>
          <w:p w:rsidRPr="005D5556" w:rsidR="001718E6" w:rsidDel="002B517A" w:rsidRDefault="001718E6" w14:paraId="54429712" w14:textId="379BEF44">
            <w:pPr>
              <w:spacing w:after="160" w:line="278" w:lineRule="auto"/>
              <w:contextualSpacing/>
              <w:rPr>
                <w:del w:author="KARLOVCEC, Barbara" w:date="2025-02-26T14:18:00Z" w16du:dateUtc="2025-02-26T13:18:00Z" w:id="3189"/>
                <w:rFonts w:ascii="Calibri" w:hAnsi="Calibri" w:cs="Calibri"/>
                <w:color w:val="000000"/>
              </w:rPr>
              <w:pPrChange w:author="KARLOVCEC, Barbara" w:date="2025-02-26T14:18:00Z" w16du:dateUtc="2025-02-26T13:18:00Z" w:id="3190">
                <w:pPr/>
              </w:pPrChange>
            </w:pPr>
          </w:p>
        </w:tc>
      </w:tr>
      <w:tr w:rsidRPr="005D5556" w:rsidR="001718E6" w:rsidDel="002B517A" w:rsidTr="000128F9" w14:paraId="68F0C368" w14:textId="7C73EE9A">
        <w:trPr>
          <w:trHeight w:val="408"/>
          <w:del w:author="KARLOVCEC, Barbara" w:date="2025-02-26T14:18:00Z" w:id="3191"/>
        </w:trPr>
        <w:tc>
          <w:tcPr>
            <w:tcW w:w="447"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1718E6" w:rsidDel="002B517A" w:rsidRDefault="001718E6" w14:paraId="6114863D" w14:textId="02E3FA11">
            <w:pPr>
              <w:spacing w:after="160" w:line="278" w:lineRule="auto"/>
              <w:contextualSpacing/>
              <w:rPr>
                <w:del w:author="KARLOVCEC, Barbara" w:date="2025-02-26T14:18:00Z" w16du:dateUtc="2025-02-26T13:18:00Z" w:id="3192"/>
                <w:rFonts w:ascii="Calibri" w:hAnsi="Calibri" w:cs="Calibri"/>
                <w:color w:val="000000"/>
              </w:rPr>
              <w:pPrChange w:author="KARLOVCEC, Barbara" w:date="2025-02-26T14:18:00Z" w16du:dateUtc="2025-02-26T13:18:00Z" w:id="3193">
                <w:pPr/>
              </w:pPrChange>
            </w:pPr>
            <w:del w:author="KARLOVCEC, Barbara" w:date="2025-02-26T14:18:00Z" w16du:dateUtc="2025-02-26T13:18:00Z" w:id="3194">
              <w:r w:rsidRPr="005D5556" w:rsidDel="002B517A">
                <w:rPr>
                  <w:rFonts w:ascii="Calibri" w:hAnsi="Calibri" w:cs="Calibri"/>
                  <w:color w:val="000000"/>
                </w:rPr>
                <w:delText>13</w:delText>
              </w:r>
            </w:del>
          </w:p>
        </w:tc>
        <w:tc>
          <w:tcPr>
            <w:tcW w:w="1249"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6B6EC386" w14:textId="4D224AC6">
            <w:pPr>
              <w:spacing w:after="160" w:line="278" w:lineRule="auto"/>
              <w:contextualSpacing/>
              <w:rPr>
                <w:del w:author="KARLOVCEC, Barbara" w:date="2025-02-26T14:18:00Z" w16du:dateUtc="2025-02-26T13:18:00Z" w:id="3195"/>
                <w:rFonts w:ascii="Calibri" w:hAnsi="Calibri" w:cs="Calibri"/>
                <w:color w:val="000000"/>
              </w:rPr>
              <w:pPrChange w:author="KARLOVCEC, Barbara" w:date="2025-02-26T14:18:00Z" w16du:dateUtc="2025-02-26T13:18:00Z" w:id="3196">
                <w:pPr/>
              </w:pPrChange>
            </w:pPr>
            <w:del w:author="KARLOVCEC, Barbara" w:date="2025-02-26T14:18:00Z" w16du:dateUtc="2025-02-26T13:18:00Z" w:id="3197">
              <w:r w:rsidRPr="005D5556" w:rsidDel="002B517A">
                <w:rPr>
                  <w:rFonts w:ascii="Calibri" w:hAnsi="Calibri" w:cs="Calibri"/>
                  <w:color w:val="000000"/>
                </w:rPr>
                <w:delText>Tajudeen Alimi Cash and Cary Techical Services</w:delText>
              </w:r>
            </w:del>
          </w:p>
        </w:tc>
        <w:tc>
          <w:tcPr>
            <w:tcW w:w="1403"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134FE511" w14:textId="607E3B83">
            <w:pPr>
              <w:spacing w:after="160" w:line="278" w:lineRule="auto"/>
              <w:contextualSpacing/>
              <w:rPr>
                <w:del w:author="KARLOVCEC, Barbara" w:date="2025-02-26T14:18:00Z" w16du:dateUtc="2025-02-26T13:18:00Z" w:id="3198"/>
                <w:rFonts w:ascii="Calibri" w:hAnsi="Calibri" w:cs="Calibri"/>
                <w:color w:val="000000"/>
              </w:rPr>
              <w:pPrChange w:author="KARLOVCEC, Barbara" w:date="2025-02-26T14:18:00Z" w16du:dateUtc="2025-02-26T13:18:00Z" w:id="3199">
                <w:pPr/>
              </w:pPrChange>
            </w:pPr>
            <w:del w:author="KARLOVCEC, Barbara" w:date="2025-02-26T14:18:00Z" w16du:dateUtc="2025-02-26T13:18:00Z" w:id="3200">
              <w:r w:rsidRPr="005D5556" w:rsidDel="002B517A">
                <w:rPr>
                  <w:rFonts w:ascii="Calibri" w:hAnsi="Calibri" w:cs="Calibri"/>
                  <w:color w:val="000000"/>
                </w:rPr>
                <w:delText> </w:delText>
              </w:r>
            </w:del>
          </w:p>
        </w:tc>
        <w:tc>
          <w:tcPr>
            <w:tcW w:w="1269"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7B137A8A" w14:textId="442774FE">
            <w:pPr>
              <w:spacing w:after="160" w:line="278" w:lineRule="auto"/>
              <w:contextualSpacing/>
              <w:rPr>
                <w:del w:author="KARLOVCEC, Barbara" w:date="2025-02-26T14:18:00Z" w16du:dateUtc="2025-02-26T13:18:00Z" w:id="3201"/>
                <w:rFonts w:ascii="Calibri" w:hAnsi="Calibri" w:cs="Calibri"/>
                <w:color w:val="000000"/>
              </w:rPr>
              <w:pPrChange w:author="KARLOVCEC, Barbara" w:date="2025-02-26T14:18:00Z" w16du:dateUtc="2025-02-26T13:18:00Z" w:id="3202">
                <w:pPr/>
              </w:pPrChange>
            </w:pPr>
            <w:del w:author="KARLOVCEC, Barbara" w:date="2025-02-26T14:18:00Z" w16du:dateUtc="2025-02-26T13:18:00Z" w:id="3203">
              <w:r w:rsidRPr="005D5556" w:rsidDel="002B517A">
                <w:rPr>
                  <w:rFonts w:ascii="Calibri" w:hAnsi="Calibri" w:cs="Calibri"/>
                  <w:color w:val="000000"/>
                </w:rPr>
                <w:delText>08137250027</w:delText>
              </w:r>
            </w:del>
          </w:p>
        </w:tc>
        <w:tc>
          <w:tcPr>
            <w:tcW w:w="1387"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3550F745" w14:textId="3A1B4985">
            <w:pPr>
              <w:spacing w:after="160" w:line="278" w:lineRule="auto"/>
              <w:contextualSpacing/>
              <w:rPr>
                <w:del w:author="KARLOVCEC, Barbara" w:date="2025-02-26T14:18:00Z" w16du:dateUtc="2025-02-26T13:18:00Z" w:id="3204"/>
                <w:rFonts w:ascii="Calibri" w:hAnsi="Calibri" w:cs="Calibri"/>
                <w:color w:val="0070C0"/>
                <w:u w:val="single"/>
              </w:rPr>
              <w:pPrChange w:author="KARLOVCEC, Barbara" w:date="2025-02-26T14:18:00Z" w16du:dateUtc="2025-02-26T13:18:00Z" w:id="3205">
                <w:pPr/>
              </w:pPrChange>
            </w:pPr>
            <w:del w:author="KARLOVCEC, Barbara" w:date="2025-02-26T14:18:00Z" w16du:dateUtc="2025-02-26T13:18:00Z" w:id="3206">
              <w:r w:rsidRPr="005D5556" w:rsidDel="002B517A">
                <w:rPr>
                  <w:rFonts w:ascii="Calibri" w:hAnsi="Calibri" w:cs="Calibri"/>
                  <w:color w:val="0070C0"/>
                  <w:u w:val="single"/>
                </w:rPr>
                <w:delText>jsanni54@gmail.com</w:delText>
              </w:r>
            </w:del>
          </w:p>
        </w:tc>
        <w:tc>
          <w:tcPr>
            <w:tcW w:w="1276"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4E95015E" w14:textId="0D649B92">
            <w:pPr>
              <w:spacing w:after="160" w:line="278" w:lineRule="auto"/>
              <w:contextualSpacing/>
              <w:rPr>
                <w:del w:author="KARLOVCEC, Barbara" w:date="2025-02-26T14:18:00Z" w16du:dateUtc="2025-02-26T13:18:00Z" w:id="3207"/>
                <w:rFonts w:ascii="Calibri" w:hAnsi="Calibri" w:cs="Calibri"/>
                <w:color w:val="000000"/>
              </w:rPr>
              <w:pPrChange w:author="KARLOVCEC, Barbara" w:date="2025-02-26T14:18:00Z" w16du:dateUtc="2025-02-26T13:18:00Z" w:id="3208">
                <w:pPr/>
              </w:pPrChange>
            </w:pPr>
            <w:del w:author="KARLOVCEC, Barbara" w:date="2025-02-26T14:18:00Z" w16du:dateUtc="2025-02-26T13:18:00Z" w:id="3209">
              <w:r w:rsidRPr="005D5556" w:rsidDel="002B517A">
                <w:rPr>
                  <w:rFonts w:ascii="Calibri" w:hAnsi="Calibri" w:cs="Calibri"/>
                  <w:color w:val="000000"/>
                </w:rPr>
                <w:delText>North West</w:delText>
              </w:r>
            </w:del>
          </w:p>
        </w:tc>
        <w:tc>
          <w:tcPr>
            <w:tcW w:w="1417" w:type="dxa"/>
            <w:tcBorders>
              <w:top w:val="nil"/>
              <w:left w:val="nil"/>
              <w:bottom w:val="single" w:color="auto" w:sz="4" w:space="0"/>
              <w:right w:val="single" w:color="auto" w:sz="4" w:space="0"/>
            </w:tcBorders>
            <w:shd w:val="clear" w:color="000000" w:fill="FCE4D6"/>
            <w:vAlign w:val="center"/>
          </w:tcPr>
          <w:p w:rsidRPr="005D5556" w:rsidR="00AD62B9" w:rsidDel="002B517A" w:rsidRDefault="00AD62B9" w14:paraId="3BC3CF50" w14:textId="67B0ECCE">
            <w:pPr>
              <w:spacing w:after="160" w:line="278" w:lineRule="auto"/>
              <w:contextualSpacing/>
              <w:rPr>
                <w:del w:author="KARLOVCEC, Barbara" w:date="2025-02-26T14:18:00Z" w16du:dateUtc="2025-02-26T13:18:00Z" w:id="3210"/>
                <w:rFonts w:ascii="Calibri" w:hAnsi="Calibri" w:cs="Calibri"/>
                <w:color w:val="000000"/>
              </w:rPr>
              <w:pPrChange w:author="KARLOVCEC, Barbara" w:date="2025-02-26T14:18:00Z" w16du:dateUtc="2025-02-26T13:18:00Z" w:id="3211">
                <w:pPr/>
              </w:pPrChange>
            </w:pPr>
          </w:p>
          <w:p w:rsidRPr="005D5556" w:rsidR="00AD62B9" w:rsidDel="002B517A" w:rsidRDefault="00AD62B9" w14:paraId="2340E927" w14:textId="1546EDF6">
            <w:pPr>
              <w:spacing w:after="160" w:line="278" w:lineRule="auto"/>
              <w:contextualSpacing/>
              <w:rPr>
                <w:del w:author="KARLOVCEC, Barbara" w:date="2025-02-26T14:18:00Z" w16du:dateUtc="2025-02-26T13:18:00Z" w:id="3212"/>
                <w:rFonts w:ascii="Calibri" w:hAnsi="Calibri" w:cs="Calibri"/>
                <w:color w:val="000000"/>
              </w:rPr>
              <w:pPrChange w:author="KARLOVCEC, Barbara" w:date="2025-02-26T14:18:00Z" w16du:dateUtc="2025-02-26T13:18:00Z" w:id="3213">
                <w:pPr/>
              </w:pPrChange>
            </w:pPr>
            <w:del w:author="KARLOVCEC, Barbara" w:date="2025-02-26T14:18:00Z" w16du:dateUtc="2025-02-26T13:18:00Z" w:id="3214">
              <w:r w:rsidRPr="005D5556" w:rsidDel="002B517A">
                <w:rPr>
                  <w:rFonts w:ascii="Calibri" w:hAnsi="Calibri" w:cs="Calibri"/>
                  <w:color w:val="000000"/>
                </w:rPr>
                <w:delText>ICE  MAKING MACHINE</w:delText>
              </w:r>
            </w:del>
          </w:p>
          <w:p w:rsidRPr="005D5556" w:rsidR="001718E6" w:rsidDel="002B517A" w:rsidRDefault="001718E6" w14:paraId="456258AD" w14:textId="5D23A652">
            <w:pPr>
              <w:spacing w:after="160" w:line="278" w:lineRule="auto"/>
              <w:contextualSpacing/>
              <w:rPr>
                <w:del w:author="KARLOVCEC, Barbara" w:date="2025-02-26T14:18:00Z" w16du:dateUtc="2025-02-26T13:18:00Z" w:id="3215"/>
                <w:rFonts w:ascii="Calibri" w:hAnsi="Calibri" w:cs="Calibri"/>
                <w:color w:val="000000"/>
              </w:rPr>
              <w:pPrChange w:author="KARLOVCEC, Barbara" w:date="2025-02-26T14:18:00Z" w16du:dateUtc="2025-02-26T13:18:00Z" w:id="3216">
                <w:pPr/>
              </w:pPrChange>
            </w:pPr>
          </w:p>
        </w:tc>
        <w:tc>
          <w:tcPr>
            <w:tcW w:w="1417" w:type="dxa"/>
            <w:vMerge/>
            <w:tcBorders>
              <w:left w:val="nil"/>
              <w:right w:val="single" w:color="auto" w:sz="4" w:space="0"/>
            </w:tcBorders>
            <w:shd w:val="clear" w:color="000000" w:fill="FCE4D6"/>
          </w:tcPr>
          <w:p w:rsidRPr="005D5556" w:rsidR="001718E6" w:rsidDel="002B517A" w:rsidRDefault="001718E6" w14:paraId="36A1275A" w14:textId="3BB07B38">
            <w:pPr>
              <w:spacing w:after="160" w:line="278" w:lineRule="auto"/>
              <w:contextualSpacing/>
              <w:rPr>
                <w:del w:author="KARLOVCEC, Barbara" w:date="2025-02-26T14:18:00Z" w16du:dateUtc="2025-02-26T13:18:00Z" w:id="3217"/>
                <w:rFonts w:ascii="Calibri" w:hAnsi="Calibri" w:cs="Calibri"/>
                <w:color w:val="000000"/>
              </w:rPr>
              <w:pPrChange w:author="KARLOVCEC, Barbara" w:date="2025-02-26T14:18:00Z" w16du:dateUtc="2025-02-26T13:18:00Z" w:id="3218">
                <w:pPr/>
              </w:pPrChange>
            </w:pPr>
          </w:p>
        </w:tc>
      </w:tr>
      <w:tr w:rsidRPr="005D5556" w:rsidR="001718E6" w:rsidDel="002B517A" w:rsidTr="000128F9" w14:paraId="071DFCA9" w14:textId="48675F01">
        <w:trPr>
          <w:trHeight w:val="408"/>
          <w:del w:author="KARLOVCEC, Barbara" w:date="2025-02-26T14:18:00Z" w:id="3219"/>
        </w:trPr>
        <w:tc>
          <w:tcPr>
            <w:tcW w:w="447"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1718E6" w:rsidDel="002B517A" w:rsidRDefault="001718E6" w14:paraId="77854F75" w14:textId="334055C6">
            <w:pPr>
              <w:spacing w:after="160" w:line="278" w:lineRule="auto"/>
              <w:contextualSpacing/>
              <w:rPr>
                <w:del w:author="KARLOVCEC, Barbara" w:date="2025-02-26T14:18:00Z" w16du:dateUtc="2025-02-26T13:18:00Z" w:id="3220"/>
                <w:rFonts w:ascii="Calibri" w:hAnsi="Calibri" w:cs="Calibri"/>
                <w:color w:val="000000"/>
              </w:rPr>
              <w:pPrChange w:author="KARLOVCEC, Barbara" w:date="2025-02-26T14:18:00Z" w16du:dateUtc="2025-02-26T13:18:00Z" w:id="3221">
                <w:pPr/>
              </w:pPrChange>
            </w:pPr>
            <w:del w:author="KARLOVCEC, Barbara" w:date="2025-02-26T14:18:00Z" w16du:dateUtc="2025-02-26T13:18:00Z" w:id="3222">
              <w:r w:rsidRPr="005D5556" w:rsidDel="002B517A">
                <w:rPr>
                  <w:rFonts w:ascii="Calibri" w:hAnsi="Calibri" w:cs="Calibri"/>
                  <w:color w:val="000000"/>
                </w:rPr>
                <w:delText>14</w:delText>
              </w:r>
            </w:del>
          </w:p>
        </w:tc>
        <w:tc>
          <w:tcPr>
            <w:tcW w:w="1249"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5046442C" w14:textId="70FD40F8">
            <w:pPr>
              <w:spacing w:after="160" w:line="278" w:lineRule="auto"/>
              <w:contextualSpacing/>
              <w:rPr>
                <w:del w:author="KARLOVCEC, Barbara" w:date="2025-02-26T14:18:00Z" w16du:dateUtc="2025-02-26T13:18:00Z" w:id="3223"/>
                <w:rFonts w:ascii="Calibri" w:hAnsi="Calibri" w:cs="Calibri"/>
                <w:color w:val="000000"/>
              </w:rPr>
              <w:pPrChange w:author="KARLOVCEC, Barbara" w:date="2025-02-26T14:18:00Z" w16du:dateUtc="2025-02-26T13:18:00Z" w:id="3224">
                <w:pPr/>
              </w:pPrChange>
            </w:pPr>
            <w:del w:author="KARLOVCEC, Barbara" w:date="2025-02-26T14:18:00Z" w16du:dateUtc="2025-02-26T13:18:00Z" w:id="3225">
              <w:r w:rsidRPr="005D5556" w:rsidDel="002B517A">
                <w:rPr>
                  <w:rFonts w:ascii="Calibri" w:hAnsi="Calibri" w:cs="Calibri"/>
                  <w:color w:val="000000"/>
                </w:rPr>
                <w:delText>Jide Tech Co.</w:delText>
              </w:r>
            </w:del>
          </w:p>
        </w:tc>
        <w:tc>
          <w:tcPr>
            <w:tcW w:w="1403"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32B231D0" w14:textId="5A717C4A">
            <w:pPr>
              <w:spacing w:after="160" w:line="278" w:lineRule="auto"/>
              <w:contextualSpacing/>
              <w:rPr>
                <w:del w:author="KARLOVCEC, Barbara" w:date="2025-02-26T14:18:00Z" w16du:dateUtc="2025-02-26T13:18:00Z" w:id="3226"/>
                <w:rFonts w:ascii="Calibri" w:hAnsi="Calibri" w:cs="Calibri"/>
                <w:color w:val="000000"/>
              </w:rPr>
              <w:pPrChange w:author="KARLOVCEC, Barbara" w:date="2025-02-26T14:18:00Z" w16du:dateUtc="2025-02-26T13:18:00Z" w:id="3227">
                <w:pPr/>
              </w:pPrChange>
            </w:pPr>
            <w:del w:author="KARLOVCEC, Barbara" w:date="2025-02-26T14:18:00Z" w16du:dateUtc="2025-02-26T13:18:00Z" w:id="3228">
              <w:r w:rsidRPr="005D5556" w:rsidDel="002B517A">
                <w:rPr>
                  <w:rFonts w:ascii="Calibri" w:hAnsi="Calibri" w:cs="Calibri"/>
                  <w:color w:val="000000"/>
                </w:rPr>
                <w:delText>Jide Komolafe</w:delText>
              </w:r>
            </w:del>
          </w:p>
        </w:tc>
        <w:tc>
          <w:tcPr>
            <w:tcW w:w="1269"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792DCCA1" w14:textId="4FF03914">
            <w:pPr>
              <w:spacing w:after="160" w:line="278" w:lineRule="auto"/>
              <w:contextualSpacing/>
              <w:rPr>
                <w:del w:author="KARLOVCEC, Barbara" w:date="2025-02-26T14:18:00Z" w16du:dateUtc="2025-02-26T13:18:00Z" w:id="3229"/>
                <w:rFonts w:ascii="Calibri" w:hAnsi="Calibri" w:cs="Calibri"/>
                <w:color w:val="000000"/>
              </w:rPr>
              <w:pPrChange w:author="KARLOVCEC, Barbara" w:date="2025-02-26T14:18:00Z" w16du:dateUtc="2025-02-26T13:18:00Z" w:id="3230">
                <w:pPr/>
              </w:pPrChange>
            </w:pPr>
            <w:del w:author="KARLOVCEC, Barbara" w:date="2025-02-26T14:18:00Z" w16du:dateUtc="2025-02-26T13:18:00Z" w:id="3231">
              <w:r w:rsidRPr="005D5556" w:rsidDel="002B517A">
                <w:rPr>
                  <w:rFonts w:ascii="Calibri" w:hAnsi="Calibri" w:cs="Calibri"/>
                  <w:color w:val="000000"/>
                </w:rPr>
                <w:delText>08037867567</w:delText>
              </w:r>
            </w:del>
          </w:p>
        </w:tc>
        <w:tc>
          <w:tcPr>
            <w:tcW w:w="1387"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6D10350C" w14:textId="6DA95FC4">
            <w:pPr>
              <w:spacing w:after="160" w:line="278" w:lineRule="auto"/>
              <w:contextualSpacing/>
              <w:rPr>
                <w:del w:author="KARLOVCEC, Barbara" w:date="2025-02-26T14:18:00Z" w16du:dateUtc="2025-02-26T13:18:00Z" w:id="3232"/>
                <w:rFonts w:ascii="Calibri" w:hAnsi="Calibri" w:cs="Calibri"/>
                <w:color w:val="0070C0"/>
                <w:u w:val="single"/>
              </w:rPr>
              <w:pPrChange w:author="KARLOVCEC, Barbara" w:date="2025-02-26T14:18:00Z" w16du:dateUtc="2025-02-26T13:18:00Z" w:id="3233">
                <w:pPr/>
              </w:pPrChange>
            </w:pPr>
            <w:del w:author="KARLOVCEC, Barbara" w:date="2025-02-26T14:18:00Z" w16du:dateUtc="2025-02-26T13:18:00Z" w:id="3234">
              <w:r w:rsidRPr="005D5556" w:rsidDel="002B517A">
                <w:rPr>
                  <w:rFonts w:ascii="Calibri" w:hAnsi="Calibri" w:cs="Calibri"/>
                  <w:color w:val="0070C0"/>
                  <w:u w:val="single"/>
                </w:rPr>
                <w:delText>jidetechnicalco@gmail.com</w:delText>
              </w:r>
            </w:del>
          </w:p>
        </w:tc>
        <w:tc>
          <w:tcPr>
            <w:tcW w:w="1276"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41668FF2" w14:textId="45165704">
            <w:pPr>
              <w:spacing w:after="160" w:line="278" w:lineRule="auto"/>
              <w:contextualSpacing/>
              <w:rPr>
                <w:del w:author="KARLOVCEC, Barbara" w:date="2025-02-26T14:18:00Z" w16du:dateUtc="2025-02-26T13:18:00Z" w:id="3235"/>
                <w:rFonts w:ascii="Calibri" w:hAnsi="Calibri" w:cs="Calibri"/>
                <w:color w:val="000000"/>
              </w:rPr>
              <w:pPrChange w:author="KARLOVCEC, Barbara" w:date="2025-02-26T14:18:00Z" w16du:dateUtc="2025-02-26T13:18:00Z" w:id="3236">
                <w:pPr/>
              </w:pPrChange>
            </w:pPr>
            <w:del w:author="KARLOVCEC, Barbara" w:date="2025-02-26T14:18:00Z" w16du:dateUtc="2025-02-26T13:18:00Z" w:id="3237">
              <w:r w:rsidRPr="005D5556" w:rsidDel="002B517A">
                <w:rPr>
                  <w:rFonts w:ascii="Calibri" w:hAnsi="Calibri" w:cs="Calibri"/>
                  <w:color w:val="000000"/>
                </w:rPr>
                <w:delText>North West</w:delText>
              </w:r>
            </w:del>
          </w:p>
        </w:tc>
        <w:tc>
          <w:tcPr>
            <w:tcW w:w="1417" w:type="dxa"/>
            <w:tcBorders>
              <w:top w:val="nil"/>
              <w:left w:val="nil"/>
              <w:bottom w:val="single" w:color="auto" w:sz="4" w:space="0"/>
              <w:right w:val="single" w:color="auto" w:sz="4" w:space="0"/>
            </w:tcBorders>
            <w:shd w:val="clear" w:color="000000" w:fill="FCE4D6"/>
            <w:vAlign w:val="center"/>
          </w:tcPr>
          <w:p w:rsidRPr="005D5556" w:rsidR="00AD62B9" w:rsidDel="002B517A" w:rsidRDefault="00AD62B9" w14:paraId="70648FEB" w14:textId="0515036E">
            <w:pPr>
              <w:spacing w:after="160" w:line="278" w:lineRule="auto"/>
              <w:contextualSpacing/>
              <w:rPr>
                <w:del w:author="KARLOVCEC, Barbara" w:date="2025-02-26T14:18:00Z" w16du:dateUtc="2025-02-26T13:18:00Z" w:id="3238"/>
                <w:rFonts w:ascii="Calibri" w:hAnsi="Calibri" w:cs="Calibri"/>
                <w:color w:val="000000"/>
              </w:rPr>
              <w:pPrChange w:author="KARLOVCEC, Barbara" w:date="2025-02-26T14:18:00Z" w16du:dateUtc="2025-02-26T13:18:00Z" w:id="3239">
                <w:pPr/>
              </w:pPrChange>
            </w:pPr>
          </w:p>
          <w:p w:rsidRPr="005D5556" w:rsidR="00AD62B9" w:rsidDel="002B517A" w:rsidRDefault="00AD62B9" w14:paraId="11017B09" w14:textId="09FD2A9E">
            <w:pPr>
              <w:spacing w:after="160" w:line="278" w:lineRule="auto"/>
              <w:contextualSpacing/>
              <w:rPr>
                <w:del w:author="KARLOVCEC, Barbara" w:date="2025-02-26T14:18:00Z" w16du:dateUtc="2025-02-26T13:18:00Z" w:id="3240"/>
                <w:rFonts w:ascii="Calibri" w:hAnsi="Calibri" w:cs="Calibri"/>
                <w:color w:val="000000"/>
              </w:rPr>
              <w:pPrChange w:author="KARLOVCEC, Barbara" w:date="2025-02-26T14:18:00Z" w16du:dateUtc="2025-02-26T13:18:00Z" w:id="3241">
                <w:pPr/>
              </w:pPrChange>
            </w:pPr>
            <w:del w:author="KARLOVCEC, Barbara" w:date="2025-02-26T14:18:00Z" w16du:dateUtc="2025-02-26T13:18:00Z" w:id="3242">
              <w:r w:rsidRPr="005D5556" w:rsidDel="002B517A">
                <w:rPr>
                  <w:rFonts w:ascii="Calibri" w:hAnsi="Calibri" w:cs="Calibri"/>
                  <w:color w:val="000000"/>
                </w:rPr>
                <w:delText xml:space="preserve">ICE  MAKING MACHINE/ </w:delText>
              </w:r>
              <w:r w:rsidRPr="005D5556" w:rsidDel="002B517A">
                <w:rPr>
                  <w:rFonts w:ascii="Calibri" w:hAnsi="Calibri" w:cs="Calibri"/>
                  <w:color w:val="000000"/>
                </w:rPr>
                <w:br/>
              </w:r>
              <w:r w:rsidRPr="005D5556" w:rsidDel="002B517A">
                <w:rPr>
                  <w:rFonts w:ascii="Calibri" w:hAnsi="Calibri" w:cs="Calibri"/>
                  <w:color w:val="000000"/>
                </w:rPr>
                <w:delText>COLD ROOM</w:delText>
              </w:r>
            </w:del>
          </w:p>
          <w:p w:rsidRPr="005D5556" w:rsidR="001718E6" w:rsidDel="002B517A" w:rsidRDefault="001718E6" w14:paraId="16AD0824" w14:textId="5058ADAA">
            <w:pPr>
              <w:spacing w:after="160" w:line="278" w:lineRule="auto"/>
              <w:contextualSpacing/>
              <w:rPr>
                <w:del w:author="KARLOVCEC, Barbara" w:date="2025-02-26T14:18:00Z" w16du:dateUtc="2025-02-26T13:18:00Z" w:id="3243"/>
                <w:rFonts w:ascii="Calibri" w:hAnsi="Calibri" w:cs="Calibri"/>
                <w:color w:val="000000"/>
              </w:rPr>
              <w:pPrChange w:author="KARLOVCEC, Barbara" w:date="2025-02-26T14:18:00Z" w16du:dateUtc="2025-02-26T13:18:00Z" w:id="3244">
                <w:pPr/>
              </w:pPrChange>
            </w:pPr>
          </w:p>
        </w:tc>
        <w:tc>
          <w:tcPr>
            <w:tcW w:w="1417" w:type="dxa"/>
            <w:vMerge/>
            <w:tcBorders>
              <w:left w:val="nil"/>
              <w:right w:val="single" w:color="auto" w:sz="4" w:space="0"/>
            </w:tcBorders>
            <w:shd w:val="clear" w:color="000000" w:fill="FCE4D6"/>
          </w:tcPr>
          <w:p w:rsidRPr="005D5556" w:rsidR="001718E6" w:rsidDel="002B517A" w:rsidRDefault="001718E6" w14:paraId="294CFD87" w14:textId="750B2A6C">
            <w:pPr>
              <w:spacing w:after="160" w:line="278" w:lineRule="auto"/>
              <w:contextualSpacing/>
              <w:rPr>
                <w:del w:author="KARLOVCEC, Barbara" w:date="2025-02-26T14:18:00Z" w16du:dateUtc="2025-02-26T13:18:00Z" w:id="3245"/>
                <w:rFonts w:ascii="Calibri" w:hAnsi="Calibri" w:cs="Calibri"/>
                <w:color w:val="000000"/>
              </w:rPr>
              <w:pPrChange w:author="KARLOVCEC, Barbara" w:date="2025-02-26T14:18:00Z" w16du:dateUtc="2025-02-26T13:18:00Z" w:id="3246">
                <w:pPr/>
              </w:pPrChange>
            </w:pPr>
          </w:p>
        </w:tc>
      </w:tr>
      <w:tr w:rsidRPr="005D5556" w:rsidR="001718E6" w:rsidDel="002B517A" w:rsidTr="000128F9" w14:paraId="3E0D615E" w14:textId="7E8A24FC">
        <w:trPr>
          <w:trHeight w:val="408"/>
          <w:del w:author="KARLOVCEC, Barbara" w:date="2025-02-26T14:18:00Z" w:id="3247"/>
        </w:trPr>
        <w:tc>
          <w:tcPr>
            <w:tcW w:w="447"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1718E6" w:rsidDel="002B517A" w:rsidRDefault="001718E6" w14:paraId="24729FFC" w14:textId="68B56C94">
            <w:pPr>
              <w:spacing w:after="160" w:line="278" w:lineRule="auto"/>
              <w:contextualSpacing/>
              <w:rPr>
                <w:del w:author="KARLOVCEC, Barbara" w:date="2025-02-26T14:18:00Z" w16du:dateUtc="2025-02-26T13:18:00Z" w:id="3248"/>
                <w:rFonts w:ascii="Calibri" w:hAnsi="Calibri" w:cs="Calibri"/>
                <w:color w:val="000000"/>
              </w:rPr>
              <w:pPrChange w:author="KARLOVCEC, Barbara" w:date="2025-02-26T14:18:00Z" w16du:dateUtc="2025-02-26T13:18:00Z" w:id="3249">
                <w:pPr/>
              </w:pPrChange>
            </w:pPr>
            <w:del w:author="KARLOVCEC, Barbara" w:date="2025-02-26T14:18:00Z" w16du:dateUtc="2025-02-26T13:18:00Z" w:id="3250">
              <w:r w:rsidRPr="005D5556" w:rsidDel="002B517A">
                <w:rPr>
                  <w:rFonts w:ascii="Calibri" w:hAnsi="Calibri" w:cs="Calibri"/>
                  <w:color w:val="000000"/>
                </w:rPr>
                <w:delText>15</w:delText>
              </w:r>
            </w:del>
          </w:p>
        </w:tc>
        <w:tc>
          <w:tcPr>
            <w:tcW w:w="1249"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5C70500D" w14:textId="66295690">
            <w:pPr>
              <w:spacing w:after="160" w:line="278" w:lineRule="auto"/>
              <w:contextualSpacing/>
              <w:rPr>
                <w:del w:author="KARLOVCEC, Barbara" w:date="2025-02-26T14:18:00Z" w16du:dateUtc="2025-02-26T13:18:00Z" w:id="3251"/>
                <w:rFonts w:ascii="Calibri" w:hAnsi="Calibri" w:cs="Calibri"/>
                <w:color w:val="000000"/>
              </w:rPr>
              <w:pPrChange w:author="KARLOVCEC, Barbara" w:date="2025-02-26T14:18:00Z" w16du:dateUtc="2025-02-26T13:18:00Z" w:id="3252">
                <w:pPr/>
              </w:pPrChange>
            </w:pPr>
            <w:del w:author="KARLOVCEC, Barbara" w:date="2025-02-26T14:18:00Z" w16du:dateUtc="2025-02-26T13:18:00Z" w:id="3253">
              <w:r w:rsidRPr="005D5556" w:rsidDel="002B517A">
                <w:rPr>
                  <w:rFonts w:ascii="Calibri" w:hAnsi="Calibri" w:cs="Calibri"/>
                  <w:color w:val="000000"/>
                </w:rPr>
                <w:delText>Ubani Technical Services</w:delText>
              </w:r>
            </w:del>
          </w:p>
        </w:tc>
        <w:tc>
          <w:tcPr>
            <w:tcW w:w="1403"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5BBBE3D4" w14:textId="7BBDB917">
            <w:pPr>
              <w:spacing w:after="160" w:line="278" w:lineRule="auto"/>
              <w:contextualSpacing/>
              <w:rPr>
                <w:del w:author="KARLOVCEC, Barbara" w:date="2025-02-26T14:18:00Z" w16du:dateUtc="2025-02-26T13:18:00Z" w:id="3254"/>
                <w:rFonts w:ascii="Calibri" w:hAnsi="Calibri" w:cs="Calibri"/>
                <w:color w:val="000000"/>
              </w:rPr>
              <w:pPrChange w:author="KARLOVCEC, Barbara" w:date="2025-02-26T14:18:00Z" w16du:dateUtc="2025-02-26T13:18:00Z" w:id="3255">
                <w:pPr/>
              </w:pPrChange>
            </w:pPr>
            <w:del w:author="KARLOVCEC, Barbara" w:date="2025-02-26T14:18:00Z" w16du:dateUtc="2025-02-26T13:18:00Z" w:id="3256">
              <w:r w:rsidRPr="005D5556" w:rsidDel="002B517A">
                <w:rPr>
                  <w:rFonts w:ascii="Calibri" w:hAnsi="Calibri" w:cs="Calibri"/>
                  <w:color w:val="000000"/>
                </w:rPr>
                <w:delText>Isreal Ejure</w:delText>
              </w:r>
            </w:del>
          </w:p>
        </w:tc>
        <w:tc>
          <w:tcPr>
            <w:tcW w:w="1269"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52202570" w14:textId="208A7699">
            <w:pPr>
              <w:spacing w:after="160" w:line="278" w:lineRule="auto"/>
              <w:contextualSpacing/>
              <w:rPr>
                <w:del w:author="KARLOVCEC, Barbara" w:date="2025-02-26T14:18:00Z" w16du:dateUtc="2025-02-26T13:18:00Z" w:id="3257"/>
                <w:rFonts w:ascii="Calibri" w:hAnsi="Calibri" w:cs="Calibri"/>
                <w:color w:val="000000"/>
              </w:rPr>
              <w:pPrChange w:author="KARLOVCEC, Barbara" w:date="2025-02-26T14:18:00Z" w16du:dateUtc="2025-02-26T13:18:00Z" w:id="3258">
                <w:pPr/>
              </w:pPrChange>
            </w:pPr>
            <w:del w:author="KARLOVCEC, Barbara" w:date="2025-02-26T14:18:00Z" w16du:dateUtc="2025-02-26T13:18:00Z" w:id="3259">
              <w:r w:rsidRPr="005D5556" w:rsidDel="002B517A">
                <w:rPr>
                  <w:rFonts w:ascii="Calibri" w:hAnsi="Calibri" w:cs="Calibri"/>
                  <w:color w:val="000000"/>
                </w:rPr>
                <w:delText>08065897533</w:delText>
              </w:r>
            </w:del>
          </w:p>
        </w:tc>
        <w:tc>
          <w:tcPr>
            <w:tcW w:w="1387"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36492955" w14:textId="4D8BBC40">
            <w:pPr>
              <w:spacing w:after="160" w:line="278" w:lineRule="auto"/>
              <w:contextualSpacing/>
              <w:rPr>
                <w:del w:author="KARLOVCEC, Barbara" w:date="2025-02-26T14:18:00Z" w16du:dateUtc="2025-02-26T13:18:00Z" w:id="3260"/>
                <w:rFonts w:ascii="Calibri" w:hAnsi="Calibri" w:cs="Calibri"/>
                <w:color w:val="0070C0"/>
                <w:u w:val="single"/>
              </w:rPr>
              <w:pPrChange w:author="KARLOVCEC, Barbara" w:date="2025-02-26T14:18:00Z" w16du:dateUtc="2025-02-26T13:18:00Z" w:id="3261">
                <w:pPr/>
              </w:pPrChange>
            </w:pPr>
            <w:del w:author="KARLOVCEC, Barbara" w:date="2025-02-26T14:18:00Z" w16du:dateUtc="2025-02-26T13:18:00Z" w:id="3262">
              <w:r w:rsidDel="002B517A">
                <w:fldChar w:fldCharType="begin"/>
              </w:r>
              <w:r w:rsidDel="002B517A">
                <w:delInstrText>HYPERLINK "mailto:shalomegure2015@gmail.com"</w:delInstrText>
              </w:r>
              <w:r w:rsidDel="002B517A">
                <w:fldChar w:fldCharType="separate"/>
              </w:r>
              <w:r w:rsidRPr="005D5556" w:rsidDel="002B517A">
                <w:rPr>
                  <w:rFonts w:ascii="Calibri" w:hAnsi="Calibri" w:cs="Calibri"/>
                  <w:color w:val="0070C0"/>
                  <w:u w:val="single"/>
                </w:rPr>
                <w:delText>shalomegure2015@gmail.com</w:delText>
              </w:r>
              <w:r w:rsidDel="002B517A">
                <w:rPr>
                  <w:rFonts w:ascii="Calibri" w:hAnsi="Calibri" w:cs="Calibri"/>
                  <w:color w:val="0070C0"/>
                  <w:u w:val="single"/>
                </w:rPr>
                <w:fldChar w:fldCharType="end"/>
              </w:r>
            </w:del>
          </w:p>
        </w:tc>
        <w:tc>
          <w:tcPr>
            <w:tcW w:w="1276"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7762EB0D" w14:textId="171B518E">
            <w:pPr>
              <w:spacing w:after="160" w:line="278" w:lineRule="auto"/>
              <w:contextualSpacing/>
              <w:rPr>
                <w:del w:author="KARLOVCEC, Barbara" w:date="2025-02-26T14:18:00Z" w16du:dateUtc="2025-02-26T13:18:00Z" w:id="3263"/>
                <w:rFonts w:ascii="Calibri" w:hAnsi="Calibri" w:cs="Calibri"/>
                <w:color w:val="000000"/>
              </w:rPr>
              <w:pPrChange w:author="KARLOVCEC, Barbara" w:date="2025-02-26T14:18:00Z" w16du:dateUtc="2025-02-26T13:18:00Z" w:id="3264">
                <w:pPr/>
              </w:pPrChange>
            </w:pPr>
            <w:del w:author="KARLOVCEC, Barbara" w:date="2025-02-26T14:18:00Z" w16du:dateUtc="2025-02-26T13:18:00Z" w:id="3265">
              <w:r w:rsidRPr="005D5556" w:rsidDel="002B517A">
                <w:rPr>
                  <w:rFonts w:ascii="Calibri" w:hAnsi="Calibri" w:cs="Calibri"/>
                  <w:color w:val="000000"/>
                </w:rPr>
                <w:delText>North West</w:delText>
              </w:r>
            </w:del>
          </w:p>
        </w:tc>
        <w:tc>
          <w:tcPr>
            <w:tcW w:w="1417" w:type="dxa"/>
            <w:tcBorders>
              <w:top w:val="nil"/>
              <w:left w:val="nil"/>
              <w:bottom w:val="single" w:color="auto" w:sz="4" w:space="0"/>
              <w:right w:val="single" w:color="auto" w:sz="4" w:space="0"/>
            </w:tcBorders>
            <w:shd w:val="clear" w:color="000000" w:fill="FCE4D6"/>
            <w:vAlign w:val="center"/>
          </w:tcPr>
          <w:p w:rsidRPr="005D5556" w:rsidR="00AD62B9" w:rsidDel="002B517A" w:rsidRDefault="00AD62B9" w14:paraId="7CDE60B6" w14:textId="0E1484C3">
            <w:pPr>
              <w:spacing w:after="160" w:line="278" w:lineRule="auto"/>
              <w:contextualSpacing/>
              <w:rPr>
                <w:del w:author="KARLOVCEC, Barbara" w:date="2025-02-26T14:18:00Z" w16du:dateUtc="2025-02-26T13:18:00Z" w:id="3266"/>
                <w:rFonts w:ascii="Calibri" w:hAnsi="Calibri" w:cs="Calibri"/>
                <w:color w:val="000000"/>
              </w:rPr>
              <w:pPrChange w:author="KARLOVCEC, Barbara" w:date="2025-02-26T14:18:00Z" w16du:dateUtc="2025-02-26T13:18:00Z" w:id="3267">
                <w:pPr/>
              </w:pPrChange>
            </w:pPr>
          </w:p>
          <w:p w:rsidRPr="005D5556" w:rsidR="00AD62B9" w:rsidDel="002B517A" w:rsidRDefault="00AD62B9" w14:paraId="5657289A" w14:textId="63F67D8F">
            <w:pPr>
              <w:spacing w:after="160" w:line="278" w:lineRule="auto"/>
              <w:contextualSpacing/>
              <w:rPr>
                <w:del w:author="KARLOVCEC, Barbara" w:date="2025-02-26T14:18:00Z" w16du:dateUtc="2025-02-26T13:18:00Z" w:id="3268"/>
                <w:rFonts w:ascii="Calibri" w:hAnsi="Calibri" w:cs="Calibri"/>
                <w:color w:val="000000"/>
              </w:rPr>
              <w:pPrChange w:author="KARLOVCEC, Barbara" w:date="2025-02-26T14:18:00Z" w16du:dateUtc="2025-02-26T13:18:00Z" w:id="3269">
                <w:pPr/>
              </w:pPrChange>
            </w:pPr>
            <w:del w:author="KARLOVCEC, Barbara" w:date="2025-02-26T14:18:00Z" w16du:dateUtc="2025-02-26T13:18:00Z" w:id="3270">
              <w:r w:rsidRPr="005D5556" w:rsidDel="002B517A">
                <w:rPr>
                  <w:rFonts w:ascii="Calibri" w:hAnsi="Calibri" w:cs="Calibri"/>
                  <w:color w:val="000000"/>
                </w:rPr>
                <w:delText xml:space="preserve">ICE  MAKING MACHINE/ </w:delText>
              </w:r>
              <w:r w:rsidRPr="005D5556" w:rsidDel="002B517A">
                <w:rPr>
                  <w:rFonts w:ascii="Calibri" w:hAnsi="Calibri" w:cs="Calibri"/>
                  <w:color w:val="000000"/>
                </w:rPr>
                <w:br/>
              </w:r>
              <w:r w:rsidRPr="005D5556" w:rsidDel="002B517A">
                <w:rPr>
                  <w:rFonts w:ascii="Calibri" w:hAnsi="Calibri" w:cs="Calibri"/>
                  <w:color w:val="000000"/>
                </w:rPr>
                <w:delText>COLD ROOM</w:delText>
              </w:r>
            </w:del>
          </w:p>
          <w:p w:rsidRPr="005D5556" w:rsidR="001718E6" w:rsidDel="002B517A" w:rsidRDefault="001718E6" w14:paraId="28E0403E" w14:textId="023BC194">
            <w:pPr>
              <w:spacing w:after="160" w:line="278" w:lineRule="auto"/>
              <w:contextualSpacing/>
              <w:rPr>
                <w:del w:author="KARLOVCEC, Barbara" w:date="2025-02-26T14:18:00Z" w16du:dateUtc="2025-02-26T13:18:00Z" w:id="3271"/>
                <w:rFonts w:ascii="Calibri" w:hAnsi="Calibri" w:cs="Calibri"/>
                <w:color w:val="000000"/>
              </w:rPr>
              <w:pPrChange w:author="KARLOVCEC, Barbara" w:date="2025-02-26T14:18:00Z" w16du:dateUtc="2025-02-26T13:18:00Z" w:id="3272">
                <w:pPr/>
              </w:pPrChange>
            </w:pPr>
          </w:p>
        </w:tc>
        <w:tc>
          <w:tcPr>
            <w:tcW w:w="1417" w:type="dxa"/>
            <w:vMerge/>
            <w:tcBorders>
              <w:left w:val="nil"/>
              <w:right w:val="single" w:color="auto" w:sz="4" w:space="0"/>
            </w:tcBorders>
            <w:shd w:val="clear" w:color="000000" w:fill="FCE4D6"/>
          </w:tcPr>
          <w:p w:rsidRPr="005D5556" w:rsidR="001718E6" w:rsidDel="002B517A" w:rsidRDefault="001718E6" w14:paraId="3011DFBA" w14:textId="497DEA16">
            <w:pPr>
              <w:spacing w:after="160" w:line="278" w:lineRule="auto"/>
              <w:contextualSpacing/>
              <w:rPr>
                <w:del w:author="KARLOVCEC, Barbara" w:date="2025-02-26T14:18:00Z" w16du:dateUtc="2025-02-26T13:18:00Z" w:id="3273"/>
                <w:rFonts w:ascii="Calibri" w:hAnsi="Calibri" w:cs="Calibri"/>
                <w:color w:val="000000"/>
              </w:rPr>
              <w:pPrChange w:author="KARLOVCEC, Barbara" w:date="2025-02-26T14:18:00Z" w16du:dateUtc="2025-02-26T13:18:00Z" w:id="3274">
                <w:pPr/>
              </w:pPrChange>
            </w:pPr>
          </w:p>
        </w:tc>
      </w:tr>
      <w:tr w:rsidRPr="005D5556" w:rsidR="001718E6" w:rsidDel="002B517A" w:rsidTr="000128F9" w14:paraId="1EA69B26" w14:textId="3FD21707">
        <w:trPr>
          <w:trHeight w:val="408"/>
          <w:del w:author="KARLOVCEC, Barbara" w:date="2025-02-26T14:18:00Z" w:id="3275"/>
        </w:trPr>
        <w:tc>
          <w:tcPr>
            <w:tcW w:w="447"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1718E6" w:rsidDel="002B517A" w:rsidRDefault="001718E6" w14:paraId="225D1AA2" w14:textId="359FD4A4">
            <w:pPr>
              <w:spacing w:after="160" w:line="278" w:lineRule="auto"/>
              <w:contextualSpacing/>
              <w:rPr>
                <w:del w:author="KARLOVCEC, Barbara" w:date="2025-02-26T14:18:00Z" w16du:dateUtc="2025-02-26T13:18:00Z" w:id="3276"/>
                <w:rFonts w:ascii="Calibri" w:hAnsi="Calibri" w:cs="Calibri"/>
                <w:color w:val="000000"/>
              </w:rPr>
              <w:pPrChange w:author="KARLOVCEC, Barbara" w:date="2025-02-26T14:18:00Z" w16du:dateUtc="2025-02-26T13:18:00Z" w:id="3277">
                <w:pPr/>
              </w:pPrChange>
            </w:pPr>
            <w:del w:author="KARLOVCEC, Barbara" w:date="2025-02-26T14:18:00Z" w16du:dateUtc="2025-02-26T13:18:00Z" w:id="3278">
              <w:r w:rsidRPr="005D5556" w:rsidDel="002B517A">
                <w:rPr>
                  <w:rFonts w:ascii="Calibri" w:hAnsi="Calibri" w:cs="Calibri"/>
                  <w:color w:val="000000"/>
                </w:rPr>
                <w:delText>16</w:delText>
              </w:r>
            </w:del>
          </w:p>
        </w:tc>
        <w:tc>
          <w:tcPr>
            <w:tcW w:w="1249"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68D37744" w14:textId="493026B6">
            <w:pPr>
              <w:spacing w:after="160" w:line="278" w:lineRule="auto"/>
              <w:contextualSpacing/>
              <w:rPr>
                <w:del w:author="KARLOVCEC, Barbara" w:date="2025-02-26T14:18:00Z" w16du:dateUtc="2025-02-26T13:18:00Z" w:id="3279"/>
                <w:rFonts w:ascii="Calibri" w:hAnsi="Calibri" w:cs="Calibri"/>
                <w:color w:val="000000"/>
              </w:rPr>
              <w:pPrChange w:author="KARLOVCEC, Barbara" w:date="2025-02-26T14:18:00Z" w16du:dateUtc="2025-02-26T13:18:00Z" w:id="3280">
                <w:pPr/>
              </w:pPrChange>
            </w:pPr>
            <w:del w:author="KARLOVCEC, Barbara" w:date="2025-02-26T14:18:00Z" w16du:dateUtc="2025-02-26T13:18:00Z" w:id="3281">
              <w:r w:rsidRPr="005D5556" w:rsidDel="002B517A">
                <w:rPr>
                  <w:rFonts w:ascii="Calibri" w:hAnsi="Calibri" w:cs="Calibri"/>
                  <w:color w:val="000000"/>
                </w:rPr>
                <w:delText>Evercurrent Technical Company</w:delText>
              </w:r>
            </w:del>
          </w:p>
        </w:tc>
        <w:tc>
          <w:tcPr>
            <w:tcW w:w="1403"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1393514F" w14:textId="498589D3">
            <w:pPr>
              <w:spacing w:after="160" w:line="278" w:lineRule="auto"/>
              <w:contextualSpacing/>
              <w:rPr>
                <w:del w:author="KARLOVCEC, Barbara" w:date="2025-02-26T14:18:00Z" w16du:dateUtc="2025-02-26T13:18:00Z" w:id="3282"/>
                <w:rFonts w:ascii="Calibri" w:hAnsi="Calibri" w:cs="Calibri"/>
                <w:color w:val="000000"/>
              </w:rPr>
              <w:pPrChange w:author="KARLOVCEC, Barbara" w:date="2025-02-26T14:18:00Z" w16du:dateUtc="2025-02-26T13:18:00Z" w:id="3283">
                <w:pPr/>
              </w:pPrChange>
            </w:pPr>
            <w:del w:author="KARLOVCEC, Barbara" w:date="2025-02-26T14:18:00Z" w16du:dateUtc="2025-02-26T13:18:00Z" w:id="3284">
              <w:r w:rsidRPr="005D5556" w:rsidDel="002B517A">
                <w:rPr>
                  <w:rFonts w:ascii="Calibri" w:hAnsi="Calibri" w:cs="Calibri"/>
                  <w:color w:val="000000"/>
                </w:rPr>
                <w:delText>Engr, Daniel O. Adebayo</w:delText>
              </w:r>
            </w:del>
          </w:p>
        </w:tc>
        <w:tc>
          <w:tcPr>
            <w:tcW w:w="1269"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15A302DE" w14:textId="19AD8C9D">
            <w:pPr>
              <w:spacing w:after="160" w:line="278" w:lineRule="auto"/>
              <w:contextualSpacing/>
              <w:rPr>
                <w:del w:author="KARLOVCEC, Barbara" w:date="2025-02-26T14:18:00Z" w16du:dateUtc="2025-02-26T13:18:00Z" w:id="3285"/>
                <w:rFonts w:ascii="Calibri" w:hAnsi="Calibri" w:cs="Calibri"/>
                <w:color w:val="000000"/>
              </w:rPr>
              <w:pPrChange w:author="KARLOVCEC, Barbara" w:date="2025-02-26T14:18:00Z" w16du:dateUtc="2025-02-26T13:18:00Z" w:id="3286">
                <w:pPr/>
              </w:pPrChange>
            </w:pPr>
            <w:del w:author="KARLOVCEC, Barbara" w:date="2025-02-26T14:18:00Z" w16du:dateUtc="2025-02-26T13:18:00Z" w:id="3287">
              <w:r w:rsidRPr="005D5556" w:rsidDel="002B517A">
                <w:rPr>
                  <w:rFonts w:ascii="Calibri" w:hAnsi="Calibri" w:cs="Calibri"/>
                  <w:color w:val="000000"/>
                </w:rPr>
                <w:delText>08065417390</w:delText>
              </w:r>
            </w:del>
          </w:p>
        </w:tc>
        <w:tc>
          <w:tcPr>
            <w:tcW w:w="1387"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29B1B6D9" w14:textId="1DAA8BF1">
            <w:pPr>
              <w:spacing w:after="160" w:line="278" w:lineRule="auto"/>
              <w:contextualSpacing/>
              <w:rPr>
                <w:del w:author="KARLOVCEC, Barbara" w:date="2025-02-26T14:18:00Z" w16du:dateUtc="2025-02-26T13:18:00Z" w:id="3288"/>
                <w:rFonts w:ascii="Calibri" w:hAnsi="Calibri" w:cs="Calibri"/>
                <w:color w:val="0563C1"/>
                <w:u w:val="single"/>
              </w:rPr>
              <w:pPrChange w:author="KARLOVCEC, Barbara" w:date="2025-02-26T14:18:00Z" w16du:dateUtc="2025-02-26T13:18:00Z" w:id="3289">
                <w:pPr/>
              </w:pPrChange>
            </w:pPr>
            <w:del w:author="KARLOVCEC, Barbara" w:date="2025-02-26T14:18:00Z" w16du:dateUtc="2025-02-26T13:18:00Z" w:id="3290">
              <w:r w:rsidDel="002B517A">
                <w:fldChar w:fldCharType="begin"/>
              </w:r>
              <w:r w:rsidDel="002B517A">
                <w:delInstrText>HYPERLINK "mailto:everncurrent@gmail.com"</w:delInstrText>
              </w:r>
              <w:r w:rsidDel="002B517A">
                <w:fldChar w:fldCharType="separate"/>
              </w:r>
              <w:r w:rsidRPr="005D5556" w:rsidDel="002B517A">
                <w:rPr>
                  <w:rFonts w:ascii="Calibri" w:hAnsi="Calibri" w:cs="Calibri"/>
                  <w:color w:val="0563C1"/>
                  <w:u w:val="single"/>
                </w:rPr>
                <w:delText>everncurrent@gmail.com</w:delText>
              </w:r>
              <w:r w:rsidDel="002B517A">
                <w:rPr>
                  <w:rFonts w:ascii="Calibri" w:hAnsi="Calibri" w:cs="Calibri"/>
                  <w:color w:val="0563C1"/>
                  <w:u w:val="single"/>
                </w:rPr>
                <w:fldChar w:fldCharType="end"/>
              </w:r>
            </w:del>
          </w:p>
        </w:tc>
        <w:tc>
          <w:tcPr>
            <w:tcW w:w="1276"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6C0F171C" w14:textId="23E5A7C0">
            <w:pPr>
              <w:spacing w:after="160" w:line="278" w:lineRule="auto"/>
              <w:contextualSpacing/>
              <w:rPr>
                <w:del w:author="KARLOVCEC, Barbara" w:date="2025-02-26T14:18:00Z" w16du:dateUtc="2025-02-26T13:18:00Z" w:id="3291"/>
                <w:rFonts w:ascii="Calibri" w:hAnsi="Calibri" w:cs="Calibri"/>
                <w:color w:val="000000"/>
              </w:rPr>
              <w:pPrChange w:author="KARLOVCEC, Barbara" w:date="2025-02-26T14:18:00Z" w16du:dateUtc="2025-02-26T13:18:00Z" w:id="3292">
                <w:pPr/>
              </w:pPrChange>
            </w:pPr>
            <w:del w:author="KARLOVCEC, Barbara" w:date="2025-02-26T14:18:00Z" w16du:dateUtc="2025-02-26T13:18:00Z" w:id="3293">
              <w:r w:rsidRPr="005D5556" w:rsidDel="002B517A">
                <w:rPr>
                  <w:rFonts w:ascii="Calibri" w:hAnsi="Calibri" w:cs="Calibri"/>
                  <w:color w:val="000000"/>
                </w:rPr>
                <w:delText>North West</w:delText>
              </w:r>
            </w:del>
          </w:p>
        </w:tc>
        <w:tc>
          <w:tcPr>
            <w:tcW w:w="1417" w:type="dxa"/>
            <w:tcBorders>
              <w:top w:val="nil"/>
              <w:left w:val="nil"/>
              <w:bottom w:val="single" w:color="auto" w:sz="4" w:space="0"/>
              <w:right w:val="single" w:color="auto" w:sz="4" w:space="0"/>
            </w:tcBorders>
            <w:shd w:val="clear" w:color="000000" w:fill="FCE4D6"/>
            <w:vAlign w:val="center"/>
          </w:tcPr>
          <w:p w:rsidRPr="005D5556" w:rsidR="00FD217C" w:rsidDel="002B517A" w:rsidRDefault="00FD217C" w14:paraId="38CBDBE1" w14:textId="3C613BE7">
            <w:pPr>
              <w:spacing w:after="160" w:line="278" w:lineRule="auto"/>
              <w:contextualSpacing/>
              <w:rPr>
                <w:del w:author="KARLOVCEC, Barbara" w:date="2025-02-26T14:18:00Z" w16du:dateUtc="2025-02-26T13:18:00Z" w:id="3294"/>
                <w:rFonts w:ascii="Calibri" w:hAnsi="Calibri" w:cs="Calibri"/>
                <w:color w:val="000000"/>
              </w:rPr>
              <w:pPrChange w:author="KARLOVCEC, Barbara" w:date="2025-02-26T14:18:00Z" w16du:dateUtc="2025-02-26T13:18:00Z" w:id="3295">
                <w:pPr/>
              </w:pPrChange>
            </w:pPr>
          </w:p>
          <w:p w:rsidRPr="005D5556" w:rsidR="00FD217C" w:rsidDel="002B517A" w:rsidRDefault="00FD217C" w14:paraId="56DA203B" w14:textId="3E0985DD">
            <w:pPr>
              <w:spacing w:after="160" w:line="278" w:lineRule="auto"/>
              <w:contextualSpacing/>
              <w:rPr>
                <w:del w:author="KARLOVCEC, Barbara" w:date="2025-02-26T14:18:00Z" w16du:dateUtc="2025-02-26T13:18:00Z" w:id="3296"/>
                <w:rFonts w:ascii="Calibri" w:hAnsi="Calibri" w:cs="Calibri"/>
                <w:color w:val="000000"/>
              </w:rPr>
              <w:pPrChange w:author="KARLOVCEC, Barbara" w:date="2025-02-26T14:18:00Z" w16du:dateUtc="2025-02-26T13:18:00Z" w:id="3297">
                <w:pPr/>
              </w:pPrChange>
            </w:pPr>
            <w:del w:author="KARLOVCEC, Barbara" w:date="2025-02-26T14:18:00Z" w16du:dateUtc="2025-02-26T13:18:00Z" w:id="3298">
              <w:r w:rsidRPr="005D5556" w:rsidDel="002B517A">
                <w:rPr>
                  <w:rFonts w:ascii="Calibri" w:hAnsi="Calibri" w:cs="Calibri"/>
                  <w:color w:val="000000"/>
                </w:rPr>
                <w:delText xml:space="preserve">ICE  MAKING MACHINE/ </w:delText>
              </w:r>
              <w:r w:rsidRPr="005D5556" w:rsidDel="002B517A">
                <w:rPr>
                  <w:rFonts w:ascii="Calibri" w:hAnsi="Calibri" w:cs="Calibri"/>
                  <w:color w:val="000000"/>
                </w:rPr>
                <w:br/>
              </w:r>
              <w:r w:rsidRPr="005D5556" w:rsidDel="002B517A">
                <w:rPr>
                  <w:rFonts w:ascii="Calibri" w:hAnsi="Calibri" w:cs="Calibri"/>
                  <w:color w:val="000000"/>
                </w:rPr>
                <w:delText>COLD ROOM</w:delText>
              </w:r>
            </w:del>
          </w:p>
          <w:p w:rsidRPr="005D5556" w:rsidR="001718E6" w:rsidDel="002B517A" w:rsidRDefault="001718E6" w14:paraId="19F67301" w14:textId="0E6140E3">
            <w:pPr>
              <w:spacing w:after="160" w:line="278" w:lineRule="auto"/>
              <w:contextualSpacing/>
              <w:rPr>
                <w:del w:author="KARLOVCEC, Barbara" w:date="2025-02-26T14:18:00Z" w16du:dateUtc="2025-02-26T13:18:00Z" w:id="3299"/>
                <w:rFonts w:ascii="Calibri" w:hAnsi="Calibri" w:cs="Calibri"/>
                <w:color w:val="000000"/>
              </w:rPr>
              <w:pPrChange w:author="KARLOVCEC, Barbara" w:date="2025-02-26T14:18:00Z" w16du:dateUtc="2025-02-26T13:18:00Z" w:id="3300">
                <w:pPr/>
              </w:pPrChange>
            </w:pPr>
          </w:p>
        </w:tc>
        <w:tc>
          <w:tcPr>
            <w:tcW w:w="1417" w:type="dxa"/>
            <w:vMerge/>
            <w:tcBorders>
              <w:left w:val="nil"/>
              <w:right w:val="single" w:color="auto" w:sz="4" w:space="0"/>
            </w:tcBorders>
            <w:shd w:val="clear" w:color="000000" w:fill="FCE4D6"/>
          </w:tcPr>
          <w:p w:rsidRPr="005D5556" w:rsidR="001718E6" w:rsidDel="002B517A" w:rsidRDefault="001718E6" w14:paraId="66443DB4" w14:textId="4402F086">
            <w:pPr>
              <w:spacing w:after="160" w:line="278" w:lineRule="auto"/>
              <w:contextualSpacing/>
              <w:rPr>
                <w:del w:author="KARLOVCEC, Barbara" w:date="2025-02-26T14:18:00Z" w16du:dateUtc="2025-02-26T13:18:00Z" w:id="3301"/>
                <w:rFonts w:ascii="Calibri" w:hAnsi="Calibri" w:cs="Calibri"/>
                <w:color w:val="000000"/>
              </w:rPr>
              <w:pPrChange w:author="KARLOVCEC, Barbara" w:date="2025-02-26T14:18:00Z" w16du:dateUtc="2025-02-26T13:18:00Z" w:id="3302">
                <w:pPr/>
              </w:pPrChange>
            </w:pPr>
          </w:p>
        </w:tc>
      </w:tr>
      <w:tr w:rsidRPr="005D5556" w:rsidR="001718E6" w:rsidDel="002B517A" w:rsidTr="000128F9" w14:paraId="30D86576" w14:textId="7890463D">
        <w:trPr>
          <w:trHeight w:val="204"/>
          <w:del w:author="KARLOVCEC, Barbara" w:date="2025-02-26T14:18:00Z" w:id="3303"/>
        </w:trPr>
        <w:tc>
          <w:tcPr>
            <w:tcW w:w="447"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1718E6" w:rsidDel="002B517A" w:rsidRDefault="001718E6" w14:paraId="789AB39A" w14:textId="5D10573B">
            <w:pPr>
              <w:spacing w:after="160" w:line="278" w:lineRule="auto"/>
              <w:contextualSpacing/>
              <w:rPr>
                <w:del w:author="KARLOVCEC, Barbara" w:date="2025-02-26T14:18:00Z" w16du:dateUtc="2025-02-26T13:18:00Z" w:id="3304"/>
                <w:rFonts w:ascii="Calibri" w:hAnsi="Calibri" w:cs="Calibri"/>
                <w:color w:val="000000"/>
              </w:rPr>
              <w:pPrChange w:author="KARLOVCEC, Barbara" w:date="2025-02-26T14:18:00Z" w16du:dateUtc="2025-02-26T13:18:00Z" w:id="3305">
                <w:pPr/>
              </w:pPrChange>
            </w:pPr>
            <w:del w:author="KARLOVCEC, Barbara" w:date="2025-02-26T14:18:00Z" w16du:dateUtc="2025-02-26T13:18:00Z" w:id="3306">
              <w:r w:rsidRPr="005D5556" w:rsidDel="002B517A">
                <w:rPr>
                  <w:rFonts w:ascii="Calibri" w:hAnsi="Calibri" w:cs="Calibri"/>
                  <w:color w:val="000000"/>
                </w:rPr>
                <w:delText>17</w:delText>
              </w:r>
            </w:del>
          </w:p>
        </w:tc>
        <w:tc>
          <w:tcPr>
            <w:tcW w:w="1249"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61E920FE" w14:textId="39757B40">
            <w:pPr>
              <w:spacing w:after="160" w:line="278" w:lineRule="auto"/>
              <w:contextualSpacing/>
              <w:rPr>
                <w:del w:author="KARLOVCEC, Barbara" w:date="2025-02-26T14:18:00Z" w16du:dateUtc="2025-02-26T13:18:00Z" w:id="3307"/>
                <w:rFonts w:ascii="Calibri" w:hAnsi="Calibri" w:cs="Calibri"/>
                <w:color w:val="000000"/>
              </w:rPr>
              <w:pPrChange w:author="KARLOVCEC, Barbara" w:date="2025-02-26T14:18:00Z" w16du:dateUtc="2025-02-26T13:18:00Z" w:id="3308">
                <w:pPr/>
              </w:pPrChange>
            </w:pPr>
            <w:del w:author="KARLOVCEC, Barbara" w:date="2025-02-26T14:18:00Z" w16du:dateUtc="2025-02-26T13:18:00Z" w:id="3309">
              <w:r w:rsidRPr="005D5556" w:rsidDel="002B517A">
                <w:rPr>
                  <w:rFonts w:ascii="Calibri" w:hAnsi="Calibri" w:cs="Calibri"/>
                  <w:color w:val="000000"/>
                </w:rPr>
                <w:delText>A Honesty Tech/General Ent.</w:delText>
              </w:r>
            </w:del>
          </w:p>
        </w:tc>
        <w:tc>
          <w:tcPr>
            <w:tcW w:w="1403"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47A38877" w14:textId="666E53FD">
            <w:pPr>
              <w:spacing w:after="160" w:line="278" w:lineRule="auto"/>
              <w:contextualSpacing/>
              <w:rPr>
                <w:del w:author="KARLOVCEC, Barbara" w:date="2025-02-26T14:18:00Z" w16du:dateUtc="2025-02-26T13:18:00Z" w:id="3310"/>
                <w:rFonts w:ascii="Calibri" w:hAnsi="Calibri" w:cs="Calibri"/>
                <w:color w:val="000000"/>
              </w:rPr>
              <w:pPrChange w:author="KARLOVCEC, Barbara" w:date="2025-02-26T14:18:00Z" w16du:dateUtc="2025-02-26T13:18:00Z" w:id="3311">
                <w:pPr/>
              </w:pPrChange>
            </w:pPr>
            <w:del w:author="KARLOVCEC, Barbara" w:date="2025-02-26T14:18:00Z" w16du:dateUtc="2025-02-26T13:18:00Z" w:id="3312">
              <w:r w:rsidRPr="005D5556" w:rsidDel="002B517A">
                <w:rPr>
                  <w:rFonts w:ascii="Calibri" w:hAnsi="Calibri" w:cs="Calibri"/>
                  <w:color w:val="000000"/>
                </w:rPr>
                <w:delText>Akande Aderemi</w:delText>
              </w:r>
            </w:del>
          </w:p>
        </w:tc>
        <w:tc>
          <w:tcPr>
            <w:tcW w:w="1269"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67B70F0D" w14:textId="564F6CEF">
            <w:pPr>
              <w:spacing w:after="160" w:line="278" w:lineRule="auto"/>
              <w:contextualSpacing/>
              <w:rPr>
                <w:del w:author="KARLOVCEC, Barbara" w:date="2025-02-26T14:18:00Z" w16du:dateUtc="2025-02-26T13:18:00Z" w:id="3313"/>
                <w:rFonts w:ascii="Calibri" w:hAnsi="Calibri" w:cs="Calibri"/>
                <w:color w:val="000000"/>
              </w:rPr>
              <w:pPrChange w:author="KARLOVCEC, Barbara" w:date="2025-02-26T14:18:00Z" w16du:dateUtc="2025-02-26T13:18:00Z" w:id="3314">
                <w:pPr/>
              </w:pPrChange>
            </w:pPr>
            <w:del w:author="KARLOVCEC, Barbara" w:date="2025-02-26T14:18:00Z" w16du:dateUtc="2025-02-26T13:18:00Z" w:id="3315">
              <w:r w:rsidRPr="005D5556" w:rsidDel="002B517A">
                <w:rPr>
                  <w:rFonts w:ascii="Calibri" w:hAnsi="Calibri" w:cs="Calibri"/>
                  <w:color w:val="000000"/>
                </w:rPr>
                <w:delText>08028378782</w:delText>
              </w:r>
            </w:del>
          </w:p>
        </w:tc>
        <w:tc>
          <w:tcPr>
            <w:tcW w:w="1387"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74C94D0C" w14:textId="305B971A">
            <w:pPr>
              <w:spacing w:after="160" w:line="278" w:lineRule="auto"/>
              <w:contextualSpacing/>
              <w:rPr>
                <w:del w:author="KARLOVCEC, Barbara" w:date="2025-02-26T14:18:00Z" w16du:dateUtc="2025-02-26T13:18:00Z" w:id="3316"/>
                <w:rFonts w:ascii="Calibri" w:hAnsi="Calibri" w:cs="Calibri"/>
                <w:color w:val="0070C0"/>
                <w:u w:val="single"/>
              </w:rPr>
              <w:pPrChange w:author="KARLOVCEC, Barbara" w:date="2025-02-26T14:18:00Z" w16du:dateUtc="2025-02-26T13:18:00Z" w:id="3317">
                <w:pPr/>
              </w:pPrChange>
            </w:pPr>
            <w:del w:author="KARLOVCEC, Barbara" w:date="2025-02-26T14:18:00Z" w16du:dateUtc="2025-02-26T13:18:00Z" w:id="3318">
              <w:r w:rsidRPr="005D5556" w:rsidDel="002B517A">
                <w:rPr>
                  <w:rFonts w:ascii="Calibri" w:hAnsi="Calibri" w:cs="Calibri"/>
                  <w:color w:val="0070C0"/>
                  <w:u w:val="single"/>
                </w:rPr>
                <w:delText> </w:delText>
              </w:r>
            </w:del>
          </w:p>
        </w:tc>
        <w:tc>
          <w:tcPr>
            <w:tcW w:w="1276"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61B73967" w14:textId="2C3C3092">
            <w:pPr>
              <w:spacing w:after="160" w:line="278" w:lineRule="auto"/>
              <w:contextualSpacing/>
              <w:rPr>
                <w:del w:author="KARLOVCEC, Barbara" w:date="2025-02-26T14:18:00Z" w16du:dateUtc="2025-02-26T13:18:00Z" w:id="3319"/>
                <w:rFonts w:ascii="Calibri" w:hAnsi="Calibri" w:cs="Calibri"/>
                <w:color w:val="000000"/>
              </w:rPr>
              <w:pPrChange w:author="KARLOVCEC, Barbara" w:date="2025-02-26T14:18:00Z" w16du:dateUtc="2025-02-26T13:18:00Z" w:id="3320">
                <w:pPr/>
              </w:pPrChange>
            </w:pPr>
            <w:del w:author="KARLOVCEC, Barbara" w:date="2025-02-26T14:18:00Z" w16du:dateUtc="2025-02-26T13:18:00Z" w:id="3321">
              <w:r w:rsidRPr="005D5556" w:rsidDel="002B517A">
                <w:rPr>
                  <w:rFonts w:ascii="Calibri" w:hAnsi="Calibri" w:cs="Calibri"/>
                  <w:color w:val="000000"/>
                </w:rPr>
                <w:delText>North West</w:delText>
              </w:r>
            </w:del>
          </w:p>
        </w:tc>
        <w:tc>
          <w:tcPr>
            <w:tcW w:w="1417" w:type="dxa"/>
            <w:tcBorders>
              <w:top w:val="nil"/>
              <w:left w:val="nil"/>
              <w:bottom w:val="single" w:color="auto" w:sz="4" w:space="0"/>
              <w:right w:val="single" w:color="auto" w:sz="4" w:space="0"/>
            </w:tcBorders>
            <w:shd w:val="clear" w:color="000000" w:fill="FCE4D6"/>
            <w:vAlign w:val="center"/>
          </w:tcPr>
          <w:p w:rsidRPr="005D5556" w:rsidR="00FD217C" w:rsidDel="002B517A" w:rsidRDefault="00FD217C" w14:paraId="69CB5C6D" w14:textId="1C202A22">
            <w:pPr>
              <w:spacing w:after="160" w:line="278" w:lineRule="auto"/>
              <w:contextualSpacing/>
              <w:rPr>
                <w:del w:author="KARLOVCEC, Barbara" w:date="2025-02-26T14:18:00Z" w16du:dateUtc="2025-02-26T13:18:00Z" w:id="3322"/>
                <w:rFonts w:ascii="Calibri" w:hAnsi="Calibri" w:cs="Calibri"/>
                <w:color w:val="000000"/>
              </w:rPr>
              <w:pPrChange w:author="KARLOVCEC, Barbara" w:date="2025-02-26T14:18:00Z" w16du:dateUtc="2025-02-26T13:18:00Z" w:id="3323">
                <w:pPr/>
              </w:pPrChange>
            </w:pPr>
          </w:p>
          <w:p w:rsidRPr="005D5556" w:rsidR="00FD217C" w:rsidDel="002B517A" w:rsidRDefault="00FD217C" w14:paraId="30A9E3EE" w14:textId="3EDD31A1">
            <w:pPr>
              <w:spacing w:after="160" w:line="278" w:lineRule="auto"/>
              <w:contextualSpacing/>
              <w:rPr>
                <w:del w:author="KARLOVCEC, Barbara" w:date="2025-02-26T14:18:00Z" w16du:dateUtc="2025-02-26T13:18:00Z" w:id="3324"/>
                <w:rFonts w:ascii="Calibri" w:hAnsi="Calibri" w:cs="Calibri"/>
                <w:color w:val="000000"/>
              </w:rPr>
              <w:pPrChange w:author="KARLOVCEC, Barbara" w:date="2025-02-26T14:18:00Z" w16du:dateUtc="2025-02-26T13:18:00Z" w:id="3325">
                <w:pPr/>
              </w:pPrChange>
            </w:pPr>
            <w:del w:author="KARLOVCEC, Barbara" w:date="2025-02-26T14:18:00Z" w16du:dateUtc="2025-02-26T13:18:00Z" w:id="3326">
              <w:r w:rsidRPr="005D5556" w:rsidDel="002B517A">
                <w:rPr>
                  <w:rFonts w:ascii="Calibri" w:hAnsi="Calibri" w:cs="Calibri"/>
                  <w:color w:val="000000"/>
                </w:rPr>
                <w:delText>ICE  MAKING MACHINE/</w:delText>
              </w:r>
              <w:r w:rsidRPr="005D5556" w:rsidDel="002B517A">
                <w:rPr>
                  <w:rFonts w:ascii="Calibri" w:hAnsi="Calibri" w:cs="Calibri"/>
                  <w:color w:val="000000"/>
                </w:rPr>
                <w:br/>
              </w:r>
              <w:r w:rsidRPr="005D5556" w:rsidDel="002B517A">
                <w:rPr>
                  <w:rFonts w:ascii="Calibri" w:hAnsi="Calibri" w:cs="Calibri"/>
                  <w:color w:val="000000"/>
                </w:rPr>
                <w:delText xml:space="preserve"> COLD ROOM</w:delText>
              </w:r>
            </w:del>
          </w:p>
          <w:p w:rsidRPr="005D5556" w:rsidR="001718E6" w:rsidDel="002B517A" w:rsidRDefault="001718E6" w14:paraId="4D221DA7" w14:textId="46C5B7F8">
            <w:pPr>
              <w:spacing w:after="160" w:line="278" w:lineRule="auto"/>
              <w:contextualSpacing/>
              <w:rPr>
                <w:del w:author="KARLOVCEC, Barbara" w:date="2025-02-26T14:18:00Z" w16du:dateUtc="2025-02-26T13:18:00Z" w:id="3327"/>
                <w:rFonts w:ascii="Calibri" w:hAnsi="Calibri" w:cs="Calibri"/>
                <w:color w:val="000000"/>
              </w:rPr>
              <w:pPrChange w:author="KARLOVCEC, Barbara" w:date="2025-02-26T14:18:00Z" w16du:dateUtc="2025-02-26T13:18:00Z" w:id="3328">
                <w:pPr/>
              </w:pPrChange>
            </w:pPr>
          </w:p>
        </w:tc>
        <w:tc>
          <w:tcPr>
            <w:tcW w:w="1417" w:type="dxa"/>
            <w:vMerge/>
            <w:tcBorders>
              <w:left w:val="nil"/>
              <w:right w:val="single" w:color="auto" w:sz="4" w:space="0"/>
            </w:tcBorders>
            <w:shd w:val="clear" w:color="000000" w:fill="FCE4D6"/>
          </w:tcPr>
          <w:p w:rsidRPr="005D5556" w:rsidR="001718E6" w:rsidDel="002B517A" w:rsidRDefault="001718E6" w14:paraId="24A30343" w14:textId="2A2F6DB3">
            <w:pPr>
              <w:spacing w:after="160" w:line="278" w:lineRule="auto"/>
              <w:contextualSpacing/>
              <w:rPr>
                <w:del w:author="KARLOVCEC, Barbara" w:date="2025-02-26T14:18:00Z" w16du:dateUtc="2025-02-26T13:18:00Z" w:id="3329"/>
                <w:rFonts w:ascii="Calibri" w:hAnsi="Calibri" w:cs="Calibri"/>
                <w:color w:val="000000"/>
              </w:rPr>
              <w:pPrChange w:author="KARLOVCEC, Barbara" w:date="2025-02-26T14:18:00Z" w16du:dateUtc="2025-02-26T13:18:00Z" w:id="3330">
                <w:pPr/>
              </w:pPrChange>
            </w:pPr>
          </w:p>
        </w:tc>
      </w:tr>
      <w:tr w:rsidRPr="005D5556" w:rsidR="001718E6" w:rsidDel="002B517A" w:rsidTr="000128F9" w14:paraId="55A2EA9D" w14:textId="29430C39">
        <w:trPr>
          <w:trHeight w:val="408"/>
          <w:del w:author="KARLOVCEC, Barbara" w:date="2025-02-26T14:18:00Z" w:id="3331"/>
        </w:trPr>
        <w:tc>
          <w:tcPr>
            <w:tcW w:w="447"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1718E6" w:rsidDel="002B517A" w:rsidRDefault="001718E6" w14:paraId="78B938E1" w14:textId="20B25FB6">
            <w:pPr>
              <w:spacing w:after="160" w:line="278" w:lineRule="auto"/>
              <w:contextualSpacing/>
              <w:rPr>
                <w:del w:author="KARLOVCEC, Barbara" w:date="2025-02-26T14:18:00Z" w16du:dateUtc="2025-02-26T13:18:00Z" w:id="3332"/>
                <w:rFonts w:ascii="Calibri" w:hAnsi="Calibri" w:cs="Calibri"/>
                <w:color w:val="000000"/>
              </w:rPr>
              <w:pPrChange w:author="KARLOVCEC, Barbara" w:date="2025-02-26T14:18:00Z" w16du:dateUtc="2025-02-26T13:18:00Z" w:id="3333">
                <w:pPr/>
              </w:pPrChange>
            </w:pPr>
            <w:del w:author="KARLOVCEC, Barbara" w:date="2025-02-26T14:18:00Z" w16du:dateUtc="2025-02-26T13:18:00Z" w:id="3334">
              <w:r w:rsidRPr="005D5556" w:rsidDel="002B517A">
                <w:rPr>
                  <w:rFonts w:ascii="Calibri" w:hAnsi="Calibri" w:cs="Calibri"/>
                  <w:color w:val="000000"/>
                </w:rPr>
                <w:delText>18</w:delText>
              </w:r>
            </w:del>
          </w:p>
        </w:tc>
        <w:tc>
          <w:tcPr>
            <w:tcW w:w="1249"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74C807D8" w14:textId="246449AD">
            <w:pPr>
              <w:spacing w:after="160" w:line="278" w:lineRule="auto"/>
              <w:contextualSpacing/>
              <w:rPr>
                <w:del w:author="KARLOVCEC, Barbara" w:date="2025-02-26T14:18:00Z" w16du:dateUtc="2025-02-26T13:18:00Z" w:id="3335"/>
                <w:rFonts w:ascii="Calibri" w:hAnsi="Calibri" w:cs="Calibri"/>
                <w:color w:val="000000"/>
              </w:rPr>
              <w:pPrChange w:author="KARLOVCEC, Barbara" w:date="2025-02-26T14:18:00Z" w16du:dateUtc="2025-02-26T13:18:00Z" w:id="3336">
                <w:pPr/>
              </w:pPrChange>
            </w:pPr>
            <w:del w:author="KARLOVCEC, Barbara" w:date="2025-02-26T14:18:00Z" w16du:dateUtc="2025-02-26T13:18:00Z" w:id="3337">
              <w:r w:rsidRPr="005D5556" w:rsidDel="002B517A">
                <w:rPr>
                  <w:rFonts w:ascii="Calibri" w:hAnsi="Calibri" w:cs="Calibri"/>
                  <w:color w:val="000000"/>
                </w:rPr>
                <w:delText>Dare Kilaso Ventures</w:delText>
              </w:r>
            </w:del>
          </w:p>
        </w:tc>
        <w:tc>
          <w:tcPr>
            <w:tcW w:w="1403"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38E1F044" w14:textId="4D0FB2F0">
            <w:pPr>
              <w:spacing w:after="160" w:line="278" w:lineRule="auto"/>
              <w:contextualSpacing/>
              <w:rPr>
                <w:del w:author="KARLOVCEC, Barbara" w:date="2025-02-26T14:18:00Z" w16du:dateUtc="2025-02-26T13:18:00Z" w:id="3338"/>
                <w:rFonts w:ascii="Calibri" w:hAnsi="Calibri" w:cs="Calibri"/>
                <w:color w:val="000000"/>
              </w:rPr>
              <w:pPrChange w:author="KARLOVCEC, Barbara" w:date="2025-02-26T14:18:00Z" w16du:dateUtc="2025-02-26T13:18:00Z" w:id="3339">
                <w:pPr/>
              </w:pPrChange>
            </w:pPr>
            <w:del w:author="KARLOVCEC, Barbara" w:date="2025-02-26T14:18:00Z" w16du:dateUtc="2025-02-26T13:18:00Z" w:id="3340">
              <w:r w:rsidRPr="005D5556" w:rsidDel="002B517A">
                <w:rPr>
                  <w:rFonts w:ascii="Calibri" w:hAnsi="Calibri" w:cs="Calibri"/>
                  <w:color w:val="000000"/>
                </w:rPr>
                <w:delText>Dare Kilaso</w:delText>
              </w:r>
            </w:del>
          </w:p>
        </w:tc>
        <w:tc>
          <w:tcPr>
            <w:tcW w:w="1269"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4ECB31DA" w14:textId="20199264">
            <w:pPr>
              <w:spacing w:after="160" w:line="278" w:lineRule="auto"/>
              <w:contextualSpacing/>
              <w:rPr>
                <w:del w:author="KARLOVCEC, Barbara" w:date="2025-02-26T14:18:00Z" w16du:dateUtc="2025-02-26T13:18:00Z" w:id="3341"/>
                <w:rFonts w:ascii="Calibri" w:hAnsi="Calibri" w:cs="Calibri"/>
                <w:color w:val="000000"/>
              </w:rPr>
              <w:pPrChange w:author="KARLOVCEC, Barbara" w:date="2025-02-26T14:18:00Z" w16du:dateUtc="2025-02-26T13:18:00Z" w:id="3342">
                <w:pPr/>
              </w:pPrChange>
            </w:pPr>
            <w:del w:author="KARLOVCEC, Barbara" w:date="2025-02-26T14:18:00Z" w16du:dateUtc="2025-02-26T13:18:00Z" w:id="3343">
              <w:r w:rsidRPr="005D5556" w:rsidDel="002B517A">
                <w:rPr>
                  <w:rFonts w:ascii="Calibri" w:hAnsi="Calibri" w:cs="Calibri"/>
                  <w:color w:val="000000"/>
                </w:rPr>
                <w:delText>08095358605</w:delText>
              </w:r>
            </w:del>
          </w:p>
        </w:tc>
        <w:tc>
          <w:tcPr>
            <w:tcW w:w="1387"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6444472B" w14:textId="6DCAF5EC">
            <w:pPr>
              <w:spacing w:after="160" w:line="278" w:lineRule="auto"/>
              <w:contextualSpacing/>
              <w:rPr>
                <w:del w:author="KARLOVCEC, Barbara" w:date="2025-02-26T14:18:00Z" w16du:dateUtc="2025-02-26T13:18:00Z" w:id="3344"/>
                <w:rFonts w:ascii="Calibri" w:hAnsi="Calibri" w:cs="Calibri"/>
                <w:color w:val="0563C1"/>
                <w:u w:val="single"/>
              </w:rPr>
              <w:pPrChange w:author="KARLOVCEC, Barbara" w:date="2025-02-26T14:18:00Z" w16du:dateUtc="2025-02-26T13:18:00Z" w:id="3345">
                <w:pPr/>
              </w:pPrChange>
            </w:pPr>
            <w:del w:author="KARLOVCEC, Barbara" w:date="2025-02-26T14:18:00Z" w16du:dateUtc="2025-02-26T13:18:00Z" w:id="3346">
              <w:r w:rsidDel="002B517A">
                <w:fldChar w:fldCharType="begin"/>
              </w:r>
              <w:r w:rsidDel="002B517A">
                <w:delInstrText>HYPERLINK "mailto:darekilasoventures@gmail.com"</w:delInstrText>
              </w:r>
              <w:r w:rsidDel="002B517A">
                <w:fldChar w:fldCharType="separate"/>
              </w:r>
              <w:r w:rsidRPr="005D5556" w:rsidDel="002B517A">
                <w:rPr>
                  <w:rFonts w:ascii="Calibri" w:hAnsi="Calibri" w:cs="Calibri"/>
                  <w:color w:val="0563C1"/>
                  <w:u w:val="single"/>
                </w:rPr>
                <w:delText>darekilasoventures@gmail.com</w:delText>
              </w:r>
              <w:r w:rsidDel="002B517A">
                <w:rPr>
                  <w:rFonts w:ascii="Calibri" w:hAnsi="Calibri" w:cs="Calibri"/>
                  <w:color w:val="0563C1"/>
                  <w:u w:val="single"/>
                </w:rPr>
                <w:fldChar w:fldCharType="end"/>
              </w:r>
            </w:del>
          </w:p>
        </w:tc>
        <w:tc>
          <w:tcPr>
            <w:tcW w:w="1276"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6BDEA0CB" w14:textId="7C8494B2">
            <w:pPr>
              <w:spacing w:after="160" w:line="278" w:lineRule="auto"/>
              <w:contextualSpacing/>
              <w:rPr>
                <w:del w:author="KARLOVCEC, Barbara" w:date="2025-02-26T14:18:00Z" w16du:dateUtc="2025-02-26T13:18:00Z" w:id="3347"/>
                <w:rFonts w:ascii="Calibri" w:hAnsi="Calibri" w:cs="Calibri"/>
                <w:color w:val="000000"/>
              </w:rPr>
              <w:pPrChange w:author="KARLOVCEC, Barbara" w:date="2025-02-26T14:18:00Z" w16du:dateUtc="2025-02-26T13:18:00Z" w:id="3348">
                <w:pPr/>
              </w:pPrChange>
            </w:pPr>
            <w:del w:author="KARLOVCEC, Barbara" w:date="2025-02-26T14:18:00Z" w16du:dateUtc="2025-02-26T13:18:00Z" w:id="3349">
              <w:r w:rsidRPr="005D5556" w:rsidDel="002B517A">
                <w:rPr>
                  <w:rFonts w:ascii="Calibri" w:hAnsi="Calibri" w:cs="Calibri"/>
                  <w:color w:val="000000"/>
                </w:rPr>
                <w:delText>North West</w:delText>
              </w:r>
            </w:del>
          </w:p>
        </w:tc>
        <w:tc>
          <w:tcPr>
            <w:tcW w:w="1417" w:type="dxa"/>
            <w:tcBorders>
              <w:top w:val="nil"/>
              <w:left w:val="nil"/>
              <w:bottom w:val="single" w:color="auto" w:sz="4" w:space="0"/>
              <w:right w:val="single" w:color="auto" w:sz="4" w:space="0"/>
            </w:tcBorders>
            <w:shd w:val="clear" w:color="000000" w:fill="FCE4D6"/>
            <w:vAlign w:val="center"/>
          </w:tcPr>
          <w:p w:rsidRPr="005D5556" w:rsidR="00FD217C" w:rsidDel="002B517A" w:rsidRDefault="00FD217C" w14:paraId="0C760FC5" w14:textId="05495F1D">
            <w:pPr>
              <w:spacing w:after="160" w:line="278" w:lineRule="auto"/>
              <w:contextualSpacing/>
              <w:rPr>
                <w:del w:author="KARLOVCEC, Barbara" w:date="2025-02-26T14:18:00Z" w16du:dateUtc="2025-02-26T13:18:00Z" w:id="3350"/>
                <w:rFonts w:ascii="Calibri" w:hAnsi="Calibri" w:cs="Calibri"/>
                <w:color w:val="000000"/>
              </w:rPr>
              <w:pPrChange w:author="KARLOVCEC, Barbara" w:date="2025-02-26T14:18:00Z" w16du:dateUtc="2025-02-26T13:18:00Z" w:id="3351">
                <w:pPr/>
              </w:pPrChange>
            </w:pPr>
          </w:p>
          <w:p w:rsidRPr="005D5556" w:rsidR="00FD217C" w:rsidDel="002B517A" w:rsidRDefault="00FD217C" w14:paraId="4C75E69A" w14:textId="2949C8D6">
            <w:pPr>
              <w:spacing w:after="160" w:line="278" w:lineRule="auto"/>
              <w:contextualSpacing/>
              <w:rPr>
                <w:del w:author="KARLOVCEC, Barbara" w:date="2025-02-26T14:18:00Z" w16du:dateUtc="2025-02-26T13:18:00Z" w:id="3352"/>
                <w:rFonts w:ascii="Calibri" w:hAnsi="Calibri" w:cs="Calibri"/>
                <w:color w:val="000000"/>
              </w:rPr>
              <w:pPrChange w:author="KARLOVCEC, Barbara" w:date="2025-02-26T14:18:00Z" w16du:dateUtc="2025-02-26T13:18:00Z" w:id="3353">
                <w:pPr/>
              </w:pPrChange>
            </w:pPr>
            <w:del w:author="KARLOVCEC, Barbara" w:date="2025-02-26T14:18:00Z" w16du:dateUtc="2025-02-26T13:18:00Z" w:id="3354">
              <w:r w:rsidRPr="005D5556" w:rsidDel="002B517A">
                <w:rPr>
                  <w:rFonts w:ascii="Calibri" w:hAnsi="Calibri" w:cs="Calibri"/>
                  <w:color w:val="000000"/>
                </w:rPr>
                <w:delText>ICE  MAKING MACHINE</w:delText>
              </w:r>
            </w:del>
          </w:p>
          <w:p w:rsidRPr="005D5556" w:rsidR="001718E6" w:rsidDel="002B517A" w:rsidRDefault="001718E6" w14:paraId="56CB7060" w14:textId="0EAA73D1">
            <w:pPr>
              <w:spacing w:after="160" w:line="278" w:lineRule="auto"/>
              <w:contextualSpacing/>
              <w:rPr>
                <w:del w:author="KARLOVCEC, Barbara" w:date="2025-02-26T14:18:00Z" w16du:dateUtc="2025-02-26T13:18:00Z" w:id="3355"/>
                <w:rFonts w:ascii="Calibri" w:hAnsi="Calibri" w:cs="Calibri"/>
                <w:color w:val="000000"/>
              </w:rPr>
              <w:pPrChange w:author="KARLOVCEC, Barbara" w:date="2025-02-26T14:18:00Z" w16du:dateUtc="2025-02-26T13:18:00Z" w:id="3356">
                <w:pPr/>
              </w:pPrChange>
            </w:pPr>
          </w:p>
        </w:tc>
        <w:tc>
          <w:tcPr>
            <w:tcW w:w="1417" w:type="dxa"/>
            <w:vMerge/>
            <w:tcBorders>
              <w:left w:val="nil"/>
              <w:right w:val="single" w:color="auto" w:sz="4" w:space="0"/>
            </w:tcBorders>
            <w:shd w:val="clear" w:color="000000" w:fill="FCE4D6"/>
          </w:tcPr>
          <w:p w:rsidRPr="005D5556" w:rsidR="001718E6" w:rsidDel="002B517A" w:rsidRDefault="001718E6" w14:paraId="345BA206" w14:textId="3C29C3A3">
            <w:pPr>
              <w:spacing w:after="160" w:line="278" w:lineRule="auto"/>
              <w:contextualSpacing/>
              <w:rPr>
                <w:del w:author="KARLOVCEC, Barbara" w:date="2025-02-26T14:18:00Z" w16du:dateUtc="2025-02-26T13:18:00Z" w:id="3357"/>
                <w:rFonts w:ascii="Calibri" w:hAnsi="Calibri" w:cs="Calibri"/>
                <w:color w:val="000000"/>
              </w:rPr>
              <w:pPrChange w:author="KARLOVCEC, Barbara" w:date="2025-02-26T14:18:00Z" w16du:dateUtc="2025-02-26T13:18:00Z" w:id="3358">
                <w:pPr/>
              </w:pPrChange>
            </w:pPr>
          </w:p>
        </w:tc>
      </w:tr>
      <w:tr w:rsidRPr="005D5556" w:rsidR="001718E6" w:rsidDel="002B517A" w:rsidTr="000128F9" w14:paraId="49E3D520" w14:textId="128B281D">
        <w:trPr>
          <w:trHeight w:val="408"/>
          <w:del w:author="KARLOVCEC, Barbara" w:date="2025-02-26T14:18:00Z" w:id="3359"/>
        </w:trPr>
        <w:tc>
          <w:tcPr>
            <w:tcW w:w="447"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1718E6" w:rsidDel="002B517A" w:rsidRDefault="001718E6" w14:paraId="660F7DC5" w14:textId="75B309E3">
            <w:pPr>
              <w:spacing w:after="160" w:line="278" w:lineRule="auto"/>
              <w:contextualSpacing/>
              <w:rPr>
                <w:del w:author="KARLOVCEC, Barbara" w:date="2025-02-26T14:18:00Z" w16du:dateUtc="2025-02-26T13:18:00Z" w:id="3360"/>
                <w:rFonts w:ascii="Calibri" w:hAnsi="Calibri" w:cs="Calibri"/>
                <w:color w:val="000000"/>
              </w:rPr>
              <w:pPrChange w:author="KARLOVCEC, Barbara" w:date="2025-02-26T14:18:00Z" w16du:dateUtc="2025-02-26T13:18:00Z" w:id="3361">
                <w:pPr/>
              </w:pPrChange>
            </w:pPr>
            <w:del w:author="KARLOVCEC, Barbara" w:date="2025-02-26T14:18:00Z" w16du:dateUtc="2025-02-26T13:18:00Z" w:id="3362">
              <w:r w:rsidRPr="005D5556" w:rsidDel="002B517A">
                <w:rPr>
                  <w:rFonts w:ascii="Calibri" w:hAnsi="Calibri" w:cs="Calibri"/>
                  <w:color w:val="000000"/>
                </w:rPr>
                <w:delText>19</w:delText>
              </w:r>
            </w:del>
          </w:p>
        </w:tc>
        <w:tc>
          <w:tcPr>
            <w:tcW w:w="1249"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7B58EE9E" w14:textId="406F4075">
            <w:pPr>
              <w:spacing w:after="160" w:line="278" w:lineRule="auto"/>
              <w:contextualSpacing/>
              <w:rPr>
                <w:del w:author="KARLOVCEC, Barbara" w:date="2025-02-26T14:18:00Z" w16du:dateUtc="2025-02-26T13:18:00Z" w:id="3363"/>
                <w:rFonts w:ascii="Calibri" w:hAnsi="Calibri" w:cs="Calibri"/>
                <w:color w:val="000000"/>
              </w:rPr>
              <w:pPrChange w:author="KARLOVCEC, Barbara" w:date="2025-02-26T14:18:00Z" w16du:dateUtc="2025-02-26T13:18:00Z" w:id="3364">
                <w:pPr/>
              </w:pPrChange>
            </w:pPr>
            <w:del w:author="KARLOVCEC, Barbara" w:date="2025-02-26T14:18:00Z" w16du:dateUtc="2025-02-26T13:18:00Z" w:id="3365">
              <w:r w:rsidRPr="005D5556" w:rsidDel="002B517A">
                <w:rPr>
                  <w:rFonts w:ascii="Calibri" w:hAnsi="Calibri" w:cs="Calibri"/>
                  <w:color w:val="000000"/>
                </w:rPr>
                <w:delText>Elharun Construction Company</w:delText>
              </w:r>
            </w:del>
          </w:p>
        </w:tc>
        <w:tc>
          <w:tcPr>
            <w:tcW w:w="1403"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1DC70D80" w14:textId="70576680">
            <w:pPr>
              <w:spacing w:after="160" w:line="278" w:lineRule="auto"/>
              <w:contextualSpacing/>
              <w:rPr>
                <w:del w:author="KARLOVCEC, Barbara" w:date="2025-02-26T14:18:00Z" w16du:dateUtc="2025-02-26T13:18:00Z" w:id="3366"/>
                <w:rFonts w:ascii="Calibri" w:hAnsi="Calibri" w:cs="Calibri"/>
                <w:color w:val="000000"/>
              </w:rPr>
              <w:pPrChange w:author="KARLOVCEC, Barbara" w:date="2025-02-26T14:18:00Z" w16du:dateUtc="2025-02-26T13:18:00Z" w:id="3367">
                <w:pPr/>
              </w:pPrChange>
            </w:pPr>
            <w:del w:author="KARLOVCEC, Barbara" w:date="2025-02-26T14:18:00Z" w16du:dateUtc="2025-02-26T13:18:00Z" w:id="3368">
              <w:r w:rsidRPr="005D5556" w:rsidDel="002B517A">
                <w:rPr>
                  <w:rFonts w:ascii="Calibri" w:hAnsi="Calibri" w:cs="Calibri"/>
                  <w:color w:val="000000"/>
                </w:rPr>
                <w:delText>Ilyasu Abdulhameed</w:delText>
              </w:r>
            </w:del>
          </w:p>
        </w:tc>
        <w:tc>
          <w:tcPr>
            <w:tcW w:w="1269"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785DA2C4" w14:textId="11AAD65D">
            <w:pPr>
              <w:spacing w:after="160" w:line="278" w:lineRule="auto"/>
              <w:contextualSpacing/>
              <w:rPr>
                <w:del w:author="KARLOVCEC, Barbara" w:date="2025-02-26T14:18:00Z" w16du:dateUtc="2025-02-26T13:18:00Z" w:id="3369"/>
                <w:rFonts w:ascii="Calibri" w:hAnsi="Calibri" w:cs="Calibri"/>
                <w:color w:val="000000"/>
              </w:rPr>
              <w:pPrChange w:author="KARLOVCEC, Barbara" w:date="2025-02-26T14:18:00Z" w16du:dateUtc="2025-02-26T13:18:00Z" w:id="3370">
                <w:pPr/>
              </w:pPrChange>
            </w:pPr>
            <w:del w:author="KARLOVCEC, Barbara" w:date="2025-02-26T14:18:00Z" w16du:dateUtc="2025-02-26T13:18:00Z" w:id="3371">
              <w:r w:rsidRPr="005D5556" w:rsidDel="002B517A">
                <w:rPr>
                  <w:rFonts w:ascii="Calibri" w:hAnsi="Calibri" w:cs="Calibri"/>
                  <w:color w:val="000000"/>
                </w:rPr>
                <w:delText>8023101662 08028672143</w:delText>
              </w:r>
            </w:del>
          </w:p>
        </w:tc>
        <w:tc>
          <w:tcPr>
            <w:tcW w:w="1387"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3B3A2D0B" w14:textId="31C6D96C">
            <w:pPr>
              <w:spacing w:after="160" w:line="278" w:lineRule="auto"/>
              <w:contextualSpacing/>
              <w:rPr>
                <w:del w:author="KARLOVCEC, Barbara" w:date="2025-02-26T14:18:00Z" w16du:dateUtc="2025-02-26T13:18:00Z" w:id="3372"/>
                <w:rFonts w:ascii="Calibri" w:hAnsi="Calibri" w:cs="Calibri"/>
                <w:color w:val="0563C1"/>
                <w:u w:val="single"/>
              </w:rPr>
              <w:pPrChange w:author="KARLOVCEC, Barbara" w:date="2025-02-26T14:18:00Z" w16du:dateUtc="2025-02-26T13:18:00Z" w:id="3373">
                <w:pPr/>
              </w:pPrChange>
            </w:pPr>
            <w:del w:author="KARLOVCEC, Barbara" w:date="2025-02-26T14:18:00Z" w16du:dateUtc="2025-02-26T13:18:00Z" w:id="3374">
              <w:r w:rsidDel="002B517A">
                <w:fldChar w:fldCharType="begin"/>
              </w:r>
              <w:r w:rsidDel="002B517A">
                <w:delInstrText>HYPERLINK "mailto:Iharunmusa57@gmail.com"</w:delInstrText>
              </w:r>
              <w:r w:rsidDel="002B517A">
                <w:fldChar w:fldCharType="separate"/>
              </w:r>
              <w:r w:rsidRPr="005D5556" w:rsidDel="002B517A">
                <w:rPr>
                  <w:rFonts w:ascii="Calibri" w:hAnsi="Calibri" w:cs="Calibri"/>
                  <w:color w:val="0563C1"/>
                  <w:u w:val="single"/>
                </w:rPr>
                <w:delText>Iharunmusa57@gmail.com</w:delText>
              </w:r>
              <w:r w:rsidDel="002B517A">
                <w:rPr>
                  <w:rFonts w:ascii="Calibri" w:hAnsi="Calibri" w:cs="Calibri"/>
                  <w:color w:val="0563C1"/>
                  <w:u w:val="single"/>
                </w:rPr>
                <w:fldChar w:fldCharType="end"/>
              </w:r>
            </w:del>
          </w:p>
        </w:tc>
        <w:tc>
          <w:tcPr>
            <w:tcW w:w="1276"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1C28E751" w14:textId="0AC0B930">
            <w:pPr>
              <w:spacing w:after="160" w:line="278" w:lineRule="auto"/>
              <w:contextualSpacing/>
              <w:rPr>
                <w:del w:author="KARLOVCEC, Barbara" w:date="2025-02-26T14:18:00Z" w16du:dateUtc="2025-02-26T13:18:00Z" w:id="3375"/>
                <w:rFonts w:ascii="Calibri" w:hAnsi="Calibri" w:cs="Calibri"/>
                <w:color w:val="000000"/>
              </w:rPr>
              <w:pPrChange w:author="KARLOVCEC, Barbara" w:date="2025-02-26T14:18:00Z" w16du:dateUtc="2025-02-26T13:18:00Z" w:id="3376">
                <w:pPr/>
              </w:pPrChange>
            </w:pPr>
            <w:del w:author="KARLOVCEC, Barbara" w:date="2025-02-26T14:18:00Z" w16du:dateUtc="2025-02-26T13:18:00Z" w:id="3377">
              <w:r w:rsidRPr="005D5556" w:rsidDel="002B517A">
                <w:rPr>
                  <w:rFonts w:ascii="Calibri" w:hAnsi="Calibri" w:cs="Calibri"/>
                  <w:color w:val="000000"/>
                </w:rPr>
                <w:delText>North West</w:delText>
              </w:r>
            </w:del>
          </w:p>
        </w:tc>
        <w:tc>
          <w:tcPr>
            <w:tcW w:w="1417" w:type="dxa"/>
            <w:tcBorders>
              <w:top w:val="nil"/>
              <w:left w:val="nil"/>
              <w:bottom w:val="single" w:color="auto" w:sz="4" w:space="0"/>
              <w:right w:val="single" w:color="auto" w:sz="4" w:space="0"/>
            </w:tcBorders>
            <w:shd w:val="clear" w:color="000000" w:fill="FCE4D6"/>
            <w:vAlign w:val="center"/>
          </w:tcPr>
          <w:p w:rsidRPr="005D5556" w:rsidR="00FD217C" w:rsidDel="002B517A" w:rsidRDefault="00FD217C" w14:paraId="59B4897F" w14:textId="1E8D0F20">
            <w:pPr>
              <w:spacing w:after="160" w:line="278" w:lineRule="auto"/>
              <w:contextualSpacing/>
              <w:rPr>
                <w:del w:author="KARLOVCEC, Barbara" w:date="2025-02-26T14:18:00Z" w16du:dateUtc="2025-02-26T13:18:00Z" w:id="3378"/>
                <w:rFonts w:ascii="Calibri" w:hAnsi="Calibri" w:cs="Calibri"/>
                <w:color w:val="000000"/>
              </w:rPr>
              <w:pPrChange w:author="KARLOVCEC, Barbara" w:date="2025-02-26T14:18:00Z" w16du:dateUtc="2025-02-26T13:18:00Z" w:id="3379">
                <w:pPr/>
              </w:pPrChange>
            </w:pPr>
          </w:p>
          <w:p w:rsidRPr="005D5556" w:rsidR="00FD217C" w:rsidDel="002B517A" w:rsidRDefault="00FD217C" w14:paraId="1B8E3457" w14:textId="5EBA1758">
            <w:pPr>
              <w:spacing w:after="160" w:line="278" w:lineRule="auto"/>
              <w:contextualSpacing/>
              <w:rPr>
                <w:del w:author="KARLOVCEC, Barbara" w:date="2025-02-26T14:18:00Z" w16du:dateUtc="2025-02-26T13:18:00Z" w:id="3380"/>
                <w:rFonts w:ascii="Calibri" w:hAnsi="Calibri" w:cs="Calibri"/>
                <w:color w:val="000000"/>
              </w:rPr>
              <w:pPrChange w:author="KARLOVCEC, Barbara" w:date="2025-02-26T14:18:00Z" w16du:dateUtc="2025-02-26T13:18:00Z" w:id="3381">
                <w:pPr/>
              </w:pPrChange>
            </w:pPr>
            <w:del w:author="KARLOVCEC, Barbara" w:date="2025-02-26T14:18:00Z" w16du:dateUtc="2025-02-26T13:18:00Z" w:id="3382">
              <w:r w:rsidRPr="005D5556" w:rsidDel="002B517A">
                <w:rPr>
                  <w:rFonts w:ascii="Calibri" w:hAnsi="Calibri" w:cs="Calibri"/>
                  <w:color w:val="000000"/>
                </w:rPr>
                <w:delText xml:space="preserve">ICE  MAKING MACHINE/ </w:delText>
              </w:r>
              <w:r w:rsidRPr="005D5556" w:rsidDel="002B517A">
                <w:rPr>
                  <w:rFonts w:ascii="Calibri" w:hAnsi="Calibri" w:cs="Calibri"/>
                  <w:color w:val="000000"/>
                </w:rPr>
                <w:br/>
              </w:r>
              <w:r w:rsidRPr="005D5556" w:rsidDel="002B517A">
                <w:rPr>
                  <w:rFonts w:ascii="Calibri" w:hAnsi="Calibri" w:cs="Calibri"/>
                  <w:color w:val="000000"/>
                </w:rPr>
                <w:delText>COLD ROOM/ REFRIGERATOR</w:delText>
              </w:r>
            </w:del>
          </w:p>
          <w:p w:rsidRPr="005D5556" w:rsidR="001718E6" w:rsidDel="002B517A" w:rsidRDefault="001718E6" w14:paraId="683EBCF4" w14:textId="241E6FF9">
            <w:pPr>
              <w:spacing w:after="160" w:line="278" w:lineRule="auto"/>
              <w:contextualSpacing/>
              <w:rPr>
                <w:del w:author="KARLOVCEC, Barbara" w:date="2025-02-26T14:18:00Z" w16du:dateUtc="2025-02-26T13:18:00Z" w:id="3383"/>
                <w:rFonts w:ascii="Calibri" w:hAnsi="Calibri" w:cs="Calibri"/>
                <w:color w:val="000000"/>
              </w:rPr>
              <w:pPrChange w:author="KARLOVCEC, Barbara" w:date="2025-02-26T14:18:00Z" w16du:dateUtc="2025-02-26T13:18:00Z" w:id="3384">
                <w:pPr/>
              </w:pPrChange>
            </w:pPr>
          </w:p>
        </w:tc>
        <w:tc>
          <w:tcPr>
            <w:tcW w:w="1417" w:type="dxa"/>
            <w:vMerge/>
            <w:tcBorders>
              <w:left w:val="nil"/>
              <w:right w:val="single" w:color="auto" w:sz="4" w:space="0"/>
            </w:tcBorders>
            <w:shd w:val="clear" w:color="000000" w:fill="FCE4D6"/>
          </w:tcPr>
          <w:p w:rsidRPr="005D5556" w:rsidR="001718E6" w:rsidDel="002B517A" w:rsidRDefault="001718E6" w14:paraId="2D5728F2" w14:textId="3EBA779A">
            <w:pPr>
              <w:spacing w:after="160" w:line="278" w:lineRule="auto"/>
              <w:contextualSpacing/>
              <w:rPr>
                <w:del w:author="KARLOVCEC, Barbara" w:date="2025-02-26T14:18:00Z" w16du:dateUtc="2025-02-26T13:18:00Z" w:id="3385"/>
                <w:rFonts w:ascii="Calibri" w:hAnsi="Calibri" w:cs="Calibri"/>
                <w:color w:val="000000"/>
              </w:rPr>
              <w:pPrChange w:author="KARLOVCEC, Barbara" w:date="2025-02-26T14:18:00Z" w16du:dateUtc="2025-02-26T13:18:00Z" w:id="3386">
                <w:pPr/>
              </w:pPrChange>
            </w:pPr>
          </w:p>
        </w:tc>
      </w:tr>
      <w:tr w:rsidRPr="005D5556" w:rsidR="001718E6" w:rsidDel="002B517A" w:rsidTr="000128F9" w14:paraId="33E6F8F6" w14:textId="667943D2">
        <w:trPr>
          <w:trHeight w:val="408"/>
          <w:del w:author="KARLOVCEC, Barbara" w:date="2025-02-26T14:18:00Z" w:id="3387"/>
        </w:trPr>
        <w:tc>
          <w:tcPr>
            <w:tcW w:w="447"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1718E6" w:rsidDel="002B517A" w:rsidRDefault="001718E6" w14:paraId="44740976" w14:textId="1CB13EAD">
            <w:pPr>
              <w:spacing w:after="160" w:line="278" w:lineRule="auto"/>
              <w:contextualSpacing/>
              <w:rPr>
                <w:del w:author="KARLOVCEC, Barbara" w:date="2025-02-26T14:18:00Z" w16du:dateUtc="2025-02-26T13:18:00Z" w:id="3388"/>
                <w:rFonts w:ascii="Calibri" w:hAnsi="Calibri" w:cs="Calibri"/>
                <w:color w:val="000000"/>
              </w:rPr>
              <w:pPrChange w:author="KARLOVCEC, Barbara" w:date="2025-02-26T14:18:00Z" w16du:dateUtc="2025-02-26T13:18:00Z" w:id="3389">
                <w:pPr/>
              </w:pPrChange>
            </w:pPr>
            <w:del w:author="KARLOVCEC, Barbara" w:date="2025-02-26T14:18:00Z" w16du:dateUtc="2025-02-26T13:18:00Z" w:id="3390">
              <w:r w:rsidRPr="005D5556" w:rsidDel="002B517A">
                <w:rPr>
                  <w:rFonts w:ascii="Calibri" w:hAnsi="Calibri" w:cs="Calibri"/>
                  <w:color w:val="000000"/>
                </w:rPr>
                <w:delText>20</w:delText>
              </w:r>
            </w:del>
          </w:p>
        </w:tc>
        <w:tc>
          <w:tcPr>
            <w:tcW w:w="1249"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329BCFBB" w14:textId="5B51E779">
            <w:pPr>
              <w:spacing w:after="160" w:line="278" w:lineRule="auto"/>
              <w:contextualSpacing/>
              <w:rPr>
                <w:del w:author="KARLOVCEC, Barbara" w:date="2025-02-26T14:18:00Z" w16du:dateUtc="2025-02-26T13:18:00Z" w:id="3391"/>
                <w:rFonts w:ascii="Calibri" w:hAnsi="Calibri" w:cs="Calibri"/>
                <w:color w:val="000000"/>
              </w:rPr>
              <w:pPrChange w:author="KARLOVCEC, Barbara" w:date="2025-02-26T14:18:00Z" w16du:dateUtc="2025-02-26T13:18:00Z" w:id="3392">
                <w:pPr/>
              </w:pPrChange>
            </w:pPr>
            <w:del w:author="KARLOVCEC, Barbara" w:date="2025-02-26T14:18:00Z" w16du:dateUtc="2025-02-26T13:18:00Z" w:id="3393">
              <w:r w:rsidRPr="005D5556" w:rsidDel="002B517A">
                <w:rPr>
                  <w:rFonts w:ascii="Calibri" w:hAnsi="Calibri" w:cs="Calibri"/>
                  <w:color w:val="000000"/>
                </w:rPr>
                <w:delText>Chris Sunny Refrigeration</w:delText>
              </w:r>
            </w:del>
          </w:p>
        </w:tc>
        <w:tc>
          <w:tcPr>
            <w:tcW w:w="1403"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1E7D06F0" w14:textId="153F927D">
            <w:pPr>
              <w:spacing w:after="160" w:line="278" w:lineRule="auto"/>
              <w:contextualSpacing/>
              <w:rPr>
                <w:del w:author="KARLOVCEC, Barbara" w:date="2025-02-26T14:18:00Z" w16du:dateUtc="2025-02-26T13:18:00Z" w:id="3394"/>
                <w:rFonts w:ascii="Calibri" w:hAnsi="Calibri" w:cs="Calibri"/>
                <w:color w:val="000000"/>
              </w:rPr>
              <w:pPrChange w:author="KARLOVCEC, Barbara" w:date="2025-02-26T14:18:00Z" w16du:dateUtc="2025-02-26T13:18:00Z" w:id="3395">
                <w:pPr/>
              </w:pPrChange>
            </w:pPr>
            <w:del w:author="KARLOVCEC, Barbara" w:date="2025-02-26T14:18:00Z" w16du:dateUtc="2025-02-26T13:18:00Z" w:id="3396">
              <w:r w:rsidRPr="005D5556" w:rsidDel="002B517A">
                <w:rPr>
                  <w:rFonts w:ascii="Calibri" w:hAnsi="Calibri" w:cs="Calibri"/>
                  <w:color w:val="000000"/>
                </w:rPr>
                <w:delText>Balogun Christopher S.</w:delText>
              </w:r>
            </w:del>
          </w:p>
        </w:tc>
        <w:tc>
          <w:tcPr>
            <w:tcW w:w="1269"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3D7FDC09" w14:textId="2B95EEA8">
            <w:pPr>
              <w:spacing w:after="160" w:line="278" w:lineRule="auto"/>
              <w:contextualSpacing/>
              <w:rPr>
                <w:del w:author="KARLOVCEC, Barbara" w:date="2025-02-26T14:18:00Z" w16du:dateUtc="2025-02-26T13:18:00Z" w:id="3397"/>
                <w:rFonts w:ascii="Calibri" w:hAnsi="Calibri" w:cs="Calibri"/>
                <w:color w:val="000000"/>
              </w:rPr>
              <w:pPrChange w:author="KARLOVCEC, Barbara" w:date="2025-02-26T14:18:00Z" w16du:dateUtc="2025-02-26T13:18:00Z" w:id="3398">
                <w:pPr/>
              </w:pPrChange>
            </w:pPr>
            <w:del w:author="KARLOVCEC, Barbara" w:date="2025-02-26T14:18:00Z" w16du:dateUtc="2025-02-26T13:18:00Z" w:id="3399">
              <w:r w:rsidRPr="005D5556" w:rsidDel="002B517A">
                <w:rPr>
                  <w:rFonts w:ascii="Calibri" w:hAnsi="Calibri" w:cs="Calibri"/>
                  <w:color w:val="000000"/>
                </w:rPr>
                <w:delText>08035035298</w:delText>
              </w:r>
            </w:del>
          </w:p>
        </w:tc>
        <w:tc>
          <w:tcPr>
            <w:tcW w:w="1387"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6D291D9C" w14:textId="14F7AF3A">
            <w:pPr>
              <w:spacing w:after="160" w:line="278" w:lineRule="auto"/>
              <w:contextualSpacing/>
              <w:rPr>
                <w:del w:author="KARLOVCEC, Barbara" w:date="2025-02-26T14:18:00Z" w16du:dateUtc="2025-02-26T13:18:00Z" w:id="3400"/>
                <w:rFonts w:ascii="Calibri" w:hAnsi="Calibri" w:cs="Calibri"/>
                <w:color w:val="0070C0"/>
                <w:u w:val="single"/>
              </w:rPr>
              <w:pPrChange w:author="KARLOVCEC, Barbara" w:date="2025-02-26T14:18:00Z" w16du:dateUtc="2025-02-26T13:18:00Z" w:id="3401">
                <w:pPr/>
              </w:pPrChange>
            </w:pPr>
            <w:del w:author="KARLOVCEC, Barbara" w:date="2025-02-26T14:18:00Z" w16du:dateUtc="2025-02-26T13:18:00Z" w:id="3402">
              <w:r w:rsidRPr="005D5556" w:rsidDel="002B517A">
                <w:rPr>
                  <w:rFonts w:ascii="Calibri" w:hAnsi="Calibri" w:cs="Calibri"/>
                  <w:color w:val="0070C0"/>
                  <w:u w:val="single"/>
                </w:rPr>
                <w:delText> </w:delText>
              </w:r>
            </w:del>
          </w:p>
        </w:tc>
        <w:tc>
          <w:tcPr>
            <w:tcW w:w="1276"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0B796033" w14:textId="026A8789">
            <w:pPr>
              <w:spacing w:after="160" w:line="278" w:lineRule="auto"/>
              <w:contextualSpacing/>
              <w:rPr>
                <w:del w:author="KARLOVCEC, Barbara" w:date="2025-02-26T14:18:00Z" w16du:dateUtc="2025-02-26T13:18:00Z" w:id="3403"/>
                <w:rFonts w:ascii="Calibri" w:hAnsi="Calibri" w:cs="Calibri"/>
                <w:color w:val="000000"/>
              </w:rPr>
              <w:pPrChange w:author="KARLOVCEC, Barbara" w:date="2025-02-26T14:18:00Z" w16du:dateUtc="2025-02-26T13:18:00Z" w:id="3404">
                <w:pPr/>
              </w:pPrChange>
            </w:pPr>
            <w:del w:author="KARLOVCEC, Barbara" w:date="2025-02-26T14:18:00Z" w16du:dateUtc="2025-02-26T13:18:00Z" w:id="3405">
              <w:r w:rsidRPr="005D5556" w:rsidDel="002B517A">
                <w:rPr>
                  <w:rFonts w:ascii="Calibri" w:hAnsi="Calibri" w:cs="Calibri"/>
                  <w:color w:val="000000"/>
                </w:rPr>
                <w:delText>North Central</w:delText>
              </w:r>
            </w:del>
          </w:p>
        </w:tc>
        <w:tc>
          <w:tcPr>
            <w:tcW w:w="1417" w:type="dxa"/>
            <w:tcBorders>
              <w:top w:val="nil"/>
              <w:left w:val="nil"/>
              <w:bottom w:val="single" w:color="auto" w:sz="4" w:space="0"/>
              <w:right w:val="single" w:color="auto" w:sz="4" w:space="0"/>
            </w:tcBorders>
            <w:shd w:val="clear" w:color="000000" w:fill="FCE4D6"/>
            <w:vAlign w:val="center"/>
          </w:tcPr>
          <w:p w:rsidRPr="005D5556" w:rsidR="00BE3E4C" w:rsidDel="002B517A" w:rsidRDefault="00BE3E4C" w14:paraId="7E50E38B" w14:textId="6C1DA6C7">
            <w:pPr>
              <w:spacing w:after="160" w:line="278" w:lineRule="auto"/>
              <w:contextualSpacing/>
              <w:rPr>
                <w:del w:author="KARLOVCEC, Barbara" w:date="2025-02-26T14:18:00Z" w16du:dateUtc="2025-02-26T13:18:00Z" w:id="3406"/>
                <w:rFonts w:ascii="Calibri" w:hAnsi="Calibri" w:cs="Calibri"/>
                <w:color w:val="000000"/>
              </w:rPr>
              <w:pPrChange w:author="KARLOVCEC, Barbara" w:date="2025-02-26T14:18:00Z" w16du:dateUtc="2025-02-26T13:18:00Z" w:id="3407">
                <w:pPr/>
              </w:pPrChange>
            </w:pPr>
            <w:del w:author="KARLOVCEC, Barbara" w:date="2025-02-26T14:18:00Z" w16du:dateUtc="2025-02-26T13:18:00Z" w:id="3408">
              <w:r w:rsidRPr="005D5556" w:rsidDel="002B517A">
                <w:rPr>
                  <w:rFonts w:ascii="Calibri" w:hAnsi="Calibri" w:cs="Calibri"/>
                  <w:color w:val="000000"/>
                </w:rPr>
                <w:delText xml:space="preserve">ICE  MAKING MACHINE/ </w:delText>
              </w:r>
              <w:r w:rsidRPr="005D5556" w:rsidDel="002B517A">
                <w:rPr>
                  <w:rFonts w:ascii="Calibri" w:hAnsi="Calibri" w:cs="Calibri"/>
                  <w:color w:val="000000"/>
                </w:rPr>
                <w:br/>
              </w:r>
              <w:r w:rsidRPr="005D5556" w:rsidDel="002B517A">
                <w:rPr>
                  <w:rFonts w:ascii="Calibri" w:hAnsi="Calibri" w:cs="Calibri"/>
                  <w:color w:val="000000"/>
                </w:rPr>
                <w:delText>COLD ROOM</w:delText>
              </w:r>
            </w:del>
          </w:p>
          <w:p w:rsidRPr="005D5556" w:rsidR="001718E6" w:rsidDel="002B517A" w:rsidRDefault="001718E6" w14:paraId="4A6C32D5" w14:textId="48940A51">
            <w:pPr>
              <w:spacing w:after="160" w:line="278" w:lineRule="auto"/>
              <w:contextualSpacing/>
              <w:rPr>
                <w:del w:author="KARLOVCEC, Barbara" w:date="2025-02-26T14:18:00Z" w16du:dateUtc="2025-02-26T13:18:00Z" w:id="3409"/>
                <w:rFonts w:ascii="Calibri" w:hAnsi="Calibri" w:cs="Calibri"/>
                <w:color w:val="000000"/>
              </w:rPr>
              <w:pPrChange w:author="KARLOVCEC, Barbara" w:date="2025-02-26T14:18:00Z" w16du:dateUtc="2025-02-26T13:18:00Z" w:id="3410">
                <w:pPr/>
              </w:pPrChange>
            </w:pPr>
          </w:p>
        </w:tc>
        <w:tc>
          <w:tcPr>
            <w:tcW w:w="1417" w:type="dxa"/>
            <w:vMerge/>
            <w:tcBorders>
              <w:left w:val="nil"/>
              <w:right w:val="single" w:color="auto" w:sz="4" w:space="0"/>
            </w:tcBorders>
            <w:shd w:val="clear" w:color="000000" w:fill="FCE4D6"/>
          </w:tcPr>
          <w:p w:rsidRPr="005D5556" w:rsidR="001718E6" w:rsidDel="002B517A" w:rsidRDefault="001718E6" w14:paraId="611E2995" w14:textId="725CA029">
            <w:pPr>
              <w:spacing w:after="160" w:line="278" w:lineRule="auto"/>
              <w:contextualSpacing/>
              <w:rPr>
                <w:del w:author="KARLOVCEC, Barbara" w:date="2025-02-26T14:18:00Z" w16du:dateUtc="2025-02-26T13:18:00Z" w:id="3411"/>
                <w:rFonts w:ascii="Calibri" w:hAnsi="Calibri" w:cs="Calibri"/>
                <w:color w:val="000000"/>
              </w:rPr>
              <w:pPrChange w:author="KARLOVCEC, Barbara" w:date="2025-02-26T14:18:00Z" w16du:dateUtc="2025-02-26T13:18:00Z" w:id="3412">
                <w:pPr/>
              </w:pPrChange>
            </w:pPr>
          </w:p>
        </w:tc>
      </w:tr>
      <w:tr w:rsidRPr="005D5556" w:rsidR="001718E6" w:rsidDel="002B517A" w:rsidTr="000128F9" w14:paraId="02F038D4" w14:textId="66A9C416">
        <w:trPr>
          <w:trHeight w:val="408"/>
          <w:del w:author="KARLOVCEC, Barbara" w:date="2025-02-26T14:18:00Z" w:id="3413"/>
        </w:trPr>
        <w:tc>
          <w:tcPr>
            <w:tcW w:w="447"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1718E6" w:rsidDel="002B517A" w:rsidRDefault="001718E6" w14:paraId="3EE9B834" w14:textId="0B0EFA1B">
            <w:pPr>
              <w:spacing w:after="160" w:line="278" w:lineRule="auto"/>
              <w:contextualSpacing/>
              <w:rPr>
                <w:del w:author="KARLOVCEC, Barbara" w:date="2025-02-26T14:18:00Z" w16du:dateUtc="2025-02-26T13:18:00Z" w:id="3414"/>
                <w:rFonts w:ascii="Calibri" w:hAnsi="Calibri" w:cs="Calibri"/>
                <w:color w:val="000000"/>
              </w:rPr>
              <w:pPrChange w:author="KARLOVCEC, Barbara" w:date="2025-02-26T14:18:00Z" w16du:dateUtc="2025-02-26T13:18:00Z" w:id="3415">
                <w:pPr/>
              </w:pPrChange>
            </w:pPr>
            <w:del w:author="KARLOVCEC, Barbara" w:date="2025-02-26T14:18:00Z" w16du:dateUtc="2025-02-26T13:18:00Z" w:id="3416">
              <w:r w:rsidRPr="005D5556" w:rsidDel="002B517A">
                <w:rPr>
                  <w:rFonts w:ascii="Calibri" w:hAnsi="Calibri" w:cs="Calibri"/>
                  <w:color w:val="000000"/>
                </w:rPr>
                <w:delText>21</w:delText>
              </w:r>
            </w:del>
          </w:p>
        </w:tc>
        <w:tc>
          <w:tcPr>
            <w:tcW w:w="1249"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274C7DA1" w14:textId="31AD1A3E">
            <w:pPr>
              <w:spacing w:after="160" w:line="278" w:lineRule="auto"/>
              <w:contextualSpacing/>
              <w:rPr>
                <w:del w:author="KARLOVCEC, Barbara" w:date="2025-02-26T14:18:00Z" w16du:dateUtc="2025-02-26T13:18:00Z" w:id="3417"/>
                <w:rFonts w:ascii="Calibri" w:hAnsi="Calibri" w:cs="Calibri"/>
                <w:color w:val="000000"/>
              </w:rPr>
              <w:pPrChange w:author="KARLOVCEC, Barbara" w:date="2025-02-26T14:18:00Z" w16du:dateUtc="2025-02-26T13:18:00Z" w:id="3418">
                <w:pPr/>
              </w:pPrChange>
            </w:pPr>
            <w:del w:author="KARLOVCEC, Barbara" w:date="2025-02-26T14:18:00Z" w16du:dateUtc="2025-02-26T13:18:00Z" w:id="3419">
              <w:r w:rsidRPr="005D5556" w:rsidDel="002B517A">
                <w:rPr>
                  <w:rFonts w:ascii="Calibri" w:hAnsi="Calibri" w:cs="Calibri"/>
                  <w:color w:val="000000"/>
                </w:rPr>
                <w:delText>Supreme Refrigeration Works</w:delText>
              </w:r>
            </w:del>
          </w:p>
        </w:tc>
        <w:tc>
          <w:tcPr>
            <w:tcW w:w="1403"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3C7C620E" w14:textId="6C37DADF">
            <w:pPr>
              <w:spacing w:after="160" w:line="278" w:lineRule="auto"/>
              <w:contextualSpacing/>
              <w:rPr>
                <w:del w:author="KARLOVCEC, Barbara" w:date="2025-02-26T14:18:00Z" w16du:dateUtc="2025-02-26T13:18:00Z" w:id="3420"/>
                <w:rFonts w:ascii="Calibri" w:hAnsi="Calibri" w:cs="Calibri"/>
                <w:color w:val="000000"/>
              </w:rPr>
              <w:pPrChange w:author="KARLOVCEC, Barbara" w:date="2025-02-26T14:18:00Z" w16du:dateUtc="2025-02-26T13:18:00Z" w:id="3421">
                <w:pPr/>
              </w:pPrChange>
            </w:pPr>
            <w:del w:author="KARLOVCEC, Barbara" w:date="2025-02-26T14:18:00Z" w16du:dateUtc="2025-02-26T13:18:00Z" w:id="3422">
              <w:r w:rsidRPr="005D5556" w:rsidDel="002B517A">
                <w:rPr>
                  <w:rFonts w:ascii="Calibri" w:hAnsi="Calibri" w:cs="Calibri"/>
                  <w:color w:val="000000"/>
                </w:rPr>
                <w:delText>Isaac Kunle Oni</w:delText>
              </w:r>
            </w:del>
          </w:p>
        </w:tc>
        <w:tc>
          <w:tcPr>
            <w:tcW w:w="1269"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0ACA8164" w14:textId="37416881">
            <w:pPr>
              <w:spacing w:after="160" w:line="278" w:lineRule="auto"/>
              <w:contextualSpacing/>
              <w:rPr>
                <w:del w:author="KARLOVCEC, Barbara" w:date="2025-02-26T14:18:00Z" w16du:dateUtc="2025-02-26T13:18:00Z" w:id="3423"/>
                <w:rFonts w:ascii="Calibri" w:hAnsi="Calibri" w:cs="Calibri"/>
                <w:color w:val="000000"/>
              </w:rPr>
              <w:pPrChange w:author="KARLOVCEC, Barbara" w:date="2025-02-26T14:18:00Z" w16du:dateUtc="2025-02-26T13:18:00Z" w:id="3424">
                <w:pPr/>
              </w:pPrChange>
            </w:pPr>
            <w:del w:author="KARLOVCEC, Barbara" w:date="2025-02-26T14:18:00Z" w16du:dateUtc="2025-02-26T13:18:00Z" w:id="3425">
              <w:r w:rsidRPr="005D5556" w:rsidDel="002B517A">
                <w:rPr>
                  <w:rFonts w:ascii="Calibri" w:hAnsi="Calibri" w:cs="Calibri"/>
                  <w:color w:val="000000"/>
                </w:rPr>
                <w:delText>08034660685</w:delText>
              </w:r>
            </w:del>
          </w:p>
        </w:tc>
        <w:tc>
          <w:tcPr>
            <w:tcW w:w="1387"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15D285B0" w14:textId="6BC23209">
            <w:pPr>
              <w:spacing w:after="160" w:line="278" w:lineRule="auto"/>
              <w:contextualSpacing/>
              <w:rPr>
                <w:del w:author="KARLOVCEC, Barbara" w:date="2025-02-26T14:18:00Z" w16du:dateUtc="2025-02-26T13:18:00Z" w:id="3426"/>
                <w:rFonts w:ascii="Calibri" w:hAnsi="Calibri" w:cs="Calibri"/>
                <w:color w:val="0070C0"/>
                <w:u w:val="single"/>
              </w:rPr>
              <w:pPrChange w:author="KARLOVCEC, Barbara" w:date="2025-02-26T14:18:00Z" w16du:dateUtc="2025-02-26T13:18:00Z" w:id="3427">
                <w:pPr/>
              </w:pPrChange>
            </w:pPr>
            <w:del w:author="KARLOVCEC, Barbara" w:date="2025-02-26T14:18:00Z" w16du:dateUtc="2025-02-26T13:18:00Z" w:id="3428">
              <w:r w:rsidDel="002B517A">
                <w:fldChar w:fldCharType="begin"/>
              </w:r>
              <w:r w:rsidDel="002B517A">
                <w:delInstrText>HYPERLINK "mailto:oniisaac@gmail.com"</w:delInstrText>
              </w:r>
              <w:r w:rsidDel="002B517A">
                <w:fldChar w:fldCharType="separate"/>
              </w:r>
              <w:r w:rsidRPr="005D5556" w:rsidDel="002B517A">
                <w:rPr>
                  <w:rFonts w:ascii="Calibri" w:hAnsi="Calibri" w:cs="Calibri"/>
                  <w:color w:val="0070C0"/>
                  <w:u w:val="single"/>
                </w:rPr>
                <w:delText>oniisaac@gmail.com</w:delText>
              </w:r>
              <w:r w:rsidDel="002B517A">
                <w:rPr>
                  <w:rFonts w:ascii="Calibri" w:hAnsi="Calibri" w:cs="Calibri"/>
                  <w:color w:val="0070C0"/>
                  <w:u w:val="single"/>
                </w:rPr>
                <w:fldChar w:fldCharType="end"/>
              </w:r>
            </w:del>
          </w:p>
        </w:tc>
        <w:tc>
          <w:tcPr>
            <w:tcW w:w="1276"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11A9E502" w14:textId="5400A367">
            <w:pPr>
              <w:spacing w:after="160" w:line="278" w:lineRule="auto"/>
              <w:contextualSpacing/>
              <w:rPr>
                <w:del w:author="KARLOVCEC, Barbara" w:date="2025-02-26T14:18:00Z" w16du:dateUtc="2025-02-26T13:18:00Z" w:id="3429"/>
                <w:rFonts w:ascii="Calibri" w:hAnsi="Calibri" w:cs="Calibri"/>
                <w:color w:val="000000"/>
              </w:rPr>
              <w:pPrChange w:author="KARLOVCEC, Barbara" w:date="2025-02-26T14:18:00Z" w16du:dateUtc="2025-02-26T13:18:00Z" w:id="3430">
                <w:pPr/>
              </w:pPrChange>
            </w:pPr>
            <w:del w:author="KARLOVCEC, Barbara" w:date="2025-02-26T14:18:00Z" w16du:dateUtc="2025-02-26T13:18:00Z" w:id="3431">
              <w:r w:rsidRPr="005D5556" w:rsidDel="002B517A">
                <w:rPr>
                  <w:rFonts w:ascii="Calibri" w:hAnsi="Calibri" w:cs="Calibri"/>
                  <w:color w:val="000000"/>
                </w:rPr>
                <w:delText>North Central</w:delText>
              </w:r>
            </w:del>
          </w:p>
        </w:tc>
        <w:tc>
          <w:tcPr>
            <w:tcW w:w="1417" w:type="dxa"/>
            <w:tcBorders>
              <w:top w:val="nil"/>
              <w:left w:val="nil"/>
              <w:bottom w:val="single" w:color="auto" w:sz="4" w:space="0"/>
              <w:right w:val="single" w:color="auto" w:sz="4" w:space="0"/>
            </w:tcBorders>
            <w:shd w:val="clear" w:color="000000" w:fill="FCE4D6"/>
            <w:vAlign w:val="center"/>
          </w:tcPr>
          <w:p w:rsidRPr="005D5556" w:rsidR="000D5C89" w:rsidDel="002B517A" w:rsidRDefault="000D5C89" w14:paraId="37D255B9" w14:textId="378985E1">
            <w:pPr>
              <w:spacing w:after="160" w:line="278" w:lineRule="auto"/>
              <w:contextualSpacing/>
              <w:rPr>
                <w:del w:author="KARLOVCEC, Barbara" w:date="2025-02-26T14:18:00Z" w16du:dateUtc="2025-02-26T13:18:00Z" w:id="3432"/>
                <w:rFonts w:ascii="Calibri" w:hAnsi="Calibri" w:cs="Calibri"/>
                <w:color w:val="000000"/>
              </w:rPr>
              <w:pPrChange w:author="KARLOVCEC, Barbara" w:date="2025-02-26T14:18:00Z" w16du:dateUtc="2025-02-26T13:18:00Z" w:id="3433">
                <w:pPr/>
              </w:pPrChange>
            </w:pPr>
          </w:p>
          <w:p w:rsidRPr="005D5556" w:rsidR="000D5C89" w:rsidDel="002B517A" w:rsidRDefault="000D5C89" w14:paraId="2CD23070" w14:textId="3E5A007F">
            <w:pPr>
              <w:spacing w:after="160" w:line="278" w:lineRule="auto"/>
              <w:contextualSpacing/>
              <w:rPr>
                <w:del w:author="KARLOVCEC, Barbara" w:date="2025-02-26T14:18:00Z" w16du:dateUtc="2025-02-26T13:18:00Z" w:id="3434"/>
                <w:rFonts w:ascii="Calibri" w:hAnsi="Calibri" w:cs="Calibri"/>
                <w:color w:val="000000"/>
              </w:rPr>
              <w:pPrChange w:author="KARLOVCEC, Barbara" w:date="2025-02-26T14:18:00Z" w16du:dateUtc="2025-02-26T13:18:00Z" w:id="3435">
                <w:pPr/>
              </w:pPrChange>
            </w:pPr>
            <w:del w:author="KARLOVCEC, Barbara" w:date="2025-02-26T14:18:00Z" w16du:dateUtc="2025-02-26T13:18:00Z" w:id="3436">
              <w:r w:rsidRPr="005D5556" w:rsidDel="002B517A">
                <w:rPr>
                  <w:rFonts w:ascii="Calibri" w:hAnsi="Calibri" w:cs="Calibri"/>
                  <w:color w:val="000000"/>
                </w:rPr>
                <w:delText xml:space="preserve">ICE  MAKING MACHINE/ </w:delText>
              </w:r>
              <w:r w:rsidRPr="005D5556" w:rsidDel="002B517A">
                <w:rPr>
                  <w:rFonts w:ascii="Calibri" w:hAnsi="Calibri" w:cs="Calibri"/>
                  <w:color w:val="000000"/>
                </w:rPr>
                <w:br/>
              </w:r>
              <w:r w:rsidRPr="005D5556" w:rsidDel="002B517A">
                <w:rPr>
                  <w:rFonts w:ascii="Calibri" w:hAnsi="Calibri" w:cs="Calibri"/>
                  <w:color w:val="000000"/>
                </w:rPr>
                <w:delText>COLD ROOM</w:delText>
              </w:r>
            </w:del>
          </w:p>
          <w:p w:rsidRPr="005D5556" w:rsidR="001718E6" w:rsidDel="002B517A" w:rsidRDefault="001718E6" w14:paraId="3DC3285C" w14:textId="1DD1CC19">
            <w:pPr>
              <w:spacing w:after="160" w:line="278" w:lineRule="auto"/>
              <w:contextualSpacing/>
              <w:rPr>
                <w:del w:author="KARLOVCEC, Barbara" w:date="2025-02-26T14:18:00Z" w16du:dateUtc="2025-02-26T13:18:00Z" w:id="3437"/>
                <w:rFonts w:ascii="Calibri" w:hAnsi="Calibri" w:cs="Calibri"/>
                <w:color w:val="000000"/>
              </w:rPr>
              <w:pPrChange w:author="KARLOVCEC, Barbara" w:date="2025-02-26T14:18:00Z" w16du:dateUtc="2025-02-26T13:18:00Z" w:id="3438">
                <w:pPr/>
              </w:pPrChange>
            </w:pPr>
          </w:p>
        </w:tc>
        <w:tc>
          <w:tcPr>
            <w:tcW w:w="1417" w:type="dxa"/>
            <w:vMerge/>
            <w:tcBorders>
              <w:left w:val="nil"/>
              <w:right w:val="single" w:color="auto" w:sz="4" w:space="0"/>
            </w:tcBorders>
            <w:shd w:val="clear" w:color="000000" w:fill="FCE4D6"/>
          </w:tcPr>
          <w:p w:rsidRPr="005D5556" w:rsidR="001718E6" w:rsidDel="002B517A" w:rsidRDefault="001718E6" w14:paraId="7E013A25" w14:textId="148FAB42">
            <w:pPr>
              <w:spacing w:after="160" w:line="278" w:lineRule="auto"/>
              <w:contextualSpacing/>
              <w:rPr>
                <w:del w:author="KARLOVCEC, Barbara" w:date="2025-02-26T14:18:00Z" w16du:dateUtc="2025-02-26T13:18:00Z" w:id="3439"/>
                <w:rFonts w:ascii="Calibri" w:hAnsi="Calibri" w:cs="Calibri"/>
                <w:color w:val="000000"/>
              </w:rPr>
              <w:pPrChange w:author="KARLOVCEC, Barbara" w:date="2025-02-26T14:18:00Z" w16du:dateUtc="2025-02-26T13:18:00Z" w:id="3440">
                <w:pPr/>
              </w:pPrChange>
            </w:pPr>
          </w:p>
        </w:tc>
      </w:tr>
      <w:tr w:rsidRPr="005D5556" w:rsidR="001718E6" w:rsidDel="002B517A" w:rsidTr="000128F9" w14:paraId="57636402" w14:textId="17CA66E5">
        <w:trPr>
          <w:trHeight w:val="591"/>
          <w:del w:author="KARLOVCEC, Barbara" w:date="2025-02-26T14:18:00Z" w:id="3441"/>
        </w:trPr>
        <w:tc>
          <w:tcPr>
            <w:tcW w:w="447"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1718E6" w:rsidDel="002B517A" w:rsidRDefault="001718E6" w14:paraId="54C0C39A" w14:textId="0763BA0E">
            <w:pPr>
              <w:spacing w:after="160" w:line="278" w:lineRule="auto"/>
              <w:contextualSpacing/>
              <w:rPr>
                <w:del w:author="KARLOVCEC, Barbara" w:date="2025-02-26T14:18:00Z" w16du:dateUtc="2025-02-26T13:18:00Z" w:id="3442"/>
                <w:rFonts w:ascii="Calibri" w:hAnsi="Calibri" w:cs="Calibri"/>
                <w:color w:val="000000"/>
              </w:rPr>
              <w:pPrChange w:author="KARLOVCEC, Barbara" w:date="2025-02-26T14:18:00Z" w16du:dateUtc="2025-02-26T13:18:00Z" w:id="3443">
                <w:pPr/>
              </w:pPrChange>
            </w:pPr>
            <w:del w:author="KARLOVCEC, Barbara" w:date="2025-02-26T14:18:00Z" w16du:dateUtc="2025-02-26T13:18:00Z" w:id="3444">
              <w:r w:rsidRPr="005D5556" w:rsidDel="002B517A">
                <w:rPr>
                  <w:rFonts w:ascii="Calibri" w:hAnsi="Calibri" w:cs="Calibri"/>
                  <w:color w:val="000000"/>
                </w:rPr>
                <w:delText>22</w:delText>
              </w:r>
            </w:del>
          </w:p>
        </w:tc>
        <w:tc>
          <w:tcPr>
            <w:tcW w:w="1249"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021CD9B2" w14:textId="58240C8F">
            <w:pPr>
              <w:spacing w:after="160" w:line="278" w:lineRule="auto"/>
              <w:contextualSpacing/>
              <w:rPr>
                <w:del w:author="KARLOVCEC, Barbara" w:date="2025-02-26T14:18:00Z" w16du:dateUtc="2025-02-26T13:18:00Z" w:id="3445"/>
                <w:rFonts w:ascii="Calibri" w:hAnsi="Calibri" w:cs="Calibri"/>
                <w:color w:val="000000"/>
              </w:rPr>
              <w:pPrChange w:author="KARLOVCEC, Barbara" w:date="2025-02-26T14:18:00Z" w16du:dateUtc="2025-02-26T13:18:00Z" w:id="3446">
                <w:pPr/>
              </w:pPrChange>
            </w:pPr>
            <w:del w:author="KARLOVCEC, Barbara" w:date="2025-02-26T14:18:00Z" w16du:dateUtc="2025-02-26T13:18:00Z" w:id="3447">
              <w:r w:rsidRPr="005D5556" w:rsidDel="002B517A">
                <w:rPr>
                  <w:rFonts w:ascii="Calibri" w:hAnsi="Calibri" w:cs="Calibri"/>
                  <w:color w:val="000000"/>
                </w:rPr>
                <w:delText>Vic-Mon Technical</w:delText>
              </w:r>
            </w:del>
          </w:p>
        </w:tc>
        <w:tc>
          <w:tcPr>
            <w:tcW w:w="1403"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27D8379D" w14:textId="51A8B5AF">
            <w:pPr>
              <w:spacing w:after="160" w:line="278" w:lineRule="auto"/>
              <w:contextualSpacing/>
              <w:rPr>
                <w:del w:author="KARLOVCEC, Barbara" w:date="2025-02-26T14:18:00Z" w16du:dateUtc="2025-02-26T13:18:00Z" w:id="3448"/>
                <w:rFonts w:ascii="Calibri" w:hAnsi="Calibri" w:cs="Calibri"/>
                <w:color w:val="000000"/>
              </w:rPr>
              <w:pPrChange w:author="KARLOVCEC, Barbara" w:date="2025-02-26T14:18:00Z" w16du:dateUtc="2025-02-26T13:18:00Z" w:id="3449">
                <w:pPr/>
              </w:pPrChange>
            </w:pPr>
            <w:del w:author="KARLOVCEC, Barbara" w:date="2025-02-26T14:18:00Z" w16du:dateUtc="2025-02-26T13:18:00Z" w:id="3450">
              <w:r w:rsidRPr="005D5556" w:rsidDel="002B517A">
                <w:rPr>
                  <w:rFonts w:ascii="Calibri" w:hAnsi="Calibri" w:cs="Calibri"/>
                  <w:color w:val="000000"/>
                </w:rPr>
                <w:delText> </w:delText>
              </w:r>
            </w:del>
          </w:p>
        </w:tc>
        <w:tc>
          <w:tcPr>
            <w:tcW w:w="1269"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2CDA537C" w14:textId="7D1AA273">
            <w:pPr>
              <w:spacing w:after="160" w:line="278" w:lineRule="auto"/>
              <w:contextualSpacing/>
              <w:rPr>
                <w:del w:author="KARLOVCEC, Barbara" w:date="2025-02-26T14:18:00Z" w16du:dateUtc="2025-02-26T13:18:00Z" w:id="3451"/>
                <w:rFonts w:ascii="Calibri" w:hAnsi="Calibri" w:cs="Calibri"/>
                <w:color w:val="000000"/>
              </w:rPr>
              <w:pPrChange w:author="KARLOVCEC, Barbara" w:date="2025-02-26T14:18:00Z" w16du:dateUtc="2025-02-26T13:18:00Z" w:id="3452">
                <w:pPr/>
              </w:pPrChange>
            </w:pPr>
            <w:del w:author="KARLOVCEC, Barbara" w:date="2025-02-26T14:18:00Z" w16du:dateUtc="2025-02-26T13:18:00Z" w:id="3453">
              <w:r w:rsidRPr="005D5556" w:rsidDel="002B517A">
                <w:rPr>
                  <w:rFonts w:ascii="Calibri" w:hAnsi="Calibri" w:cs="Calibri"/>
                  <w:color w:val="000000"/>
                </w:rPr>
                <w:delText>07068284458</w:delText>
              </w:r>
              <w:r w:rsidRPr="005D5556" w:rsidDel="002B517A">
                <w:rPr>
                  <w:rFonts w:ascii="Calibri" w:hAnsi="Calibri" w:cs="Calibri"/>
                  <w:color w:val="000000"/>
                </w:rPr>
                <w:br/>
              </w:r>
              <w:r w:rsidRPr="005D5556" w:rsidDel="002B517A">
                <w:rPr>
                  <w:rFonts w:ascii="Calibri" w:hAnsi="Calibri" w:cs="Calibri"/>
                  <w:color w:val="000000"/>
                </w:rPr>
                <w:delText>08055183680</w:delText>
              </w:r>
            </w:del>
          </w:p>
        </w:tc>
        <w:tc>
          <w:tcPr>
            <w:tcW w:w="1387" w:type="dxa"/>
            <w:tcBorders>
              <w:top w:val="nil"/>
              <w:left w:val="nil"/>
              <w:bottom w:val="single" w:color="auto" w:sz="4" w:space="0"/>
              <w:right w:val="single" w:color="auto" w:sz="4" w:space="0"/>
            </w:tcBorders>
            <w:shd w:val="clear" w:color="000000" w:fill="FCE4D6"/>
            <w:vAlign w:val="center"/>
          </w:tcPr>
          <w:p w:rsidRPr="005D5556" w:rsidR="001718E6" w:rsidDel="002B517A" w:rsidRDefault="001718E6" w14:paraId="4EC19789" w14:textId="331CD3D0">
            <w:pPr>
              <w:spacing w:after="160" w:line="278" w:lineRule="auto"/>
              <w:contextualSpacing/>
              <w:rPr>
                <w:del w:author="KARLOVCEC, Barbara" w:date="2025-02-26T14:18:00Z" w16du:dateUtc="2025-02-26T13:18:00Z" w:id="3454"/>
                <w:rFonts w:ascii="Calibri" w:hAnsi="Calibri" w:cs="Calibri"/>
                <w:color w:val="0070C0"/>
                <w:u w:val="single"/>
              </w:rPr>
              <w:pPrChange w:author="KARLOVCEC, Barbara" w:date="2025-02-26T14:18:00Z" w16du:dateUtc="2025-02-26T13:18:00Z" w:id="3455">
                <w:pPr/>
              </w:pPrChange>
            </w:pPr>
            <w:del w:author="KARLOVCEC, Barbara" w:date="2025-02-26T14:18:00Z" w16du:dateUtc="2025-02-26T13:18:00Z" w:id="3456">
              <w:r w:rsidRPr="005D5556" w:rsidDel="002B517A">
                <w:rPr>
                  <w:rFonts w:ascii="Calibri" w:hAnsi="Calibri" w:cs="Calibri"/>
                  <w:color w:val="0070C0"/>
                  <w:u w:val="single"/>
                </w:rPr>
                <w:delText> </w:delText>
              </w:r>
            </w:del>
          </w:p>
        </w:tc>
        <w:tc>
          <w:tcPr>
            <w:tcW w:w="1276" w:type="dxa"/>
            <w:tcBorders>
              <w:top w:val="nil"/>
              <w:left w:val="nil"/>
              <w:bottom w:val="single" w:color="auto" w:sz="4" w:space="0"/>
              <w:right w:val="single" w:color="auto" w:sz="4" w:space="0"/>
            </w:tcBorders>
            <w:shd w:val="clear" w:color="000000" w:fill="FCE4D6"/>
            <w:vAlign w:val="center"/>
            <w:hideMark/>
          </w:tcPr>
          <w:p w:rsidRPr="005D5556" w:rsidR="001718E6" w:rsidDel="002B517A" w:rsidRDefault="001718E6" w14:paraId="54E5ECB3" w14:textId="55C2DC50">
            <w:pPr>
              <w:spacing w:after="160" w:line="278" w:lineRule="auto"/>
              <w:contextualSpacing/>
              <w:rPr>
                <w:del w:author="KARLOVCEC, Barbara" w:date="2025-02-26T14:18:00Z" w16du:dateUtc="2025-02-26T13:18:00Z" w:id="3457"/>
                <w:rFonts w:ascii="Calibri" w:hAnsi="Calibri" w:cs="Calibri"/>
                <w:color w:val="000000"/>
              </w:rPr>
              <w:pPrChange w:author="KARLOVCEC, Barbara" w:date="2025-02-26T14:18:00Z" w16du:dateUtc="2025-02-26T13:18:00Z" w:id="3458">
                <w:pPr/>
              </w:pPrChange>
            </w:pPr>
            <w:del w:author="KARLOVCEC, Barbara" w:date="2025-02-26T14:18:00Z" w16du:dateUtc="2025-02-26T13:18:00Z" w:id="3459">
              <w:r w:rsidRPr="005D5556" w:rsidDel="002B517A">
                <w:rPr>
                  <w:rFonts w:ascii="Calibri" w:hAnsi="Calibri" w:cs="Calibri"/>
                  <w:color w:val="000000"/>
                </w:rPr>
                <w:delText>North Central</w:delText>
              </w:r>
            </w:del>
          </w:p>
        </w:tc>
        <w:tc>
          <w:tcPr>
            <w:tcW w:w="1417" w:type="dxa"/>
            <w:tcBorders>
              <w:top w:val="nil"/>
              <w:left w:val="nil"/>
              <w:bottom w:val="single" w:color="auto" w:sz="4" w:space="0"/>
              <w:right w:val="single" w:color="auto" w:sz="4" w:space="0"/>
            </w:tcBorders>
            <w:shd w:val="clear" w:color="000000" w:fill="FCE4D6"/>
            <w:vAlign w:val="center"/>
          </w:tcPr>
          <w:p w:rsidRPr="005D5556" w:rsidR="00BE3E4C" w:rsidDel="002B517A" w:rsidRDefault="00BE3E4C" w14:paraId="297616F0" w14:textId="2F8AC932">
            <w:pPr>
              <w:spacing w:after="160" w:line="278" w:lineRule="auto"/>
              <w:contextualSpacing/>
              <w:rPr>
                <w:del w:author="KARLOVCEC, Barbara" w:date="2025-02-26T14:18:00Z" w16du:dateUtc="2025-02-26T13:18:00Z" w:id="3460"/>
                <w:rFonts w:ascii="Calibri" w:hAnsi="Calibri" w:cs="Calibri"/>
                <w:color w:val="000000"/>
              </w:rPr>
              <w:pPrChange w:author="KARLOVCEC, Barbara" w:date="2025-02-26T14:18:00Z" w16du:dateUtc="2025-02-26T13:18:00Z" w:id="3461">
                <w:pPr/>
              </w:pPrChange>
            </w:pPr>
          </w:p>
          <w:p w:rsidRPr="005D5556" w:rsidR="00BE3E4C" w:rsidDel="002B517A" w:rsidRDefault="00BE3E4C" w14:paraId="4DAFF008" w14:textId="381FDE10">
            <w:pPr>
              <w:spacing w:after="160" w:line="278" w:lineRule="auto"/>
              <w:contextualSpacing/>
              <w:rPr>
                <w:del w:author="KARLOVCEC, Barbara" w:date="2025-02-26T14:18:00Z" w16du:dateUtc="2025-02-26T13:18:00Z" w:id="3462"/>
                <w:rFonts w:ascii="Calibri" w:hAnsi="Calibri" w:cs="Calibri"/>
                <w:color w:val="000000"/>
              </w:rPr>
              <w:pPrChange w:author="KARLOVCEC, Barbara" w:date="2025-02-26T14:18:00Z" w16du:dateUtc="2025-02-26T13:18:00Z" w:id="3463">
                <w:pPr/>
              </w:pPrChange>
            </w:pPr>
            <w:del w:author="KARLOVCEC, Barbara" w:date="2025-02-26T14:18:00Z" w16du:dateUtc="2025-02-26T13:18:00Z" w:id="3464">
              <w:r w:rsidRPr="005D5556" w:rsidDel="002B517A">
                <w:rPr>
                  <w:rFonts w:ascii="Calibri" w:hAnsi="Calibri" w:cs="Calibri"/>
                  <w:color w:val="000000"/>
                </w:rPr>
                <w:delText>ICE  MAKING MACHINE</w:delText>
              </w:r>
            </w:del>
          </w:p>
          <w:p w:rsidRPr="005D5556" w:rsidR="001718E6" w:rsidDel="002B517A" w:rsidRDefault="001718E6" w14:paraId="13B66593" w14:textId="3996D338">
            <w:pPr>
              <w:spacing w:after="160" w:line="278" w:lineRule="auto"/>
              <w:contextualSpacing/>
              <w:rPr>
                <w:del w:author="KARLOVCEC, Barbara" w:date="2025-02-26T14:18:00Z" w16du:dateUtc="2025-02-26T13:18:00Z" w:id="3465"/>
                <w:rFonts w:ascii="Calibri" w:hAnsi="Calibri" w:cs="Calibri"/>
                <w:color w:val="000000"/>
              </w:rPr>
              <w:pPrChange w:author="KARLOVCEC, Barbara" w:date="2025-02-26T14:18:00Z" w16du:dateUtc="2025-02-26T13:18:00Z" w:id="3466">
                <w:pPr/>
              </w:pPrChange>
            </w:pPr>
          </w:p>
        </w:tc>
        <w:tc>
          <w:tcPr>
            <w:tcW w:w="1417" w:type="dxa"/>
            <w:vMerge/>
            <w:tcBorders>
              <w:left w:val="nil"/>
              <w:bottom w:val="single" w:color="auto" w:sz="4" w:space="0"/>
              <w:right w:val="single" w:color="auto" w:sz="4" w:space="0"/>
            </w:tcBorders>
            <w:shd w:val="clear" w:color="000000" w:fill="FCE4D6"/>
          </w:tcPr>
          <w:p w:rsidRPr="005D5556" w:rsidR="001718E6" w:rsidDel="002B517A" w:rsidRDefault="001718E6" w14:paraId="3DBF8158" w14:textId="6A31E927">
            <w:pPr>
              <w:spacing w:after="160" w:line="278" w:lineRule="auto"/>
              <w:contextualSpacing/>
              <w:rPr>
                <w:del w:author="KARLOVCEC, Barbara" w:date="2025-02-26T14:18:00Z" w16du:dateUtc="2025-02-26T13:18:00Z" w:id="3467"/>
                <w:rFonts w:ascii="Calibri" w:hAnsi="Calibri" w:cs="Calibri"/>
                <w:color w:val="000000"/>
              </w:rPr>
              <w:pPrChange w:author="KARLOVCEC, Barbara" w:date="2025-02-26T14:18:00Z" w16du:dateUtc="2025-02-26T13:18:00Z" w:id="3468">
                <w:pPr/>
              </w:pPrChange>
            </w:pPr>
          </w:p>
        </w:tc>
      </w:tr>
    </w:tbl>
    <w:p w:rsidRPr="005D5556" w:rsidR="00782317" w:rsidP="00782317" w:rsidRDefault="00782317" w14:paraId="0086EF05" w14:textId="77777777">
      <w:pPr>
        <w:spacing w:after="160" w:line="278" w:lineRule="auto"/>
        <w:contextualSpacing/>
        <w:rPr>
          <w:rFonts w:ascii="Calibri" w:hAnsi="Calibri" w:cs="Calibri"/>
          <w:sz w:val="22"/>
          <w:szCs w:val="22"/>
          <w:lang w:val="en-GB"/>
        </w:rPr>
      </w:pPr>
    </w:p>
    <w:p w:rsidRPr="005D5556" w:rsidR="004C3BFD" w:rsidDel="006D0565" w:rsidP="004C3BFD" w:rsidRDefault="004C3BFD" w14:paraId="0E7F70C5" w14:textId="28D18511">
      <w:pPr>
        <w:spacing w:after="160" w:line="278" w:lineRule="auto"/>
        <w:contextualSpacing/>
        <w:rPr>
          <w:del w:author="KARLOVCEC, Barbara" w:date="2025-02-26T14:28:00Z" w16du:dateUtc="2025-02-26T13:28:00Z" w:id="3469"/>
          <w:rFonts w:ascii="Calibri" w:hAnsi="Calibri" w:cs="Calibri"/>
          <w:sz w:val="22"/>
          <w:szCs w:val="22"/>
          <w:lang w:val="en-GB"/>
        </w:rPr>
      </w:pPr>
      <w:del w:author="KARLOVCEC, Barbara" w:date="2025-02-26T14:28:00Z" w16du:dateUtc="2025-02-26T13:28:00Z" w:id="3470">
        <w:r w:rsidRPr="005D5556" w:rsidDel="006D0565">
          <w:rPr>
            <w:rFonts w:ascii="Calibri" w:hAnsi="Calibri" w:cs="Calibri"/>
            <w:sz w:val="22"/>
            <w:szCs w:val="22"/>
            <w:lang w:val="en-GB"/>
          </w:rPr>
          <w:delText>Enterprises for training at Lagos designated centre</w:delText>
        </w:r>
      </w:del>
    </w:p>
    <w:p w:rsidRPr="005D5556" w:rsidR="00782317" w:rsidDel="006D0565" w:rsidP="00782317" w:rsidRDefault="00782317" w14:paraId="538C39B4" w14:textId="08EAAAA8">
      <w:pPr>
        <w:spacing w:after="160" w:line="278" w:lineRule="auto"/>
        <w:contextualSpacing/>
        <w:rPr>
          <w:del w:author="KARLOVCEC, Barbara" w:date="2025-02-26T14:28:00Z" w16du:dateUtc="2025-02-26T13:28:00Z" w:id="3471"/>
          <w:rFonts w:ascii="Calibri" w:hAnsi="Calibri" w:cs="Calibri"/>
          <w:sz w:val="22"/>
          <w:szCs w:val="22"/>
          <w:lang w:val="en-GB"/>
        </w:rPr>
      </w:pPr>
    </w:p>
    <w:tbl>
      <w:tblPr>
        <w:tblW w:w="9947" w:type="dxa"/>
        <w:tblInd w:w="113" w:type="dxa"/>
        <w:tblLayout w:type="fixed"/>
        <w:tblLook w:val="04A0" w:firstRow="1" w:lastRow="0" w:firstColumn="1" w:lastColumn="0" w:noHBand="0" w:noVBand="1"/>
      </w:tblPr>
      <w:tblGrid>
        <w:gridCol w:w="562"/>
        <w:gridCol w:w="1560"/>
        <w:gridCol w:w="1385"/>
        <w:gridCol w:w="1166"/>
        <w:gridCol w:w="1843"/>
        <w:gridCol w:w="992"/>
        <w:gridCol w:w="1305"/>
        <w:gridCol w:w="1134"/>
      </w:tblGrid>
      <w:tr w:rsidRPr="005D5556" w:rsidR="001826AC" w:rsidDel="006D0565" w:rsidTr="000128F9" w14:paraId="09AA24E1" w14:textId="3146B551">
        <w:trPr>
          <w:trHeight w:val="636"/>
          <w:del w:author="KARLOVCEC, Barbara" w:date="2025-02-26T14:28:00Z" w:id="3472"/>
        </w:trPr>
        <w:tc>
          <w:tcPr>
            <w:tcW w:w="562" w:type="dxa"/>
            <w:tcBorders>
              <w:top w:val="single" w:color="auto" w:sz="4" w:space="0"/>
              <w:left w:val="single" w:color="auto" w:sz="4" w:space="0"/>
              <w:bottom w:val="single" w:color="auto" w:sz="4" w:space="0"/>
              <w:right w:val="single" w:color="auto" w:sz="4" w:space="0"/>
            </w:tcBorders>
            <w:shd w:val="clear" w:color="auto" w:fill="auto"/>
            <w:noWrap/>
            <w:hideMark/>
          </w:tcPr>
          <w:p w:rsidRPr="005D5556" w:rsidR="007934B2" w:rsidDel="006D0565" w:rsidP="00782317" w:rsidRDefault="007934B2" w14:paraId="458E92A5" w14:textId="2BD5F30E">
            <w:pPr>
              <w:jc w:val="center"/>
              <w:rPr>
                <w:del w:author="KARLOVCEC, Barbara" w:date="2025-02-26T14:28:00Z" w16du:dateUtc="2025-02-26T13:28:00Z" w:id="3473"/>
                <w:rFonts w:ascii="Calibri" w:hAnsi="Calibri" w:cs="Calibri"/>
                <w:b/>
                <w:bCs/>
              </w:rPr>
            </w:pPr>
            <w:del w:author="KARLOVCEC, Barbara" w:date="2025-02-26T14:28:00Z" w16du:dateUtc="2025-02-26T13:28:00Z" w:id="3474">
              <w:r w:rsidRPr="005D5556" w:rsidDel="006D0565">
                <w:rPr>
                  <w:rFonts w:ascii="Calibri" w:hAnsi="Calibri" w:cs="Calibri"/>
                  <w:b/>
                  <w:bCs/>
                </w:rPr>
                <w:delText>S/n</w:delText>
              </w:r>
            </w:del>
          </w:p>
        </w:tc>
        <w:tc>
          <w:tcPr>
            <w:tcW w:w="1560" w:type="dxa"/>
            <w:tcBorders>
              <w:top w:val="single" w:color="auto" w:sz="4" w:space="0"/>
              <w:left w:val="nil"/>
              <w:bottom w:val="single" w:color="auto" w:sz="4" w:space="0"/>
              <w:right w:val="single" w:color="auto" w:sz="4" w:space="0"/>
            </w:tcBorders>
            <w:shd w:val="clear" w:color="auto" w:fill="auto"/>
            <w:noWrap/>
            <w:hideMark/>
          </w:tcPr>
          <w:p w:rsidRPr="005D5556" w:rsidR="007934B2" w:rsidDel="006D0565" w:rsidP="00782317" w:rsidRDefault="007934B2" w14:paraId="099CAA99" w14:textId="546B8514">
            <w:pPr>
              <w:jc w:val="center"/>
              <w:rPr>
                <w:del w:author="KARLOVCEC, Barbara" w:date="2025-02-26T14:28:00Z" w16du:dateUtc="2025-02-26T13:28:00Z" w:id="3475"/>
                <w:rFonts w:ascii="Calibri" w:hAnsi="Calibri" w:cs="Calibri"/>
                <w:b/>
                <w:bCs/>
              </w:rPr>
            </w:pPr>
            <w:del w:author="KARLOVCEC, Barbara" w:date="2025-02-26T14:28:00Z" w16du:dateUtc="2025-02-26T13:28:00Z" w:id="3476">
              <w:r w:rsidRPr="005D5556" w:rsidDel="006D0565">
                <w:rPr>
                  <w:rFonts w:ascii="Calibri" w:hAnsi="Calibri" w:cs="Calibri"/>
                  <w:b/>
                  <w:bCs/>
                </w:rPr>
                <w:delText>Company</w:delText>
              </w:r>
            </w:del>
          </w:p>
        </w:tc>
        <w:tc>
          <w:tcPr>
            <w:tcW w:w="1385" w:type="dxa"/>
            <w:tcBorders>
              <w:top w:val="single" w:color="auto" w:sz="4" w:space="0"/>
              <w:left w:val="nil"/>
              <w:bottom w:val="single" w:color="auto" w:sz="4" w:space="0"/>
              <w:right w:val="single" w:color="auto" w:sz="4" w:space="0"/>
            </w:tcBorders>
            <w:shd w:val="clear" w:color="auto" w:fill="auto"/>
          </w:tcPr>
          <w:p w:rsidRPr="005D5556" w:rsidR="007934B2" w:rsidDel="006D0565" w:rsidP="00782317" w:rsidRDefault="007934B2" w14:paraId="5A495D36" w14:textId="4890F86C">
            <w:pPr>
              <w:jc w:val="center"/>
              <w:rPr>
                <w:del w:author="KARLOVCEC, Barbara" w:date="2025-02-26T14:28:00Z" w16du:dateUtc="2025-02-26T13:28:00Z" w:id="3477"/>
                <w:rFonts w:ascii="Calibri" w:hAnsi="Calibri" w:cs="Calibri"/>
                <w:b/>
                <w:bCs/>
              </w:rPr>
            </w:pPr>
            <w:del w:author="KARLOVCEC, Barbara" w:date="2025-02-26T14:28:00Z" w16du:dateUtc="2025-02-26T13:28:00Z" w:id="3478">
              <w:r w:rsidRPr="005D5556" w:rsidDel="006D0565">
                <w:rPr>
                  <w:rFonts w:ascii="Calibri" w:hAnsi="Calibri" w:cs="Calibri"/>
                  <w:b/>
                  <w:bCs/>
                </w:rPr>
                <w:delText>Name of contact person</w:delText>
              </w:r>
              <w:r w:rsidRPr="005D5556" w:rsidDel="006D0565">
                <w:rPr>
                  <w:rFonts w:ascii="Calibri" w:hAnsi="Calibri" w:cs="Calibri"/>
                  <w:b/>
                  <w:bCs/>
                </w:rPr>
                <w:br/>
              </w:r>
              <w:r w:rsidRPr="005D5556" w:rsidDel="006D0565">
                <w:rPr>
                  <w:rFonts w:ascii="Calibri" w:hAnsi="Calibri" w:cs="Calibri"/>
                  <w:b/>
                  <w:bCs/>
                </w:rPr>
                <w:delText xml:space="preserve"> onwer</w:delText>
              </w:r>
            </w:del>
          </w:p>
        </w:tc>
        <w:tc>
          <w:tcPr>
            <w:tcW w:w="1166" w:type="dxa"/>
            <w:tcBorders>
              <w:top w:val="single" w:color="auto" w:sz="4" w:space="0"/>
              <w:left w:val="nil"/>
              <w:bottom w:val="single" w:color="auto" w:sz="4" w:space="0"/>
              <w:right w:val="single" w:color="auto" w:sz="4" w:space="0"/>
            </w:tcBorders>
            <w:shd w:val="clear" w:color="auto" w:fill="auto"/>
          </w:tcPr>
          <w:p w:rsidRPr="005D5556" w:rsidR="007934B2" w:rsidDel="006D0565" w:rsidP="00782317" w:rsidRDefault="007934B2" w14:paraId="4B89D235" w14:textId="4CE54730">
            <w:pPr>
              <w:jc w:val="center"/>
              <w:rPr>
                <w:del w:author="KARLOVCEC, Barbara" w:date="2025-02-26T14:28:00Z" w16du:dateUtc="2025-02-26T13:28:00Z" w:id="3479"/>
                <w:rFonts w:ascii="Calibri" w:hAnsi="Calibri" w:cs="Calibri"/>
                <w:b/>
                <w:bCs/>
              </w:rPr>
            </w:pPr>
            <w:del w:author="KARLOVCEC, Barbara" w:date="2025-02-26T14:28:00Z" w16du:dateUtc="2025-02-26T13:28:00Z" w:id="3480">
              <w:r w:rsidRPr="005D5556" w:rsidDel="006D0565">
                <w:rPr>
                  <w:rFonts w:ascii="Calibri" w:hAnsi="Calibri" w:cs="Calibri"/>
                  <w:b/>
                  <w:bCs/>
                </w:rPr>
                <w:delText>Number of contact person</w:delText>
              </w:r>
            </w:del>
          </w:p>
        </w:tc>
        <w:tc>
          <w:tcPr>
            <w:tcW w:w="1843" w:type="dxa"/>
            <w:tcBorders>
              <w:top w:val="single" w:color="auto" w:sz="4" w:space="0"/>
              <w:left w:val="nil"/>
              <w:bottom w:val="single" w:color="auto" w:sz="4" w:space="0"/>
              <w:right w:val="single" w:color="auto" w:sz="4" w:space="0"/>
            </w:tcBorders>
            <w:shd w:val="clear" w:color="auto" w:fill="auto"/>
          </w:tcPr>
          <w:p w:rsidRPr="005D5556" w:rsidR="007934B2" w:rsidDel="006D0565" w:rsidP="00782317" w:rsidRDefault="007934B2" w14:paraId="0152232F" w14:textId="07888974">
            <w:pPr>
              <w:jc w:val="center"/>
              <w:rPr>
                <w:del w:author="KARLOVCEC, Barbara" w:date="2025-02-26T14:28:00Z" w16du:dateUtc="2025-02-26T13:28:00Z" w:id="3481"/>
                <w:rFonts w:ascii="Calibri" w:hAnsi="Calibri" w:cs="Calibri"/>
                <w:b/>
                <w:bCs/>
              </w:rPr>
            </w:pPr>
            <w:del w:author="KARLOVCEC, Barbara" w:date="2025-02-26T14:28:00Z" w16du:dateUtc="2025-02-26T13:28:00Z" w:id="3482">
              <w:r w:rsidRPr="005D5556" w:rsidDel="006D0565">
                <w:rPr>
                  <w:rFonts w:ascii="Calibri" w:hAnsi="Calibri" w:cs="Calibri"/>
                  <w:b/>
                  <w:bCs/>
                </w:rPr>
                <w:delText>Email address of contact person</w:delText>
              </w:r>
            </w:del>
          </w:p>
        </w:tc>
        <w:tc>
          <w:tcPr>
            <w:tcW w:w="992" w:type="dxa"/>
            <w:tcBorders>
              <w:top w:val="single" w:color="auto" w:sz="4" w:space="0"/>
              <w:left w:val="nil"/>
              <w:bottom w:val="single" w:color="auto" w:sz="4" w:space="0"/>
              <w:right w:val="single" w:color="auto" w:sz="4" w:space="0"/>
            </w:tcBorders>
            <w:shd w:val="clear" w:color="auto" w:fill="auto"/>
            <w:hideMark/>
          </w:tcPr>
          <w:p w:rsidRPr="005D5556" w:rsidR="007934B2" w:rsidDel="006D0565" w:rsidP="00782317" w:rsidRDefault="007934B2" w14:paraId="2977982A" w14:textId="5BF8A084">
            <w:pPr>
              <w:jc w:val="center"/>
              <w:rPr>
                <w:del w:author="KARLOVCEC, Barbara" w:date="2025-02-26T14:28:00Z" w16du:dateUtc="2025-02-26T13:28:00Z" w:id="3483"/>
                <w:rFonts w:ascii="Calibri" w:hAnsi="Calibri" w:cs="Calibri"/>
                <w:b/>
                <w:bCs/>
              </w:rPr>
            </w:pPr>
            <w:del w:author="KARLOVCEC, Barbara" w:date="2025-02-26T14:28:00Z" w16du:dateUtc="2025-02-26T13:28:00Z" w:id="3484">
              <w:r w:rsidRPr="005D5556" w:rsidDel="006D0565">
                <w:rPr>
                  <w:rFonts w:ascii="Calibri" w:hAnsi="Calibri" w:cs="Calibri"/>
                  <w:b/>
                  <w:bCs/>
                </w:rPr>
                <w:delText>Geo-political zone</w:delText>
              </w:r>
            </w:del>
          </w:p>
        </w:tc>
        <w:tc>
          <w:tcPr>
            <w:tcW w:w="1305" w:type="dxa"/>
            <w:tcBorders>
              <w:top w:val="single" w:color="auto" w:sz="4" w:space="0"/>
              <w:left w:val="nil"/>
              <w:bottom w:val="single" w:color="auto" w:sz="4" w:space="0"/>
              <w:right w:val="single" w:color="auto" w:sz="4" w:space="0"/>
            </w:tcBorders>
            <w:shd w:val="clear" w:color="auto" w:fill="auto"/>
            <w:hideMark/>
          </w:tcPr>
          <w:p w:rsidRPr="005D5556" w:rsidR="007934B2" w:rsidDel="006D0565" w:rsidP="00782317" w:rsidRDefault="007934B2" w14:paraId="6C1556A7" w14:textId="73A00AA3">
            <w:pPr>
              <w:jc w:val="center"/>
              <w:rPr>
                <w:del w:author="KARLOVCEC, Barbara" w:date="2025-02-26T14:28:00Z" w16du:dateUtc="2025-02-26T13:28:00Z" w:id="3485"/>
                <w:rFonts w:ascii="Calibri" w:hAnsi="Calibri" w:cs="Calibri"/>
                <w:b/>
                <w:bCs/>
              </w:rPr>
            </w:pPr>
            <w:del w:author="KARLOVCEC, Barbara" w:date="2025-02-26T14:28:00Z" w16du:dateUtc="2025-02-26T13:28:00Z" w:id="3486">
              <w:r w:rsidRPr="005D5556" w:rsidDel="006D0565">
                <w:rPr>
                  <w:rFonts w:ascii="Calibri" w:hAnsi="Calibri" w:cs="Calibri"/>
                  <w:b/>
                  <w:bCs/>
                </w:rPr>
                <w:delText>Type of business</w:delText>
              </w:r>
            </w:del>
          </w:p>
        </w:tc>
        <w:tc>
          <w:tcPr>
            <w:tcW w:w="1134" w:type="dxa"/>
            <w:tcBorders>
              <w:top w:val="single" w:color="auto" w:sz="4" w:space="0"/>
              <w:left w:val="nil"/>
              <w:bottom w:val="single" w:color="auto" w:sz="4" w:space="0"/>
              <w:right w:val="single" w:color="auto" w:sz="4" w:space="0"/>
            </w:tcBorders>
          </w:tcPr>
          <w:p w:rsidRPr="005D5556" w:rsidR="007934B2" w:rsidDel="006D0565" w:rsidP="001826AC" w:rsidRDefault="007934B2" w14:paraId="33235B15" w14:textId="6B40D560">
            <w:pPr>
              <w:ind w:right="-159"/>
              <w:jc w:val="center"/>
              <w:rPr>
                <w:del w:author="KARLOVCEC, Barbara" w:date="2025-02-26T14:28:00Z" w16du:dateUtc="2025-02-26T13:28:00Z" w:id="3487"/>
                <w:rFonts w:ascii="Calibri" w:hAnsi="Calibri" w:cs="Calibri"/>
                <w:b/>
                <w:bCs/>
              </w:rPr>
            </w:pPr>
            <w:del w:author="KARLOVCEC, Barbara" w:date="2025-02-26T14:28:00Z" w16du:dateUtc="2025-02-26T13:28:00Z" w:id="3488">
              <w:r w:rsidRPr="005D5556" w:rsidDel="006D0565">
                <w:rPr>
                  <w:rFonts w:ascii="Calibri" w:hAnsi="Calibri" w:cs="Calibri"/>
                  <w:b/>
                  <w:bCs/>
                </w:rPr>
                <w:delText>Training session</w:delText>
              </w:r>
            </w:del>
          </w:p>
        </w:tc>
      </w:tr>
      <w:tr w:rsidRPr="005D5556" w:rsidR="001826AC" w:rsidDel="006D0565" w:rsidTr="000128F9" w14:paraId="3BC39178" w14:textId="36791C58">
        <w:trPr>
          <w:trHeight w:val="408"/>
          <w:del w:author="KARLOVCEC, Barbara" w:date="2025-02-26T14:28:00Z" w:id="3489"/>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7934B2" w:rsidDel="006D0565" w:rsidP="00C5183B" w:rsidRDefault="007934B2" w14:paraId="5F5587E7" w14:textId="17E987DC">
            <w:pPr>
              <w:rPr>
                <w:del w:author="KARLOVCEC, Barbara" w:date="2025-02-26T14:28:00Z" w16du:dateUtc="2025-02-26T13:28:00Z" w:id="3490"/>
                <w:rFonts w:ascii="Calibri" w:hAnsi="Calibri" w:cs="Calibri"/>
                <w:color w:val="000000"/>
              </w:rPr>
            </w:pPr>
            <w:del w:author="KARLOVCEC, Barbara" w:date="2025-02-26T14:28:00Z" w16du:dateUtc="2025-02-26T13:28:00Z" w:id="3491">
              <w:r w:rsidRPr="005D5556" w:rsidDel="006D0565">
                <w:rPr>
                  <w:rFonts w:ascii="Calibri" w:hAnsi="Calibri" w:cs="Calibri"/>
                  <w:color w:val="000000"/>
                </w:rPr>
                <w:delText>1</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7934B2" w:rsidDel="006D0565" w:rsidP="00C5183B" w:rsidRDefault="007934B2" w14:paraId="6F4BA3A6" w14:textId="2D515F3E">
            <w:pPr>
              <w:rPr>
                <w:del w:author="KARLOVCEC, Barbara" w:date="2025-02-26T14:28:00Z" w16du:dateUtc="2025-02-26T13:28:00Z" w:id="3492"/>
                <w:rFonts w:ascii="Calibri" w:hAnsi="Calibri" w:cs="Calibri"/>
                <w:color w:val="000000"/>
              </w:rPr>
            </w:pPr>
            <w:del w:author="KARLOVCEC, Barbara" w:date="2025-02-26T14:28:00Z" w16du:dateUtc="2025-02-26T13:28:00Z" w:id="3493">
              <w:r w:rsidRPr="005D5556" w:rsidDel="006D0565">
                <w:rPr>
                  <w:rFonts w:ascii="Calibri" w:hAnsi="Calibri" w:cs="Calibri"/>
                  <w:color w:val="000000"/>
                </w:rPr>
                <w:delText xml:space="preserve">Perabeam Limited </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7934B2" w:rsidDel="006D0565" w:rsidP="00C5183B" w:rsidRDefault="007934B2" w14:paraId="43D20560" w14:textId="427F03BC">
            <w:pPr>
              <w:rPr>
                <w:del w:author="KARLOVCEC, Barbara" w:date="2025-02-26T14:28:00Z" w16du:dateUtc="2025-02-26T13:28:00Z" w:id="3494"/>
                <w:rFonts w:ascii="Calibri" w:hAnsi="Calibri" w:cs="Calibri"/>
                <w:color w:val="000000"/>
              </w:rPr>
            </w:pPr>
            <w:del w:author="KARLOVCEC, Barbara" w:date="2025-02-26T14:28:00Z" w16du:dateUtc="2025-02-26T13:28:00Z" w:id="3495">
              <w:r w:rsidRPr="005D5556" w:rsidDel="006D0565">
                <w:rPr>
                  <w:rFonts w:ascii="Calibri" w:hAnsi="Calibri" w:cs="Calibri"/>
                  <w:color w:val="000000"/>
                </w:rPr>
                <w:delText>Adeola Akindele</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7934B2" w:rsidDel="006D0565" w:rsidP="00C5183B" w:rsidRDefault="007934B2" w14:paraId="6B250745" w14:textId="49AAC3EB">
            <w:pPr>
              <w:rPr>
                <w:del w:author="KARLOVCEC, Barbara" w:date="2025-02-26T14:28:00Z" w16du:dateUtc="2025-02-26T13:28:00Z" w:id="3496"/>
                <w:rFonts w:ascii="Calibri" w:hAnsi="Calibri" w:cs="Calibri"/>
                <w:color w:val="000000"/>
              </w:rPr>
            </w:pPr>
            <w:del w:author="KARLOVCEC, Barbara" w:date="2025-02-26T14:28:00Z" w16du:dateUtc="2025-02-26T13:28:00Z" w:id="3497">
              <w:r w:rsidRPr="005D5556" w:rsidDel="006D0565">
                <w:rPr>
                  <w:rFonts w:ascii="Calibri" w:hAnsi="Calibri" w:cs="Calibri"/>
                  <w:color w:val="000000"/>
                </w:rPr>
                <w:delText>0-8095389001</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7934B2" w:rsidDel="006D0565" w:rsidP="00C5183B" w:rsidRDefault="007934B2" w14:paraId="0694C247" w14:textId="5403EDAF">
            <w:pPr>
              <w:rPr>
                <w:del w:author="KARLOVCEC, Barbara" w:date="2025-02-26T14:28:00Z" w16du:dateUtc="2025-02-26T13:28:00Z" w:id="3498"/>
                <w:rFonts w:ascii="Calibri" w:hAnsi="Calibri" w:cs="Calibri"/>
                <w:color w:val="0563C1"/>
                <w:u w:val="single"/>
              </w:rPr>
            </w:pPr>
            <w:del w:author="KARLOVCEC, Barbara" w:date="2025-02-26T14:28:00Z" w16du:dateUtc="2025-02-26T13:28:00Z" w:id="3499">
              <w:r w:rsidDel="006D0565">
                <w:fldChar w:fldCharType="begin"/>
              </w:r>
              <w:r w:rsidDel="006D0565">
                <w:delInstrText>HYPERLINK "mailto:adeola.akindele@perabeam.com"</w:delInstrText>
              </w:r>
              <w:r w:rsidDel="006D0565">
                <w:fldChar w:fldCharType="separate"/>
              </w:r>
              <w:r w:rsidRPr="005D5556" w:rsidDel="006D0565">
                <w:rPr>
                  <w:rFonts w:ascii="Calibri" w:hAnsi="Calibri" w:cs="Calibri"/>
                  <w:color w:val="0563C1"/>
                  <w:u w:val="single"/>
                </w:rPr>
                <w:delText>adeola.akindele@perabeam.com</w:delText>
              </w:r>
              <w:r w:rsidDel="006D0565">
                <w:rPr>
                  <w:rFonts w:ascii="Calibri" w:hAnsi="Calibri" w:cs="Calibri"/>
                  <w:color w:val="0563C1"/>
                  <w:u w:val="single"/>
                </w:rPr>
                <w:fldChar w:fldCharType="end"/>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7934B2" w:rsidDel="006D0565" w:rsidP="00C5183B" w:rsidRDefault="007934B2" w14:paraId="26CF86BD" w14:textId="7573AD13">
            <w:pPr>
              <w:rPr>
                <w:del w:author="KARLOVCEC, Barbara" w:date="2025-02-26T14:28:00Z" w16du:dateUtc="2025-02-26T13:28:00Z" w:id="3500"/>
                <w:rFonts w:ascii="Calibri" w:hAnsi="Calibri" w:cs="Calibri"/>
                <w:color w:val="000000"/>
              </w:rPr>
            </w:pPr>
            <w:del w:author="KARLOVCEC, Barbara" w:date="2025-02-26T14:28:00Z" w16du:dateUtc="2025-02-26T13:28:00Z" w:id="3501">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7934B2" w:rsidDel="006D0565" w:rsidP="00C5183B" w:rsidRDefault="007934B2" w14:paraId="0270C85F" w14:textId="78306E9C">
            <w:pPr>
              <w:rPr>
                <w:del w:author="KARLOVCEC, Barbara" w:date="2025-02-26T14:28:00Z" w16du:dateUtc="2025-02-26T13:28:00Z" w:id="3502"/>
                <w:rFonts w:ascii="Calibri" w:hAnsi="Calibri" w:cs="Calibri"/>
                <w:color w:val="000000"/>
              </w:rPr>
            </w:pPr>
            <w:del w:author="KARLOVCEC, Barbara" w:date="2025-02-26T14:28:00Z" w16du:dateUtc="2025-02-26T13:28:00Z" w:id="3503">
              <w:r w:rsidRPr="005D5556" w:rsidDel="006D0565">
                <w:rPr>
                  <w:rFonts w:ascii="Calibri" w:hAnsi="Calibri" w:cs="Calibri"/>
                  <w:color w:val="000000"/>
                </w:rPr>
                <w:delText>ICE  MAKING MACHINE</w:delText>
              </w:r>
            </w:del>
          </w:p>
        </w:tc>
        <w:tc>
          <w:tcPr>
            <w:tcW w:w="1134" w:type="dxa"/>
            <w:vMerge w:val="restart"/>
            <w:tcBorders>
              <w:top w:val="nil"/>
              <w:left w:val="nil"/>
              <w:right w:val="single" w:color="auto" w:sz="4" w:space="0"/>
            </w:tcBorders>
            <w:shd w:val="clear" w:color="000000" w:fill="FCE4D6"/>
          </w:tcPr>
          <w:p w:rsidRPr="005D5556" w:rsidR="007934B2" w:rsidDel="006D0565" w:rsidP="00C5183B" w:rsidRDefault="007934B2" w14:paraId="31DB7970" w14:textId="0CA87ABB">
            <w:pPr>
              <w:rPr>
                <w:del w:author="KARLOVCEC, Barbara" w:date="2025-02-26T14:28:00Z" w16du:dateUtc="2025-02-26T13:28:00Z" w:id="3504"/>
                <w:rFonts w:ascii="Calibri" w:hAnsi="Calibri" w:cs="Calibri"/>
                <w:color w:val="000000"/>
              </w:rPr>
            </w:pPr>
            <w:del w:author="KARLOVCEC, Barbara" w:date="2025-02-26T14:28:00Z" w16du:dateUtc="2025-02-26T13:28:00Z" w:id="3505">
              <w:r w:rsidRPr="005D5556" w:rsidDel="006D0565">
                <w:rPr>
                  <w:rFonts w:ascii="Calibri" w:hAnsi="Calibri" w:cs="Calibri"/>
                  <w:color w:val="000000"/>
                </w:rPr>
                <w:delText>Session #2 (one trainee per company)</w:delText>
              </w:r>
            </w:del>
          </w:p>
        </w:tc>
      </w:tr>
      <w:tr w:rsidRPr="005D5556" w:rsidR="001826AC" w:rsidDel="006D0565" w:rsidTr="000128F9" w14:paraId="2D96A552" w14:textId="1936F0D0">
        <w:trPr>
          <w:trHeight w:val="408"/>
          <w:del w:author="KARLOVCEC, Barbara" w:date="2025-02-26T14:28:00Z" w:id="3506"/>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7934B2" w:rsidDel="006D0565" w:rsidP="00C5183B" w:rsidRDefault="007934B2" w14:paraId="58B081D6" w14:textId="62CB829A">
            <w:pPr>
              <w:rPr>
                <w:del w:author="KARLOVCEC, Barbara" w:date="2025-02-26T14:28:00Z" w16du:dateUtc="2025-02-26T13:28:00Z" w:id="3507"/>
                <w:rFonts w:ascii="Calibri" w:hAnsi="Calibri" w:cs="Calibri"/>
                <w:color w:val="000000"/>
              </w:rPr>
            </w:pPr>
            <w:del w:author="KARLOVCEC, Barbara" w:date="2025-02-26T14:28:00Z" w16du:dateUtc="2025-02-26T13:28:00Z" w:id="3508">
              <w:r w:rsidRPr="005D5556" w:rsidDel="006D0565">
                <w:rPr>
                  <w:rFonts w:ascii="Calibri" w:hAnsi="Calibri" w:cs="Calibri"/>
                  <w:color w:val="000000"/>
                </w:rPr>
                <w:delText>2</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7934B2" w:rsidDel="006D0565" w:rsidP="00C5183B" w:rsidRDefault="007934B2" w14:paraId="0671C60A" w14:textId="205BFFD1">
            <w:pPr>
              <w:rPr>
                <w:del w:author="KARLOVCEC, Barbara" w:date="2025-02-26T14:28:00Z" w16du:dateUtc="2025-02-26T13:28:00Z" w:id="3509"/>
                <w:rFonts w:ascii="Calibri" w:hAnsi="Calibri" w:cs="Calibri"/>
                <w:color w:val="000000"/>
              </w:rPr>
            </w:pPr>
            <w:del w:author="KARLOVCEC, Barbara" w:date="2025-02-26T14:28:00Z" w16du:dateUtc="2025-02-26T13:28:00Z" w:id="3510">
              <w:r w:rsidRPr="005D5556" w:rsidDel="006D0565">
                <w:rPr>
                  <w:rFonts w:ascii="Calibri" w:hAnsi="Calibri" w:cs="Calibri"/>
                  <w:color w:val="000000"/>
                </w:rPr>
                <w:delText>Baosam Concepts</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7934B2" w:rsidDel="006D0565" w:rsidP="00C5183B" w:rsidRDefault="007934B2" w14:paraId="55C71232" w14:textId="18C91869">
            <w:pPr>
              <w:rPr>
                <w:del w:author="KARLOVCEC, Barbara" w:date="2025-02-26T14:28:00Z" w16du:dateUtc="2025-02-26T13:28:00Z" w:id="3511"/>
                <w:rFonts w:ascii="Calibri" w:hAnsi="Calibri" w:cs="Calibri"/>
                <w:color w:val="000000"/>
              </w:rPr>
            </w:pPr>
            <w:del w:author="KARLOVCEC, Barbara" w:date="2025-02-26T14:28:00Z" w16du:dateUtc="2025-02-26T13:28:00Z" w:id="3512">
              <w:r w:rsidRPr="005D5556" w:rsidDel="006D0565">
                <w:rPr>
                  <w:rFonts w:ascii="Calibri" w:hAnsi="Calibri" w:cs="Calibri"/>
                  <w:color w:val="000000"/>
                </w:rPr>
                <w:delText>Ajayi Babatunde Samuel</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7934B2" w:rsidDel="006D0565" w:rsidP="00C5183B" w:rsidRDefault="007934B2" w14:paraId="5111FA94" w14:textId="024F67C6">
            <w:pPr>
              <w:rPr>
                <w:del w:author="KARLOVCEC, Barbara" w:date="2025-02-26T14:28:00Z" w16du:dateUtc="2025-02-26T13:28:00Z" w:id="3513"/>
                <w:rFonts w:ascii="Calibri" w:hAnsi="Calibri" w:cs="Calibri"/>
                <w:color w:val="000000"/>
              </w:rPr>
            </w:pPr>
            <w:del w:author="KARLOVCEC, Barbara" w:date="2025-02-26T14:28:00Z" w16du:dateUtc="2025-02-26T13:28:00Z" w:id="3514">
              <w:r w:rsidRPr="005D5556" w:rsidDel="006D0565">
                <w:rPr>
                  <w:rFonts w:ascii="Calibri" w:hAnsi="Calibri" w:cs="Calibri"/>
                  <w:color w:val="000000"/>
                </w:rPr>
                <w:delText>08028765707, 08033849871</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7934B2" w:rsidDel="006D0565" w:rsidP="00C5183B" w:rsidRDefault="007934B2" w14:paraId="39C6E79E" w14:textId="4D606C34">
            <w:pPr>
              <w:rPr>
                <w:del w:author="KARLOVCEC, Barbara" w:date="2025-02-26T14:28:00Z" w16du:dateUtc="2025-02-26T13:28:00Z" w:id="3515"/>
                <w:rFonts w:ascii="Calibri" w:hAnsi="Calibri" w:cs="Calibri"/>
                <w:color w:val="0563C1"/>
                <w:u w:val="single"/>
              </w:rPr>
            </w:pPr>
            <w:del w:author="KARLOVCEC, Barbara" w:date="2025-02-26T14:28:00Z" w16du:dateUtc="2025-02-26T13:28:00Z" w:id="3516">
              <w:r w:rsidDel="006D0565">
                <w:fldChar w:fldCharType="begin"/>
              </w:r>
              <w:r w:rsidDel="006D0565">
                <w:delInstrText>HYPERLINK "mailto:ajayibabatundesamuel@gmail.com"</w:delInstrText>
              </w:r>
              <w:r w:rsidDel="006D0565">
                <w:fldChar w:fldCharType="separate"/>
              </w:r>
              <w:r w:rsidRPr="005D5556" w:rsidDel="006D0565">
                <w:rPr>
                  <w:rFonts w:ascii="Calibri" w:hAnsi="Calibri" w:cs="Calibri"/>
                  <w:color w:val="0563C1"/>
                  <w:u w:val="single"/>
                </w:rPr>
                <w:delText>ajayibabatundesamuel@gmail.com</w:delText>
              </w:r>
              <w:r w:rsidDel="006D0565">
                <w:rPr>
                  <w:rFonts w:ascii="Calibri" w:hAnsi="Calibri" w:cs="Calibri"/>
                  <w:color w:val="0563C1"/>
                  <w:u w:val="single"/>
                </w:rPr>
                <w:fldChar w:fldCharType="end"/>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7934B2" w:rsidDel="006D0565" w:rsidP="00C5183B" w:rsidRDefault="007934B2" w14:paraId="70B13020" w14:textId="0451F00D">
            <w:pPr>
              <w:rPr>
                <w:del w:author="KARLOVCEC, Barbara" w:date="2025-02-26T14:28:00Z" w16du:dateUtc="2025-02-26T13:28:00Z" w:id="3517"/>
                <w:rFonts w:ascii="Calibri" w:hAnsi="Calibri" w:cs="Calibri"/>
                <w:color w:val="000000"/>
              </w:rPr>
            </w:pPr>
            <w:del w:author="KARLOVCEC, Barbara" w:date="2025-02-26T14:28:00Z" w16du:dateUtc="2025-02-26T13:28:00Z" w:id="3518">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7934B2" w:rsidDel="006D0565" w:rsidP="00C5183B" w:rsidRDefault="007934B2" w14:paraId="5890298B" w14:textId="103C80EF">
            <w:pPr>
              <w:rPr>
                <w:del w:author="KARLOVCEC, Barbara" w:date="2025-02-26T14:28:00Z" w16du:dateUtc="2025-02-26T13:28:00Z" w:id="3519"/>
                <w:rFonts w:ascii="Calibri" w:hAnsi="Calibri" w:cs="Calibri"/>
                <w:color w:val="000000"/>
              </w:rPr>
            </w:pPr>
            <w:del w:author="KARLOVCEC, Barbara" w:date="2025-02-26T14:28:00Z" w16du:dateUtc="2025-02-26T13:28:00Z" w:id="3520">
              <w:r w:rsidRPr="005D5556" w:rsidDel="006D0565">
                <w:rPr>
                  <w:rFonts w:ascii="Calibri" w:hAnsi="Calibri" w:cs="Calibri"/>
                  <w:color w:val="000000"/>
                </w:rPr>
                <w:delText>ICE  MAKING MACHINE</w:delText>
              </w:r>
            </w:del>
          </w:p>
        </w:tc>
        <w:tc>
          <w:tcPr>
            <w:tcW w:w="1134" w:type="dxa"/>
            <w:vMerge/>
            <w:tcBorders>
              <w:left w:val="nil"/>
              <w:right w:val="single" w:color="auto" w:sz="4" w:space="0"/>
            </w:tcBorders>
            <w:shd w:val="clear" w:color="000000" w:fill="FCE4D6"/>
          </w:tcPr>
          <w:p w:rsidRPr="005D5556" w:rsidR="007934B2" w:rsidDel="006D0565" w:rsidP="00C5183B" w:rsidRDefault="007934B2" w14:paraId="2A1950EC" w14:textId="7C2B039F">
            <w:pPr>
              <w:rPr>
                <w:del w:author="KARLOVCEC, Barbara" w:date="2025-02-26T14:28:00Z" w16du:dateUtc="2025-02-26T13:28:00Z" w:id="3521"/>
                <w:rFonts w:ascii="Calibri" w:hAnsi="Calibri" w:cs="Calibri"/>
                <w:color w:val="000000"/>
              </w:rPr>
            </w:pPr>
          </w:p>
        </w:tc>
      </w:tr>
      <w:tr w:rsidRPr="005D5556" w:rsidR="001826AC" w:rsidDel="006D0565" w:rsidTr="000128F9" w14:paraId="7A2CA62C" w14:textId="04459FC0">
        <w:trPr>
          <w:trHeight w:val="612"/>
          <w:del w:author="KARLOVCEC, Barbara" w:date="2025-02-26T14:28:00Z" w:id="3522"/>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7934B2" w:rsidDel="006D0565" w:rsidP="00C5183B" w:rsidRDefault="007934B2" w14:paraId="0750FCE1" w14:textId="682B8726">
            <w:pPr>
              <w:rPr>
                <w:del w:author="KARLOVCEC, Barbara" w:date="2025-02-26T14:28:00Z" w16du:dateUtc="2025-02-26T13:28:00Z" w:id="3523"/>
                <w:rFonts w:ascii="Calibri" w:hAnsi="Calibri" w:cs="Calibri"/>
                <w:color w:val="000000"/>
              </w:rPr>
            </w:pPr>
            <w:del w:author="KARLOVCEC, Barbara" w:date="2025-02-26T14:28:00Z" w16du:dateUtc="2025-02-26T13:28:00Z" w:id="3524">
              <w:r w:rsidRPr="005D5556" w:rsidDel="006D0565">
                <w:rPr>
                  <w:rFonts w:ascii="Calibri" w:hAnsi="Calibri" w:cs="Calibri"/>
                  <w:color w:val="000000"/>
                </w:rPr>
                <w:delText>3</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7934B2" w:rsidDel="006D0565" w:rsidP="00C5183B" w:rsidRDefault="007934B2" w14:paraId="4901FF28" w14:textId="59617255">
            <w:pPr>
              <w:rPr>
                <w:del w:author="KARLOVCEC, Barbara" w:date="2025-02-26T14:28:00Z" w16du:dateUtc="2025-02-26T13:28:00Z" w:id="3525"/>
                <w:rFonts w:ascii="Calibri" w:hAnsi="Calibri" w:cs="Calibri"/>
                <w:color w:val="000000"/>
              </w:rPr>
            </w:pPr>
            <w:del w:author="KARLOVCEC, Barbara" w:date="2025-02-26T14:28:00Z" w16du:dateUtc="2025-02-26T13:28:00Z" w:id="3526">
              <w:r w:rsidRPr="005D5556" w:rsidDel="006D0565">
                <w:rPr>
                  <w:rFonts w:ascii="Calibri" w:hAnsi="Calibri" w:cs="Calibri"/>
                  <w:color w:val="000000"/>
                </w:rPr>
                <w:delText>A O A Technical Company</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7934B2" w:rsidDel="006D0565" w:rsidP="00C5183B" w:rsidRDefault="007934B2" w14:paraId="6CA67CF1" w14:textId="70247951">
            <w:pPr>
              <w:rPr>
                <w:del w:author="KARLOVCEC, Barbara" w:date="2025-02-26T14:28:00Z" w16du:dateUtc="2025-02-26T13:28:00Z" w:id="3527"/>
                <w:rFonts w:ascii="Calibri" w:hAnsi="Calibri" w:cs="Calibri"/>
                <w:color w:val="000000"/>
              </w:rPr>
            </w:pPr>
            <w:del w:author="KARLOVCEC, Barbara" w:date="2025-02-26T14:28:00Z" w16du:dateUtc="2025-02-26T13:28:00Z" w:id="3528">
              <w:r w:rsidRPr="005D5556" w:rsidDel="006D0565">
                <w:rPr>
                  <w:rFonts w:ascii="Calibri" w:hAnsi="Calibri" w:cs="Calibri"/>
                  <w:color w:val="000000"/>
                </w:rPr>
                <w:delText>Akinniyi Olusegun</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7934B2" w:rsidDel="006D0565" w:rsidP="00C5183B" w:rsidRDefault="007934B2" w14:paraId="4A141A78" w14:textId="7011A2FD">
            <w:pPr>
              <w:rPr>
                <w:del w:author="KARLOVCEC, Barbara" w:date="2025-02-26T14:28:00Z" w16du:dateUtc="2025-02-26T13:28:00Z" w:id="3529"/>
                <w:rFonts w:ascii="Calibri" w:hAnsi="Calibri" w:cs="Calibri"/>
                <w:color w:val="000000"/>
              </w:rPr>
            </w:pPr>
            <w:del w:author="KARLOVCEC, Barbara" w:date="2025-02-26T14:28:00Z" w16du:dateUtc="2025-02-26T13:28:00Z" w:id="3530">
              <w:r w:rsidRPr="005D5556" w:rsidDel="006D0565">
                <w:rPr>
                  <w:rFonts w:ascii="Calibri" w:hAnsi="Calibri" w:cs="Calibri"/>
                  <w:color w:val="000000"/>
                </w:rPr>
                <w:delText>08131518148, 08055519428</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7934B2" w:rsidDel="006D0565" w:rsidP="00C5183B" w:rsidRDefault="007934B2" w14:paraId="00483D3F" w14:textId="1BAA2E4C">
            <w:pPr>
              <w:rPr>
                <w:del w:author="KARLOVCEC, Barbara" w:date="2025-02-26T14:28:00Z" w16du:dateUtc="2025-02-26T13:28:00Z" w:id="3531"/>
                <w:rFonts w:ascii="Calibri" w:hAnsi="Calibri" w:cs="Calibri"/>
                <w:color w:val="0563C1"/>
                <w:u w:val="single"/>
              </w:rPr>
            </w:pPr>
            <w:del w:author="KARLOVCEC, Barbara" w:date="2025-02-26T14:28:00Z" w16du:dateUtc="2025-02-26T13:28:00Z" w:id="3532">
              <w:r w:rsidDel="006D0565">
                <w:fldChar w:fldCharType="begin"/>
              </w:r>
              <w:r w:rsidDel="006D0565">
                <w:delInstrText>HYPERLINK "mailto:akinniyi-olusegun9@gmail.com"</w:delInstrText>
              </w:r>
              <w:r w:rsidDel="006D0565">
                <w:fldChar w:fldCharType="separate"/>
              </w:r>
              <w:r w:rsidRPr="005D5556" w:rsidDel="006D0565">
                <w:rPr>
                  <w:rFonts w:ascii="Calibri" w:hAnsi="Calibri" w:cs="Calibri"/>
                  <w:color w:val="0563C1"/>
                  <w:u w:val="single"/>
                </w:rPr>
                <w:delText>akinniyi-olusegun9@gmail.com</w:delText>
              </w:r>
              <w:r w:rsidDel="006D0565">
                <w:rPr>
                  <w:rFonts w:ascii="Calibri" w:hAnsi="Calibri" w:cs="Calibri"/>
                  <w:color w:val="0563C1"/>
                  <w:u w:val="single"/>
                </w:rPr>
                <w:fldChar w:fldCharType="end"/>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7934B2" w:rsidDel="006D0565" w:rsidP="00C5183B" w:rsidRDefault="007934B2" w14:paraId="4CBA54E6" w14:textId="36AEA111">
            <w:pPr>
              <w:rPr>
                <w:del w:author="KARLOVCEC, Barbara" w:date="2025-02-26T14:28:00Z" w16du:dateUtc="2025-02-26T13:28:00Z" w:id="3533"/>
                <w:rFonts w:ascii="Calibri" w:hAnsi="Calibri" w:cs="Calibri"/>
                <w:color w:val="000000"/>
              </w:rPr>
            </w:pPr>
            <w:del w:author="KARLOVCEC, Barbara" w:date="2025-02-26T14:28:00Z" w16du:dateUtc="2025-02-26T13:28:00Z" w:id="3534">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7934B2" w:rsidDel="006D0565" w:rsidP="00C5183B" w:rsidRDefault="007934B2" w14:paraId="2357CBA8" w14:textId="340ABEE5">
            <w:pPr>
              <w:rPr>
                <w:del w:author="KARLOVCEC, Barbara" w:date="2025-02-26T14:28:00Z" w16du:dateUtc="2025-02-26T13:28:00Z" w:id="3535"/>
                <w:rFonts w:ascii="Calibri" w:hAnsi="Calibri" w:cs="Calibri"/>
                <w:color w:val="000000"/>
              </w:rPr>
            </w:pPr>
            <w:del w:author="KARLOVCEC, Barbara" w:date="2025-02-26T14:28:00Z" w16du:dateUtc="2025-02-26T13:28:00Z" w:id="3536">
              <w:r w:rsidRPr="005D5556" w:rsidDel="006D0565">
                <w:rPr>
                  <w:rFonts w:ascii="Calibri" w:hAnsi="Calibri" w:cs="Calibri"/>
                  <w:color w:val="000000"/>
                </w:rPr>
                <w:delText>ICE  MAKING MACHINE</w:delText>
              </w:r>
            </w:del>
          </w:p>
        </w:tc>
        <w:tc>
          <w:tcPr>
            <w:tcW w:w="1134" w:type="dxa"/>
            <w:vMerge/>
            <w:tcBorders>
              <w:left w:val="nil"/>
              <w:right w:val="single" w:color="auto" w:sz="4" w:space="0"/>
            </w:tcBorders>
            <w:shd w:val="clear" w:color="000000" w:fill="FCE4D6"/>
          </w:tcPr>
          <w:p w:rsidRPr="005D5556" w:rsidR="007934B2" w:rsidDel="006D0565" w:rsidP="00C5183B" w:rsidRDefault="007934B2" w14:paraId="6E2A5D07" w14:textId="1B4A1649">
            <w:pPr>
              <w:rPr>
                <w:del w:author="KARLOVCEC, Barbara" w:date="2025-02-26T14:28:00Z" w16du:dateUtc="2025-02-26T13:28:00Z" w:id="3537"/>
                <w:rFonts w:ascii="Calibri" w:hAnsi="Calibri" w:cs="Calibri"/>
                <w:color w:val="000000"/>
              </w:rPr>
            </w:pPr>
          </w:p>
        </w:tc>
      </w:tr>
      <w:tr w:rsidRPr="005D5556" w:rsidR="001826AC" w:rsidDel="006D0565" w:rsidTr="000128F9" w14:paraId="052D2A64" w14:textId="72E286B3">
        <w:trPr>
          <w:trHeight w:val="408"/>
          <w:del w:author="KARLOVCEC, Barbara" w:date="2025-02-26T14:28:00Z" w:id="3538"/>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7934B2" w:rsidDel="006D0565" w:rsidP="00C5183B" w:rsidRDefault="007934B2" w14:paraId="1DEFE464" w14:textId="051A985F">
            <w:pPr>
              <w:rPr>
                <w:del w:author="KARLOVCEC, Barbara" w:date="2025-02-26T14:28:00Z" w16du:dateUtc="2025-02-26T13:28:00Z" w:id="3539"/>
                <w:rFonts w:ascii="Calibri" w:hAnsi="Calibri" w:cs="Calibri"/>
                <w:color w:val="000000"/>
              </w:rPr>
            </w:pPr>
            <w:del w:author="KARLOVCEC, Barbara" w:date="2025-02-26T14:28:00Z" w16du:dateUtc="2025-02-26T13:28:00Z" w:id="3540">
              <w:r w:rsidRPr="005D5556" w:rsidDel="006D0565">
                <w:rPr>
                  <w:rFonts w:ascii="Calibri" w:hAnsi="Calibri" w:cs="Calibri"/>
                  <w:color w:val="000000"/>
                </w:rPr>
                <w:delText>4</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7934B2" w:rsidDel="006D0565" w:rsidP="00C5183B" w:rsidRDefault="007934B2" w14:paraId="1719944A" w14:textId="01E4CBB0">
            <w:pPr>
              <w:rPr>
                <w:del w:author="KARLOVCEC, Barbara" w:date="2025-02-26T14:28:00Z" w16du:dateUtc="2025-02-26T13:28:00Z" w:id="3541"/>
                <w:rFonts w:ascii="Calibri" w:hAnsi="Calibri" w:cs="Calibri"/>
                <w:color w:val="000000"/>
              </w:rPr>
            </w:pPr>
            <w:del w:author="KARLOVCEC, Barbara" w:date="2025-02-26T14:28:00Z" w16du:dateUtc="2025-02-26T13:28:00Z" w:id="3542">
              <w:r w:rsidRPr="005D5556" w:rsidDel="006D0565">
                <w:rPr>
                  <w:rFonts w:ascii="Calibri" w:hAnsi="Calibri" w:cs="Calibri"/>
                  <w:color w:val="000000"/>
                </w:rPr>
                <w:delText>Edencool Technical Works</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7934B2" w:rsidDel="006D0565" w:rsidP="00C5183B" w:rsidRDefault="007934B2" w14:paraId="4B5AAB0E" w14:textId="1E97D5B9">
            <w:pPr>
              <w:rPr>
                <w:del w:author="KARLOVCEC, Barbara" w:date="2025-02-26T14:28:00Z" w16du:dateUtc="2025-02-26T13:28:00Z" w:id="3543"/>
                <w:rFonts w:ascii="Calibri" w:hAnsi="Calibri" w:cs="Calibri"/>
                <w:color w:val="000000"/>
              </w:rPr>
            </w:pPr>
            <w:del w:author="KARLOVCEC, Barbara" w:date="2025-02-26T14:28:00Z" w16du:dateUtc="2025-02-26T13:28:00Z" w:id="3544">
              <w:r w:rsidRPr="005D5556" w:rsidDel="006D0565">
                <w:rPr>
                  <w:rFonts w:ascii="Calibri" w:hAnsi="Calibri" w:cs="Calibri"/>
                  <w:color w:val="000000"/>
                </w:rPr>
                <w:delText>Adeniyi Adeleke Emmanuel</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7934B2" w:rsidDel="006D0565" w:rsidP="00C5183B" w:rsidRDefault="007934B2" w14:paraId="70611F8F" w14:textId="02219B11">
            <w:pPr>
              <w:rPr>
                <w:del w:author="KARLOVCEC, Barbara" w:date="2025-02-26T14:28:00Z" w16du:dateUtc="2025-02-26T13:28:00Z" w:id="3545"/>
                <w:rFonts w:ascii="Calibri" w:hAnsi="Calibri" w:cs="Calibri"/>
                <w:color w:val="000000"/>
              </w:rPr>
            </w:pPr>
            <w:del w:author="KARLOVCEC, Barbara" w:date="2025-02-26T14:28:00Z" w16du:dateUtc="2025-02-26T13:28:00Z" w:id="3546">
              <w:r w:rsidRPr="005D5556" w:rsidDel="006D0565">
                <w:rPr>
                  <w:rFonts w:ascii="Calibri" w:hAnsi="Calibri" w:cs="Calibri"/>
                  <w:color w:val="000000"/>
                </w:rPr>
                <w:delText>08056024699, 08034173401</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7934B2" w:rsidDel="006D0565" w:rsidP="00C5183B" w:rsidRDefault="007934B2" w14:paraId="5904AB3B" w14:textId="7F359D27">
            <w:pPr>
              <w:rPr>
                <w:del w:author="KARLOVCEC, Barbara" w:date="2025-02-26T14:28:00Z" w16du:dateUtc="2025-02-26T13:28:00Z" w:id="3547"/>
                <w:rFonts w:ascii="Calibri" w:hAnsi="Calibri" w:cs="Calibri"/>
                <w:color w:val="0563C1"/>
                <w:u w:val="single"/>
              </w:rPr>
            </w:pPr>
            <w:del w:author="KARLOVCEC, Barbara" w:date="2025-02-26T14:28:00Z" w16du:dateUtc="2025-02-26T13:28:00Z" w:id="3548">
              <w:r w:rsidDel="006D0565">
                <w:fldChar w:fldCharType="begin"/>
              </w:r>
              <w:r w:rsidDel="006D0565">
                <w:delInstrText>HYPERLINK "mailto:edencooltechnicalworks@gmail.com"</w:delInstrText>
              </w:r>
              <w:r w:rsidDel="006D0565">
                <w:fldChar w:fldCharType="separate"/>
              </w:r>
              <w:r w:rsidRPr="005D5556" w:rsidDel="006D0565">
                <w:rPr>
                  <w:rFonts w:ascii="Calibri" w:hAnsi="Calibri" w:cs="Calibri"/>
                  <w:color w:val="0563C1"/>
                  <w:u w:val="single"/>
                </w:rPr>
                <w:delText>edencooltechnicalworks@gmail.com</w:delText>
              </w:r>
              <w:r w:rsidDel="006D0565">
                <w:rPr>
                  <w:rFonts w:ascii="Calibri" w:hAnsi="Calibri" w:cs="Calibri"/>
                  <w:color w:val="0563C1"/>
                  <w:u w:val="single"/>
                </w:rPr>
                <w:fldChar w:fldCharType="end"/>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7934B2" w:rsidDel="006D0565" w:rsidP="00C5183B" w:rsidRDefault="007934B2" w14:paraId="18ABC223" w14:textId="565547A3">
            <w:pPr>
              <w:rPr>
                <w:del w:author="KARLOVCEC, Barbara" w:date="2025-02-26T14:28:00Z" w16du:dateUtc="2025-02-26T13:28:00Z" w:id="3549"/>
                <w:rFonts w:ascii="Calibri" w:hAnsi="Calibri" w:cs="Calibri"/>
                <w:color w:val="000000"/>
              </w:rPr>
            </w:pPr>
            <w:del w:author="KARLOVCEC, Barbara" w:date="2025-02-26T14:28:00Z" w16du:dateUtc="2025-02-26T13:28:00Z" w:id="3550">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7934B2" w:rsidDel="006D0565" w:rsidP="00C5183B" w:rsidRDefault="007934B2" w14:paraId="10436959" w14:textId="38720A06">
            <w:pPr>
              <w:rPr>
                <w:del w:author="KARLOVCEC, Barbara" w:date="2025-02-26T14:28:00Z" w16du:dateUtc="2025-02-26T13:28:00Z" w:id="3551"/>
                <w:rFonts w:ascii="Calibri" w:hAnsi="Calibri" w:cs="Calibri"/>
                <w:color w:val="000000"/>
              </w:rPr>
            </w:pPr>
            <w:del w:author="KARLOVCEC, Barbara" w:date="2025-02-26T14:28:00Z" w16du:dateUtc="2025-02-26T13:28:00Z" w:id="3552">
              <w:r w:rsidRPr="005D5556" w:rsidDel="006D0565">
                <w:rPr>
                  <w:rFonts w:ascii="Calibri" w:hAnsi="Calibri" w:cs="Calibri"/>
                  <w:color w:val="000000"/>
                </w:rPr>
                <w:delText>ICE  MAKING MACHINE</w:delText>
              </w:r>
              <w:r w:rsidRPr="005D5556" w:rsidDel="006D0565">
                <w:rPr>
                  <w:rFonts w:ascii="Calibri" w:hAnsi="Calibri" w:cs="Calibri"/>
                  <w:color w:val="000000"/>
                </w:rPr>
                <w:br/>
              </w:r>
              <w:r w:rsidRPr="005D5556" w:rsidDel="006D0565">
                <w:rPr>
                  <w:rFonts w:ascii="Calibri" w:hAnsi="Calibri" w:cs="Calibri"/>
                  <w:color w:val="000000"/>
                </w:rPr>
                <w:delText>/ COLD ROOM</w:delText>
              </w:r>
            </w:del>
          </w:p>
        </w:tc>
        <w:tc>
          <w:tcPr>
            <w:tcW w:w="1134" w:type="dxa"/>
            <w:vMerge/>
            <w:tcBorders>
              <w:left w:val="nil"/>
              <w:right w:val="single" w:color="auto" w:sz="4" w:space="0"/>
            </w:tcBorders>
            <w:shd w:val="clear" w:color="000000" w:fill="FCE4D6"/>
          </w:tcPr>
          <w:p w:rsidRPr="005D5556" w:rsidR="007934B2" w:rsidDel="006D0565" w:rsidP="00C5183B" w:rsidRDefault="007934B2" w14:paraId="426D953C" w14:textId="09F764CB">
            <w:pPr>
              <w:rPr>
                <w:del w:author="KARLOVCEC, Barbara" w:date="2025-02-26T14:28:00Z" w16du:dateUtc="2025-02-26T13:28:00Z" w:id="3553"/>
                <w:rFonts w:ascii="Calibri" w:hAnsi="Calibri" w:cs="Calibri"/>
                <w:color w:val="000000"/>
              </w:rPr>
            </w:pPr>
          </w:p>
        </w:tc>
      </w:tr>
      <w:tr w:rsidRPr="005D5556" w:rsidR="001826AC" w:rsidDel="006D0565" w:rsidTr="000128F9" w14:paraId="7A75F7B3" w14:textId="37E15E14">
        <w:trPr>
          <w:trHeight w:val="408"/>
          <w:del w:author="KARLOVCEC, Barbara" w:date="2025-02-26T14:28:00Z" w:id="3554"/>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7934B2" w:rsidDel="006D0565" w:rsidP="00C5183B" w:rsidRDefault="007934B2" w14:paraId="30BFF481" w14:textId="4CBCA559">
            <w:pPr>
              <w:rPr>
                <w:del w:author="KARLOVCEC, Barbara" w:date="2025-02-26T14:28:00Z" w16du:dateUtc="2025-02-26T13:28:00Z" w:id="3555"/>
                <w:rFonts w:ascii="Calibri" w:hAnsi="Calibri" w:cs="Calibri"/>
                <w:color w:val="000000"/>
              </w:rPr>
            </w:pPr>
            <w:del w:author="KARLOVCEC, Barbara" w:date="2025-02-26T14:28:00Z" w16du:dateUtc="2025-02-26T13:28:00Z" w:id="3556">
              <w:r w:rsidRPr="005D5556" w:rsidDel="006D0565">
                <w:rPr>
                  <w:rFonts w:ascii="Calibri" w:hAnsi="Calibri" w:cs="Calibri"/>
                  <w:color w:val="000000"/>
                </w:rPr>
                <w:delText>5</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7934B2" w:rsidDel="006D0565" w:rsidP="00C5183B" w:rsidRDefault="007934B2" w14:paraId="4F13B8DA" w14:textId="7B1ABED2">
            <w:pPr>
              <w:rPr>
                <w:del w:author="KARLOVCEC, Barbara" w:date="2025-02-26T14:28:00Z" w16du:dateUtc="2025-02-26T13:28:00Z" w:id="3557"/>
                <w:rFonts w:ascii="Calibri" w:hAnsi="Calibri" w:cs="Calibri"/>
                <w:color w:val="000000"/>
              </w:rPr>
            </w:pPr>
            <w:del w:author="KARLOVCEC, Barbara" w:date="2025-02-26T14:28:00Z" w16du:dateUtc="2025-02-26T13:28:00Z" w:id="3558">
              <w:r w:rsidRPr="005D5556" w:rsidDel="006D0565">
                <w:rPr>
                  <w:rFonts w:ascii="Calibri" w:hAnsi="Calibri" w:cs="Calibri"/>
                  <w:color w:val="000000"/>
                </w:rPr>
                <w:delText>Ade Tech</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7934B2" w:rsidDel="006D0565" w:rsidP="00C5183B" w:rsidRDefault="007934B2" w14:paraId="42A761AE" w14:textId="3BD27FBA">
            <w:pPr>
              <w:rPr>
                <w:del w:author="KARLOVCEC, Barbara" w:date="2025-02-26T14:28:00Z" w16du:dateUtc="2025-02-26T13:28:00Z" w:id="3559"/>
                <w:rFonts w:ascii="Calibri" w:hAnsi="Calibri" w:cs="Calibri"/>
                <w:color w:val="000000"/>
              </w:rPr>
            </w:pPr>
            <w:del w:author="KARLOVCEC, Barbara" w:date="2025-02-26T14:28:00Z" w16du:dateUtc="2025-02-26T13:28:00Z" w:id="3560">
              <w:r w:rsidRPr="005D5556" w:rsidDel="006D0565">
                <w:rPr>
                  <w:rFonts w:ascii="Calibri" w:hAnsi="Calibri" w:cs="Calibri"/>
                  <w:color w:val="000000"/>
                </w:rPr>
                <w:delText>Adeoye Liadi</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7934B2" w:rsidDel="006D0565" w:rsidP="00C5183B" w:rsidRDefault="007934B2" w14:paraId="2A5B2BED" w14:textId="27468439">
            <w:pPr>
              <w:rPr>
                <w:del w:author="KARLOVCEC, Barbara" w:date="2025-02-26T14:28:00Z" w16du:dateUtc="2025-02-26T13:28:00Z" w:id="3561"/>
                <w:rFonts w:ascii="Calibri" w:hAnsi="Calibri" w:cs="Calibri"/>
                <w:color w:val="000000"/>
              </w:rPr>
            </w:pPr>
            <w:del w:author="KARLOVCEC, Barbara" w:date="2025-02-26T14:28:00Z" w16du:dateUtc="2025-02-26T13:28:00Z" w:id="3562">
              <w:r w:rsidRPr="005D5556" w:rsidDel="006D0565">
                <w:rPr>
                  <w:rFonts w:ascii="Calibri" w:hAnsi="Calibri" w:cs="Calibri"/>
                  <w:color w:val="000000"/>
                </w:rPr>
                <w:delText>'08059750447</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7934B2" w:rsidDel="006D0565" w:rsidP="00C5183B" w:rsidRDefault="007934B2" w14:paraId="06B0E32A" w14:textId="7B18E382">
            <w:pPr>
              <w:rPr>
                <w:del w:author="KARLOVCEC, Barbara" w:date="2025-02-26T14:28:00Z" w16du:dateUtc="2025-02-26T13:28:00Z" w:id="3563"/>
                <w:rFonts w:ascii="Calibri" w:hAnsi="Calibri" w:cs="Calibri"/>
                <w:color w:val="000000"/>
              </w:rPr>
            </w:pPr>
            <w:del w:author="KARLOVCEC, Barbara" w:date="2025-02-26T14:28:00Z" w16du:dateUtc="2025-02-26T13:28:00Z" w:id="3564">
              <w:r w:rsidRPr="005D5556" w:rsidDel="006D0565">
                <w:rPr>
                  <w:rFonts w:ascii="Calibri" w:hAnsi="Calibri" w:cs="Calibri"/>
                  <w:color w:val="000000"/>
                </w:rPr>
                <w:delText> </w:delText>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7934B2" w:rsidDel="006D0565" w:rsidP="00C5183B" w:rsidRDefault="007934B2" w14:paraId="79FA0AEC" w14:textId="2D0AC3BD">
            <w:pPr>
              <w:rPr>
                <w:del w:author="KARLOVCEC, Barbara" w:date="2025-02-26T14:28:00Z" w16du:dateUtc="2025-02-26T13:28:00Z" w:id="3565"/>
                <w:rFonts w:ascii="Calibri" w:hAnsi="Calibri" w:cs="Calibri"/>
                <w:color w:val="000000"/>
              </w:rPr>
            </w:pPr>
            <w:del w:author="KARLOVCEC, Barbara" w:date="2025-02-26T14:28:00Z" w16du:dateUtc="2025-02-26T13:28:00Z" w:id="3566">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7934B2" w:rsidDel="006D0565" w:rsidP="00C5183B" w:rsidRDefault="007934B2" w14:paraId="0881E68A" w14:textId="604F4AF5">
            <w:pPr>
              <w:rPr>
                <w:del w:author="KARLOVCEC, Barbara" w:date="2025-02-26T14:28:00Z" w16du:dateUtc="2025-02-26T13:28:00Z" w:id="3567"/>
                <w:rFonts w:ascii="Calibri" w:hAnsi="Calibri" w:cs="Calibri"/>
                <w:color w:val="000000"/>
              </w:rPr>
            </w:pPr>
            <w:del w:author="KARLOVCEC, Barbara" w:date="2025-02-26T14:28:00Z" w16du:dateUtc="2025-02-26T13:28:00Z" w:id="3568">
              <w:r w:rsidRPr="005D5556" w:rsidDel="006D0565">
                <w:rPr>
                  <w:rFonts w:ascii="Calibri" w:hAnsi="Calibri" w:cs="Calibri"/>
                  <w:color w:val="000000"/>
                </w:rPr>
                <w:delText xml:space="preserve">ICE  MAKING MACHINE/ </w:delText>
              </w:r>
              <w:r w:rsidRPr="005D5556" w:rsidDel="006D0565">
                <w:rPr>
                  <w:rFonts w:ascii="Calibri" w:hAnsi="Calibri" w:cs="Calibri"/>
                  <w:color w:val="000000"/>
                </w:rPr>
                <w:br/>
              </w:r>
              <w:r w:rsidRPr="005D5556" w:rsidDel="006D0565">
                <w:rPr>
                  <w:rFonts w:ascii="Calibri" w:hAnsi="Calibri" w:cs="Calibri"/>
                  <w:color w:val="000000"/>
                </w:rPr>
                <w:delText>COLD ROOM</w:delText>
              </w:r>
            </w:del>
          </w:p>
        </w:tc>
        <w:tc>
          <w:tcPr>
            <w:tcW w:w="1134" w:type="dxa"/>
            <w:vMerge/>
            <w:tcBorders>
              <w:left w:val="nil"/>
              <w:right w:val="single" w:color="auto" w:sz="4" w:space="0"/>
            </w:tcBorders>
            <w:shd w:val="clear" w:color="000000" w:fill="FCE4D6"/>
          </w:tcPr>
          <w:p w:rsidRPr="005D5556" w:rsidR="007934B2" w:rsidDel="006D0565" w:rsidP="00C5183B" w:rsidRDefault="007934B2" w14:paraId="21FA6FD6" w14:textId="5CFB831A">
            <w:pPr>
              <w:rPr>
                <w:del w:author="KARLOVCEC, Barbara" w:date="2025-02-26T14:28:00Z" w16du:dateUtc="2025-02-26T13:28:00Z" w:id="3569"/>
                <w:rFonts w:ascii="Calibri" w:hAnsi="Calibri" w:cs="Calibri"/>
                <w:color w:val="000000"/>
              </w:rPr>
            </w:pPr>
          </w:p>
        </w:tc>
      </w:tr>
      <w:tr w:rsidRPr="005D5556" w:rsidR="001826AC" w:rsidDel="006D0565" w:rsidTr="000128F9" w14:paraId="73869109" w14:textId="7B6A01AD">
        <w:trPr>
          <w:trHeight w:val="408"/>
          <w:del w:author="KARLOVCEC, Barbara" w:date="2025-02-26T14:28:00Z" w:id="3570"/>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7934B2" w:rsidDel="006D0565" w:rsidP="00C5183B" w:rsidRDefault="007934B2" w14:paraId="1AAC7761" w14:textId="2C8735D2">
            <w:pPr>
              <w:rPr>
                <w:del w:author="KARLOVCEC, Barbara" w:date="2025-02-26T14:28:00Z" w16du:dateUtc="2025-02-26T13:28:00Z" w:id="3571"/>
                <w:rFonts w:ascii="Calibri" w:hAnsi="Calibri" w:cs="Calibri"/>
                <w:color w:val="000000"/>
              </w:rPr>
            </w:pPr>
            <w:del w:author="KARLOVCEC, Barbara" w:date="2025-02-26T14:28:00Z" w16du:dateUtc="2025-02-26T13:28:00Z" w:id="3572">
              <w:r w:rsidRPr="005D5556" w:rsidDel="006D0565">
                <w:rPr>
                  <w:rFonts w:ascii="Calibri" w:hAnsi="Calibri" w:cs="Calibri"/>
                  <w:color w:val="000000"/>
                </w:rPr>
                <w:delText>6</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7934B2" w:rsidDel="006D0565" w:rsidP="00C5183B" w:rsidRDefault="007934B2" w14:paraId="656C86B3" w14:textId="2C7FA0DC">
            <w:pPr>
              <w:rPr>
                <w:del w:author="KARLOVCEC, Barbara" w:date="2025-02-26T14:28:00Z" w16du:dateUtc="2025-02-26T13:28:00Z" w:id="3573"/>
                <w:rFonts w:ascii="Calibri" w:hAnsi="Calibri" w:cs="Calibri"/>
                <w:color w:val="000000"/>
              </w:rPr>
            </w:pPr>
            <w:del w:author="KARLOVCEC, Barbara" w:date="2025-02-26T14:28:00Z" w16du:dateUtc="2025-02-26T13:28:00Z" w:id="3574">
              <w:r w:rsidRPr="005D5556" w:rsidDel="006D0565">
                <w:rPr>
                  <w:rFonts w:ascii="Calibri" w:hAnsi="Calibri" w:cs="Calibri"/>
                  <w:color w:val="000000"/>
                </w:rPr>
                <w:delText>Awosco Cooling Works</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7934B2" w:rsidDel="006D0565" w:rsidP="00C5183B" w:rsidRDefault="007934B2" w14:paraId="0F785F4A" w14:textId="4CEB0865">
            <w:pPr>
              <w:rPr>
                <w:del w:author="KARLOVCEC, Barbara" w:date="2025-02-26T14:28:00Z" w16du:dateUtc="2025-02-26T13:28:00Z" w:id="3575"/>
                <w:rFonts w:ascii="Calibri" w:hAnsi="Calibri" w:cs="Calibri"/>
                <w:color w:val="000000"/>
              </w:rPr>
            </w:pPr>
            <w:del w:author="KARLOVCEC, Barbara" w:date="2025-02-26T14:28:00Z" w16du:dateUtc="2025-02-26T13:28:00Z" w:id="3576">
              <w:r w:rsidRPr="005D5556" w:rsidDel="006D0565">
                <w:rPr>
                  <w:rFonts w:ascii="Calibri" w:hAnsi="Calibri" w:cs="Calibri"/>
                  <w:color w:val="000000"/>
                </w:rPr>
                <w:delText>Oluwalusin Olajumoke</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7934B2" w:rsidDel="006D0565" w:rsidP="00C5183B" w:rsidRDefault="007934B2" w14:paraId="17EC60B1" w14:textId="008EDFC4">
            <w:pPr>
              <w:rPr>
                <w:del w:author="KARLOVCEC, Barbara" w:date="2025-02-26T14:28:00Z" w16du:dateUtc="2025-02-26T13:28:00Z" w:id="3577"/>
                <w:rFonts w:ascii="Calibri" w:hAnsi="Calibri" w:cs="Calibri"/>
                <w:color w:val="000000"/>
              </w:rPr>
            </w:pPr>
            <w:del w:author="KARLOVCEC, Barbara" w:date="2025-02-26T14:28:00Z" w16du:dateUtc="2025-02-26T13:28:00Z" w:id="3578">
              <w:r w:rsidRPr="005D5556" w:rsidDel="006D0565">
                <w:rPr>
                  <w:rFonts w:ascii="Calibri" w:hAnsi="Calibri" w:cs="Calibri"/>
                  <w:color w:val="000000"/>
                </w:rPr>
                <w:delText>08038303003</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7934B2" w:rsidDel="006D0565" w:rsidP="00C5183B" w:rsidRDefault="007934B2" w14:paraId="624632BA" w14:textId="02E81D1B">
            <w:pPr>
              <w:rPr>
                <w:del w:author="KARLOVCEC, Barbara" w:date="2025-02-26T14:28:00Z" w16du:dateUtc="2025-02-26T13:28:00Z" w:id="3579"/>
                <w:rFonts w:ascii="Calibri" w:hAnsi="Calibri" w:cs="Calibri"/>
                <w:color w:val="0563C1"/>
                <w:u w:val="single"/>
              </w:rPr>
            </w:pPr>
            <w:del w:author="KARLOVCEC, Barbara" w:date="2025-02-26T14:28:00Z" w16du:dateUtc="2025-02-26T13:28:00Z" w:id="3580">
              <w:r w:rsidDel="006D0565">
                <w:fldChar w:fldCharType="begin"/>
              </w:r>
              <w:r w:rsidDel="006D0565">
                <w:delInstrText>HYPERLINK "mailto:oluwalusinolajumoke@gmail.com"</w:delInstrText>
              </w:r>
              <w:r w:rsidDel="006D0565">
                <w:fldChar w:fldCharType="separate"/>
              </w:r>
              <w:r w:rsidRPr="005D5556" w:rsidDel="006D0565">
                <w:rPr>
                  <w:rFonts w:ascii="Calibri" w:hAnsi="Calibri" w:cs="Calibri"/>
                  <w:color w:val="0563C1"/>
                  <w:u w:val="single"/>
                </w:rPr>
                <w:delText>oluwalusinolajumoke@gmail.com</w:delText>
              </w:r>
              <w:r w:rsidDel="006D0565">
                <w:rPr>
                  <w:rFonts w:ascii="Calibri" w:hAnsi="Calibri" w:cs="Calibri"/>
                  <w:color w:val="0563C1"/>
                  <w:u w:val="single"/>
                </w:rPr>
                <w:fldChar w:fldCharType="end"/>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7934B2" w:rsidDel="006D0565" w:rsidP="00C5183B" w:rsidRDefault="007934B2" w14:paraId="4FF772B6" w14:textId="3700953E">
            <w:pPr>
              <w:rPr>
                <w:del w:author="KARLOVCEC, Barbara" w:date="2025-02-26T14:28:00Z" w16du:dateUtc="2025-02-26T13:28:00Z" w:id="3581"/>
                <w:rFonts w:ascii="Calibri" w:hAnsi="Calibri" w:cs="Calibri"/>
                <w:color w:val="000000"/>
              </w:rPr>
            </w:pPr>
            <w:del w:author="KARLOVCEC, Barbara" w:date="2025-02-26T14:28:00Z" w16du:dateUtc="2025-02-26T13:28:00Z" w:id="3582">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7934B2" w:rsidDel="006D0565" w:rsidP="00C5183B" w:rsidRDefault="007934B2" w14:paraId="62F88802" w14:textId="0504E62D">
            <w:pPr>
              <w:rPr>
                <w:del w:author="KARLOVCEC, Barbara" w:date="2025-02-26T14:28:00Z" w16du:dateUtc="2025-02-26T13:28:00Z" w:id="3583"/>
                <w:rFonts w:ascii="Calibri" w:hAnsi="Calibri" w:cs="Calibri"/>
                <w:color w:val="000000"/>
              </w:rPr>
            </w:pPr>
            <w:del w:author="KARLOVCEC, Barbara" w:date="2025-02-26T14:28:00Z" w16du:dateUtc="2025-02-26T13:28:00Z" w:id="3584">
              <w:r w:rsidRPr="005D5556" w:rsidDel="006D0565">
                <w:rPr>
                  <w:rFonts w:ascii="Calibri" w:hAnsi="Calibri" w:cs="Calibri"/>
                  <w:color w:val="000000"/>
                </w:rPr>
                <w:delText xml:space="preserve">ICE  MAKING MACHINE/ </w:delText>
              </w:r>
              <w:r w:rsidRPr="005D5556" w:rsidDel="006D0565">
                <w:rPr>
                  <w:rFonts w:ascii="Calibri" w:hAnsi="Calibri" w:cs="Calibri"/>
                  <w:color w:val="000000"/>
                </w:rPr>
                <w:br/>
              </w:r>
              <w:r w:rsidRPr="005D5556" w:rsidDel="006D0565">
                <w:rPr>
                  <w:rFonts w:ascii="Calibri" w:hAnsi="Calibri" w:cs="Calibri"/>
                  <w:color w:val="000000"/>
                </w:rPr>
                <w:delText>COLD ROOM</w:delText>
              </w:r>
            </w:del>
          </w:p>
        </w:tc>
        <w:tc>
          <w:tcPr>
            <w:tcW w:w="1134" w:type="dxa"/>
            <w:vMerge/>
            <w:tcBorders>
              <w:left w:val="nil"/>
              <w:right w:val="single" w:color="auto" w:sz="4" w:space="0"/>
            </w:tcBorders>
            <w:shd w:val="clear" w:color="000000" w:fill="FCE4D6"/>
          </w:tcPr>
          <w:p w:rsidRPr="005D5556" w:rsidR="007934B2" w:rsidDel="006D0565" w:rsidP="00C5183B" w:rsidRDefault="007934B2" w14:paraId="017E6561" w14:textId="27FEF782">
            <w:pPr>
              <w:rPr>
                <w:del w:author="KARLOVCEC, Barbara" w:date="2025-02-26T14:28:00Z" w16du:dateUtc="2025-02-26T13:28:00Z" w:id="3585"/>
                <w:rFonts w:ascii="Calibri" w:hAnsi="Calibri" w:cs="Calibri"/>
                <w:color w:val="000000"/>
              </w:rPr>
            </w:pPr>
          </w:p>
        </w:tc>
      </w:tr>
      <w:tr w:rsidRPr="005D5556" w:rsidR="001826AC" w:rsidDel="006D0565" w:rsidTr="000128F9" w14:paraId="4278E975" w14:textId="0B466193">
        <w:trPr>
          <w:trHeight w:val="408"/>
          <w:del w:author="KARLOVCEC, Barbara" w:date="2025-02-26T14:28:00Z" w:id="3586"/>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7934B2" w:rsidDel="006D0565" w:rsidP="00C5183B" w:rsidRDefault="007934B2" w14:paraId="0C76FE15" w14:textId="26D74C5E">
            <w:pPr>
              <w:rPr>
                <w:del w:author="KARLOVCEC, Barbara" w:date="2025-02-26T14:28:00Z" w16du:dateUtc="2025-02-26T13:28:00Z" w:id="3587"/>
                <w:rFonts w:ascii="Calibri" w:hAnsi="Calibri" w:cs="Calibri"/>
                <w:color w:val="000000"/>
              </w:rPr>
            </w:pPr>
            <w:del w:author="KARLOVCEC, Barbara" w:date="2025-02-26T14:28:00Z" w16du:dateUtc="2025-02-26T13:28:00Z" w:id="3588">
              <w:r w:rsidRPr="005D5556" w:rsidDel="006D0565">
                <w:rPr>
                  <w:rFonts w:ascii="Calibri" w:hAnsi="Calibri" w:cs="Calibri"/>
                  <w:color w:val="000000"/>
                </w:rPr>
                <w:delText>7</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7934B2" w:rsidDel="006D0565" w:rsidP="00C5183B" w:rsidRDefault="007934B2" w14:paraId="4BFE3030" w14:textId="14ED9084">
            <w:pPr>
              <w:rPr>
                <w:del w:author="KARLOVCEC, Barbara" w:date="2025-02-26T14:28:00Z" w16du:dateUtc="2025-02-26T13:28:00Z" w:id="3589"/>
                <w:rFonts w:ascii="Calibri" w:hAnsi="Calibri" w:cs="Calibri"/>
                <w:color w:val="000000"/>
              </w:rPr>
            </w:pPr>
            <w:del w:author="KARLOVCEC, Barbara" w:date="2025-02-26T14:28:00Z" w16du:dateUtc="2025-02-26T13:28:00Z" w:id="3590">
              <w:r w:rsidRPr="005D5556" w:rsidDel="006D0565">
                <w:rPr>
                  <w:rFonts w:ascii="Calibri" w:hAnsi="Calibri" w:cs="Calibri"/>
                  <w:color w:val="000000"/>
                </w:rPr>
                <w:delText>Adekola Adewale Tech Engineering</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7934B2" w:rsidDel="006D0565" w:rsidP="00C5183B" w:rsidRDefault="007934B2" w14:paraId="718B82FE" w14:textId="08C2FAFE">
            <w:pPr>
              <w:rPr>
                <w:del w:author="KARLOVCEC, Barbara" w:date="2025-02-26T14:28:00Z" w16du:dateUtc="2025-02-26T13:28:00Z" w:id="3591"/>
                <w:rFonts w:ascii="Calibri" w:hAnsi="Calibri" w:cs="Calibri"/>
                <w:color w:val="000000"/>
              </w:rPr>
            </w:pPr>
            <w:del w:author="KARLOVCEC, Barbara" w:date="2025-02-26T14:28:00Z" w16du:dateUtc="2025-02-26T13:28:00Z" w:id="3592">
              <w:r w:rsidRPr="005D5556" w:rsidDel="006D0565">
                <w:rPr>
                  <w:rFonts w:ascii="Calibri" w:hAnsi="Calibri" w:cs="Calibri"/>
                  <w:color w:val="000000"/>
                </w:rPr>
                <w:delText>Adekola Adewale</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7934B2" w:rsidDel="006D0565" w:rsidP="00C5183B" w:rsidRDefault="007934B2" w14:paraId="102D3726" w14:textId="5EB63E1C">
            <w:pPr>
              <w:rPr>
                <w:del w:author="KARLOVCEC, Barbara" w:date="2025-02-26T14:28:00Z" w16du:dateUtc="2025-02-26T13:28:00Z" w:id="3593"/>
                <w:rFonts w:ascii="Calibri" w:hAnsi="Calibri" w:cs="Calibri"/>
                <w:color w:val="000000"/>
              </w:rPr>
            </w:pPr>
            <w:del w:author="KARLOVCEC, Barbara" w:date="2025-02-26T14:28:00Z" w16du:dateUtc="2025-02-26T13:28:00Z" w:id="3594">
              <w:r w:rsidRPr="005D5556" w:rsidDel="006D0565">
                <w:rPr>
                  <w:rFonts w:ascii="Calibri" w:hAnsi="Calibri" w:cs="Calibri"/>
                  <w:color w:val="000000"/>
                </w:rPr>
                <w:delText>08034301195</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7934B2" w:rsidDel="006D0565" w:rsidP="00C5183B" w:rsidRDefault="007934B2" w14:paraId="31A95D6F" w14:textId="458E7312">
            <w:pPr>
              <w:rPr>
                <w:del w:author="KARLOVCEC, Barbara" w:date="2025-02-26T14:28:00Z" w16du:dateUtc="2025-02-26T13:28:00Z" w:id="3595"/>
                <w:rFonts w:ascii="Calibri" w:hAnsi="Calibri" w:cs="Calibri"/>
                <w:color w:val="0563C1"/>
                <w:u w:val="single"/>
              </w:rPr>
            </w:pPr>
            <w:del w:author="KARLOVCEC, Barbara" w:date="2025-02-26T14:28:00Z" w16du:dateUtc="2025-02-26T13:28:00Z" w:id="3596">
              <w:r w:rsidDel="006D0565">
                <w:fldChar w:fldCharType="begin"/>
              </w:r>
              <w:r w:rsidDel="006D0565">
                <w:delInstrText>HYPERLINK "mailto:adekolaadewale@gmail.com"</w:delInstrText>
              </w:r>
              <w:r w:rsidDel="006D0565">
                <w:fldChar w:fldCharType="separate"/>
              </w:r>
              <w:r w:rsidRPr="005D5556" w:rsidDel="006D0565">
                <w:rPr>
                  <w:rFonts w:ascii="Calibri" w:hAnsi="Calibri" w:cs="Calibri"/>
                  <w:color w:val="0563C1"/>
                  <w:u w:val="single"/>
                </w:rPr>
                <w:delText>adekolaadewale@gmail.com</w:delText>
              </w:r>
              <w:r w:rsidDel="006D0565">
                <w:rPr>
                  <w:rFonts w:ascii="Calibri" w:hAnsi="Calibri" w:cs="Calibri"/>
                  <w:color w:val="0563C1"/>
                  <w:u w:val="single"/>
                </w:rPr>
                <w:fldChar w:fldCharType="end"/>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7934B2" w:rsidDel="006D0565" w:rsidP="00C5183B" w:rsidRDefault="007934B2" w14:paraId="3F2A958F" w14:textId="54457687">
            <w:pPr>
              <w:rPr>
                <w:del w:author="KARLOVCEC, Barbara" w:date="2025-02-26T14:28:00Z" w16du:dateUtc="2025-02-26T13:28:00Z" w:id="3597"/>
                <w:rFonts w:ascii="Calibri" w:hAnsi="Calibri" w:cs="Calibri"/>
                <w:color w:val="000000"/>
              </w:rPr>
            </w:pPr>
            <w:del w:author="KARLOVCEC, Barbara" w:date="2025-02-26T14:28:00Z" w16du:dateUtc="2025-02-26T13:28:00Z" w:id="3598">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7934B2" w:rsidDel="006D0565" w:rsidP="00C5183B" w:rsidRDefault="007934B2" w14:paraId="5FB8754D" w14:textId="5EE63656">
            <w:pPr>
              <w:rPr>
                <w:del w:author="KARLOVCEC, Barbara" w:date="2025-02-26T14:28:00Z" w16du:dateUtc="2025-02-26T13:28:00Z" w:id="3599"/>
                <w:rFonts w:ascii="Calibri" w:hAnsi="Calibri" w:cs="Calibri"/>
                <w:color w:val="000000"/>
              </w:rPr>
            </w:pPr>
            <w:del w:author="KARLOVCEC, Barbara" w:date="2025-02-26T14:28:00Z" w16du:dateUtc="2025-02-26T13:28:00Z" w:id="3600">
              <w:r w:rsidRPr="005D5556" w:rsidDel="006D0565">
                <w:rPr>
                  <w:rFonts w:ascii="Calibri" w:hAnsi="Calibri" w:cs="Calibri"/>
                  <w:color w:val="000000"/>
                </w:rPr>
                <w:delText>ICE  MAKING MACHINE/</w:delText>
              </w:r>
              <w:r w:rsidRPr="005D5556" w:rsidDel="006D0565">
                <w:rPr>
                  <w:rFonts w:ascii="Calibri" w:hAnsi="Calibri" w:cs="Calibri"/>
                  <w:color w:val="000000"/>
                </w:rPr>
                <w:br/>
              </w:r>
              <w:r w:rsidRPr="005D5556" w:rsidDel="006D0565">
                <w:rPr>
                  <w:rFonts w:ascii="Calibri" w:hAnsi="Calibri" w:cs="Calibri"/>
                  <w:color w:val="000000"/>
                </w:rPr>
                <w:delText xml:space="preserve"> COLD ROOM</w:delText>
              </w:r>
            </w:del>
          </w:p>
        </w:tc>
        <w:tc>
          <w:tcPr>
            <w:tcW w:w="1134" w:type="dxa"/>
            <w:vMerge/>
            <w:tcBorders>
              <w:left w:val="nil"/>
              <w:right w:val="single" w:color="auto" w:sz="4" w:space="0"/>
            </w:tcBorders>
            <w:shd w:val="clear" w:color="000000" w:fill="FCE4D6"/>
          </w:tcPr>
          <w:p w:rsidRPr="005D5556" w:rsidR="007934B2" w:rsidDel="006D0565" w:rsidP="00C5183B" w:rsidRDefault="007934B2" w14:paraId="46E0B8AF" w14:textId="40BF705C">
            <w:pPr>
              <w:rPr>
                <w:del w:author="KARLOVCEC, Barbara" w:date="2025-02-26T14:28:00Z" w16du:dateUtc="2025-02-26T13:28:00Z" w:id="3601"/>
                <w:rFonts w:ascii="Calibri" w:hAnsi="Calibri" w:cs="Calibri"/>
                <w:color w:val="000000"/>
              </w:rPr>
            </w:pPr>
          </w:p>
        </w:tc>
      </w:tr>
      <w:tr w:rsidRPr="005D5556" w:rsidR="001826AC" w:rsidDel="006D0565" w:rsidTr="000128F9" w14:paraId="5B2D13B7" w14:textId="3A2BF947">
        <w:trPr>
          <w:trHeight w:val="612"/>
          <w:del w:author="KARLOVCEC, Barbara" w:date="2025-02-26T14:28:00Z" w:id="3602"/>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7934B2" w:rsidDel="006D0565" w:rsidP="00782317" w:rsidRDefault="007934B2" w14:paraId="33A10938" w14:textId="500A6498">
            <w:pPr>
              <w:rPr>
                <w:del w:author="KARLOVCEC, Barbara" w:date="2025-02-26T14:28:00Z" w16du:dateUtc="2025-02-26T13:28:00Z" w:id="3603"/>
                <w:rFonts w:ascii="Calibri" w:hAnsi="Calibri" w:cs="Calibri"/>
                <w:color w:val="000000"/>
              </w:rPr>
            </w:pPr>
            <w:del w:author="KARLOVCEC, Barbara" w:date="2025-02-26T14:28:00Z" w16du:dateUtc="2025-02-26T13:28:00Z" w:id="3604">
              <w:r w:rsidRPr="005D5556" w:rsidDel="006D0565">
                <w:rPr>
                  <w:rFonts w:ascii="Calibri" w:hAnsi="Calibri" w:cs="Calibri"/>
                  <w:color w:val="000000"/>
                </w:rPr>
                <w:delText>8</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7934B2" w:rsidDel="006D0565" w:rsidP="00782317" w:rsidRDefault="007934B2" w14:paraId="43EB6968" w14:textId="641EECE0">
            <w:pPr>
              <w:rPr>
                <w:del w:author="KARLOVCEC, Barbara" w:date="2025-02-26T14:28:00Z" w16du:dateUtc="2025-02-26T13:28:00Z" w:id="3605"/>
                <w:rFonts w:ascii="Calibri" w:hAnsi="Calibri" w:cs="Calibri"/>
                <w:color w:val="000000"/>
              </w:rPr>
            </w:pPr>
            <w:del w:author="KARLOVCEC, Barbara" w:date="2025-02-26T14:28:00Z" w16du:dateUtc="2025-02-26T13:28:00Z" w:id="3606">
              <w:r w:rsidRPr="005D5556" w:rsidDel="006D0565">
                <w:rPr>
                  <w:rFonts w:ascii="Calibri" w:hAnsi="Calibri" w:cs="Calibri"/>
                  <w:color w:val="000000"/>
                </w:rPr>
                <w:delText>Odunyemi Commercial Enterprises</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7934B2" w:rsidDel="006D0565" w:rsidP="00782317" w:rsidRDefault="007934B2" w14:paraId="3937A03C" w14:textId="63A1F74A">
            <w:pPr>
              <w:rPr>
                <w:del w:author="KARLOVCEC, Barbara" w:date="2025-02-26T14:28:00Z" w16du:dateUtc="2025-02-26T13:28:00Z" w:id="3607"/>
                <w:rFonts w:ascii="Calibri" w:hAnsi="Calibri" w:cs="Calibri"/>
                <w:color w:val="000000"/>
              </w:rPr>
            </w:pPr>
            <w:del w:author="KARLOVCEC, Barbara" w:date="2025-02-26T14:28:00Z" w16du:dateUtc="2025-02-26T13:28:00Z" w:id="3608">
              <w:r w:rsidRPr="005D5556" w:rsidDel="006D0565">
                <w:rPr>
                  <w:rFonts w:ascii="Calibri" w:hAnsi="Calibri" w:cs="Calibri"/>
                  <w:color w:val="000000"/>
                </w:rPr>
                <w:delText>Moronfoye Akinwumi Odunyemi</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7934B2" w:rsidDel="006D0565" w:rsidP="00782317" w:rsidRDefault="007934B2" w14:paraId="260AF564" w14:textId="18201CF3">
            <w:pPr>
              <w:rPr>
                <w:del w:author="KARLOVCEC, Barbara" w:date="2025-02-26T14:28:00Z" w16du:dateUtc="2025-02-26T13:28:00Z" w:id="3609"/>
                <w:rFonts w:ascii="Calibri" w:hAnsi="Calibri" w:cs="Calibri"/>
                <w:color w:val="000000"/>
              </w:rPr>
            </w:pPr>
            <w:del w:author="KARLOVCEC, Barbara" w:date="2025-02-26T14:28:00Z" w16du:dateUtc="2025-02-26T13:28:00Z" w:id="3610">
              <w:r w:rsidRPr="005D5556" w:rsidDel="006D0565">
                <w:rPr>
                  <w:rFonts w:ascii="Calibri" w:hAnsi="Calibri" w:cs="Calibri"/>
                  <w:color w:val="000000"/>
                </w:rPr>
                <w:delText>08037554450</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7934B2" w:rsidDel="006D0565" w:rsidP="00782317" w:rsidRDefault="007934B2" w14:paraId="0D74BDC5" w14:textId="519B727D">
            <w:pPr>
              <w:rPr>
                <w:del w:author="KARLOVCEC, Barbara" w:date="2025-02-26T14:28:00Z" w16du:dateUtc="2025-02-26T13:28:00Z" w:id="3611"/>
                <w:rFonts w:ascii="Calibri" w:hAnsi="Calibri" w:cs="Calibri"/>
                <w:color w:val="000000"/>
              </w:rPr>
            </w:pPr>
            <w:del w:author="KARLOVCEC, Barbara" w:date="2025-02-26T14:28:00Z" w16du:dateUtc="2025-02-26T13:28:00Z" w:id="3612">
              <w:r w:rsidRPr="005D5556" w:rsidDel="006D0565">
                <w:rPr>
                  <w:rFonts w:ascii="Calibri" w:hAnsi="Calibri" w:cs="Calibri"/>
                  <w:color w:val="000000"/>
                </w:rPr>
                <w:delText> </w:delText>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7934B2" w:rsidDel="006D0565" w:rsidP="00782317" w:rsidRDefault="007934B2" w14:paraId="024303B4" w14:textId="0C7EEDEC">
            <w:pPr>
              <w:rPr>
                <w:del w:author="KARLOVCEC, Barbara" w:date="2025-02-26T14:28:00Z" w16du:dateUtc="2025-02-26T13:28:00Z" w:id="3613"/>
                <w:rFonts w:ascii="Calibri" w:hAnsi="Calibri" w:cs="Calibri"/>
                <w:color w:val="000000"/>
              </w:rPr>
            </w:pPr>
            <w:del w:author="KARLOVCEC, Barbara" w:date="2025-02-26T14:28:00Z" w16du:dateUtc="2025-02-26T13:28:00Z" w:id="3614">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7934B2" w:rsidDel="006D0565" w:rsidP="006401BC" w:rsidRDefault="007934B2" w14:paraId="3C6B77FF" w14:textId="7613E6E4">
            <w:pPr>
              <w:rPr>
                <w:del w:author="KARLOVCEC, Barbara" w:date="2025-02-26T14:28:00Z" w16du:dateUtc="2025-02-26T13:28:00Z" w:id="3615"/>
                <w:rFonts w:ascii="Calibri" w:hAnsi="Calibri" w:cs="Calibri"/>
                <w:color w:val="000000"/>
              </w:rPr>
            </w:pPr>
            <w:del w:author="KARLOVCEC, Barbara" w:date="2025-02-26T14:28:00Z" w16du:dateUtc="2025-02-26T13:28:00Z" w:id="3616">
              <w:r w:rsidRPr="005D5556" w:rsidDel="006D0565">
                <w:rPr>
                  <w:rFonts w:ascii="Calibri" w:hAnsi="Calibri" w:cs="Calibri"/>
                  <w:color w:val="000000"/>
                </w:rPr>
                <w:delText>ICE  MAKING MACHINE</w:delText>
              </w:r>
            </w:del>
          </w:p>
          <w:p w:rsidRPr="005D5556" w:rsidR="007934B2" w:rsidDel="006D0565" w:rsidP="00782317" w:rsidRDefault="007934B2" w14:paraId="5FF1D2B3" w14:textId="748D9F8D">
            <w:pPr>
              <w:rPr>
                <w:del w:author="KARLOVCEC, Barbara" w:date="2025-02-26T14:28:00Z" w16du:dateUtc="2025-02-26T13:28:00Z" w:id="3617"/>
                <w:rFonts w:ascii="Calibri" w:hAnsi="Calibri" w:cs="Calibri"/>
                <w:color w:val="000000"/>
              </w:rPr>
            </w:pPr>
          </w:p>
        </w:tc>
        <w:tc>
          <w:tcPr>
            <w:tcW w:w="1134" w:type="dxa"/>
            <w:vMerge/>
            <w:tcBorders>
              <w:left w:val="nil"/>
              <w:right w:val="single" w:color="auto" w:sz="4" w:space="0"/>
            </w:tcBorders>
            <w:shd w:val="clear" w:color="000000" w:fill="FCE4D6"/>
          </w:tcPr>
          <w:p w:rsidRPr="005D5556" w:rsidR="007934B2" w:rsidDel="006D0565" w:rsidP="006401BC" w:rsidRDefault="007934B2" w14:paraId="19320C57" w14:textId="782EE59F">
            <w:pPr>
              <w:rPr>
                <w:del w:author="KARLOVCEC, Barbara" w:date="2025-02-26T14:28:00Z" w16du:dateUtc="2025-02-26T13:28:00Z" w:id="3618"/>
                <w:rFonts w:ascii="Calibri" w:hAnsi="Calibri" w:cs="Calibri"/>
                <w:color w:val="000000"/>
              </w:rPr>
            </w:pPr>
          </w:p>
        </w:tc>
      </w:tr>
      <w:tr w:rsidRPr="005D5556" w:rsidR="001826AC" w:rsidDel="006D0565" w:rsidTr="000128F9" w14:paraId="7E21C919" w14:textId="4EF11BDD">
        <w:trPr>
          <w:trHeight w:val="408"/>
          <w:del w:author="KARLOVCEC, Barbara" w:date="2025-02-26T14:28:00Z" w:id="3619"/>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7934B2" w:rsidDel="006D0565" w:rsidP="00782317" w:rsidRDefault="007934B2" w14:paraId="6B5A3988" w14:textId="567226BC">
            <w:pPr>
              <w:rPr>
                <w:del w:author="KARLOVCEC, Barbara" w:date="2025-02-26T14:28:00Z" w16du:dateUtc="2025-02-26T13:28:00Z" w:id="3620"/>
                <w:rFonts w:ascii="Calibri" w:hAnsi="Calibri" w:cs="Calibri"/>
                <w:color w:val="000000"/>
              </w:rPr>
            </w:pPr>
            <w:del w:author="KARLOVCEC, Barbara" w:date="2025-02-26T14:28:00Z" w16du:dateUtc="2025-02-26T13:28:00Z" w:id="3621">
              <w:r w:rsidRPr="005D5556" w:rsidDel="006D0565">
                <w:rPr>
                  <w:rFonts w:ascii="Calibri" w:hAnsi="Calibri" w:cs="Calibri"/>
                  <w:color w:val="000000"/>
                </w:rPr>
                <w:delText>9</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7934B2" w:rsidDel="006D0565" w:rsidP="00782317" w:rsidRDefault="007934B2" w14:paraId="7F5DFF61" w14:textId="0FECCFFE">
            <w:pPr>
              <w:rPr>
                <w:del w:author="KARLOVCEC, Barbara" w:date="2025-02-26T14:28:00Z" w16du:dateUtc="2025-02-26T13:28:00Z" w:id="3622"/>
                <w:rFonts w:ascii="Calibri" w:hAnsi="Calibri" w:cs="Calibri"/>
                <w:color w:val="000000"/>
              </w:rPr>
            </w:pPr>
            <w:del w:author="KARLOVCEC, Barbara" w:date="2025-02-26T14:28:00Z" w16du:dateUtc="2025-02-26T13:28:00Z" w:id="3623">
              <w:r w:rsidRPr="005D5556" w:rsidDel="006D0565">
                <w:rPr>
                  <w:rFonts w:ascii="Calibri" w:hAnsi="Calibri" w:cs="Calibri"/>
                  <w:color w:val="000000"/>
                </w:rPr>
                <w:delText>Folab Technical Works</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7934B2" w:rsidDel="006D0565" w:rsidP="00782317" w:rsidRDefault="007934B2" w14:paraId="541B1882" w14:textId="4E3C5F2D">
            <w:pPr>
              <w:rPr>
                <w:del w:author="KARLOVCEC, Barbara" w:date="2025-02-26T14:28:00Z" w16du:dateUtc="2025-02-26T13:28:00Z" w:id="3624"/>
                <w:rFonts w:ascii="Calibri" w:hAnsi="Calibri" w:cs="Calibri"/>
                <w:color w:val="000000"/>
              </w:rPr>
            </w:pPr>
            <w:del w:author="KARLOVCEC, Barbara" w:date="2025-02-26T14:28:00Z" w16du:dateUtc="2025-02-26T13:28:00Z" w:id="3625">
              <w:r w:rsidRPr="005D5556" w:rsidDel="006D0565">
                <w:rPr>
                  <w:rFonts w:ascii="Calibri" w:hAnsi="Calibri" w:cs="Calibri"/>
                  <w:color w:val="000000"/>
                </w:rPr>
                <w:delText>Areo Afolabi Foley</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7934B2" w:rsidDel="006D0565" w:rsidP="00782317" w:rsidRDefault="007934B2" w14:paraId="2E881F33" w14:textId="3D3CF03A">
            <w:pPr>
              <w:rPr>
                <w:del w:author="KARLOVCEC, Barbara" w:date="2025-02-26T14:28:00Z" w16du:dateUtc="2025-02-26T13:28:00Z" w:id="3626"/>
                <w:rFonts w:ascii="Calibri" w:hAnsi="Calibri" w:cs="Calibri"/>
                <w:color w:val="000000"/>
              </w:rPr>
            </w:pPr>
            <w:del w:author="KARLOVCEC, Barbara" w:date="2025-02-26T14:28:00Z" w16du:dateUtc="2025-02-26T13:28:00Z" w:id="3627">
              <w:r w:rsidRPr="005D5556" w:rsidDel="006D0565">
                <w:rPr>
                  <w:rFonts w:ascii="Calibri" w:hAnsi="Calibri" w:cs="Calibri"/>
                  <w:color w:val="000000"/>
                </w:rPr>
                <w:delText>'08061300169</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7934B2" w:rsidDel="006D0565" w:rsidP="00782317" w:rsidRDefault="007934B2" w14:paraId="3721B78D" w14:textId="066B8CA6">
            <w:pPr>
              <w:rPr>
                <w:del w:author="KARLOVCEC, Barbara" w:date="2025-02-26T14:28:00Z" w16du:dateUtc="2025-02-26T13:28:00Z" w:id="3628"/>
                <w:rFonts w:ascii="Calibri" w:hAnsi="Calibri" w:cs="Calibri"/>
                <w:color w:val="0563C1"/>
                <w:u w:val="single"/>
              </w:rPr>
            </w:pPr>
            <w:del w:author="KARLOVCEC, Barbara" w:date="2025-02-26T14:28:00Z" w16du:dateUtc="2025-02-26T13:28:00Z" w:id="3629">
              <w:r w:rsidDel="006D0565">
                <w:fldChar w:fldCharType="begin"/>
              </w:r>
              <w:r w:rsidDel="006D0565">
                <w:delInstrText>HYPERLINK "mailto:afolabifoley@yahoo.com"</w:delInstrText>
              </w:r>
              <w:r w:rsidDel="006D0565">
                <w:fldChar w:fldCharType="separate"/>
              </w:r>
              <w:r w:rsidRPr="005D5556" w:rsidDel="006D0565">
                <w:rPr>
                  <w:rFonts w:ascii="Calibri" w:hAnsi="Calibri" w:cs="Calibri"/>
                  <w:color w:val="0563C1"/>
                  <w:u w:val="single"/>
                </w:rPr>
                <w:delText>afolabifoley@yahoo.com</w:delText>
              </w:r>
              <w:r w:rsidDel="006D0565">
                <w:rPr>
                  <w:rFonts w:ascii="Calibri" w:hAnsi="Calibri" w:cs="Calibri"/>
                  <w:color w:val="0563C1"/>
                  <w:u w:val="single"/>
                </w:rPr>
                <w:fldChar w:fldCharType="end"/>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7934B2" w:rsidDel="006D0565" w:rsidP="00782317" w:rsidRDefault="007934B2" w14:paraId="38319601" w14:textId="6E061921">
            <w:pPr>
              <w:rPr>
                <w:del w:author="KARLOVCEC, Barbara" w:date="2025-02-26T14:28:00Z" w16du:dateUtc="2025-02-26T13:28:00Z" w:id="3630"/>
                <w:rFonts w:ascii="Calibri" w:hAnsi="Calibri" w:cs="Calibri"/>
                <w:color w:val="000000"/>
              </w:rPr>
            </w:pPr>
            <w:del w:author="KARLOVCEC, Barbara" w:date="2025-02-26T14:28:00Z" w16du:dateUtc="2025-02-26T13:28:00Z" w:id="3631">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7934B2" w:rsidDel="006D0565" w:rsidP="006401BC" w:rsidRDefault="007934B2" w14:paraId="07045FA3" w14:textId="253F4F10">
            <w:pPr>
              <w:rPr>
                <w:del w:author="KARLOVCEC, Barbara" w:date="2025-02-26T14:28:00Z" w16du:dateUtc="2025-02-26T13:28:00Z" w:id="3632"/>
                <w:rFonts w:ascii="Calibri" w:hAnsi="Calibri" w:cs="Calibri"/>
                <w:color w:val="000000"/>
              </w:rPr>
            </w:pPr>
            <w:del w:author="KARLOVCEC, Barbara" w:date="2025-02-26T14:28:00Z" w16du:dateUtc="2025-02-26T13:28:00Z" w:id="3633">
              <w:r w:rsidRPr="005D5556" w:rsidDel="006D0565">
                <w:rPr>
                  <w:rFonts w:ascii="Calibri" w:hAnsi="Calibri" w:cs="Calibri"/>
                  <w:color w:val="000000"/>
                </w:rPr>
                <w:delText xml:space="preserve">ICE  MAKING MACHINE/ </w:delText>
              </w:r>
              <w:r w:rsidRPr="005D5556" w:rsidDel="006D0565">
                <w:rPr>
                  <w:rFonts w:ascii="Calibri" w:hAnsi="Calibri" w:cs="Calibri"/>
                  <w:color w:val="000000"/>
                </w:rPr>
                <w:br/>
              </w:r>
              <w:r w:rsidRPr="005D5556" w:rsidDel="006D0565">
                <w:rPr>
                  <w:rFonts w:ascii="Calibri" w:hAnsi="Calibri" w:cs="Calibri"/>
                  <w:color w:val="000000"/>
                </w:rPr>
                <w:delText>COLD ROOM</w:delText>
              </w:r>
            </w:del>
          </w:p>
          <w:p w:rsidRPr="005D5556" w:rsidR="007934B2" w:rsidDel="006D0565" w:rsidP="00782317" w:rsidRDefault="007934B2" w14:paraId="615467DF" w14:textId="08C8E877">
            <w:pPr>
              <w:rPr>
                <w:del w:author="KARLOVCEC, Barbara" w:date="2025-02-26T14:28:00Z" w16du:dateUtc="2025-02-26T13:28:00Z" w:id="3634"/>
                <w:rFonts w:ascii="Calibri" w:hAnsi="Calibri" w:cs="Calibri"/>
                <w:color w:val="000000"/>
              </w:rPr>
            </w:pPr>
          </w:p>
        </w:tc>
        <w:tc>
          <w:tcPr>
            <w:tcW w:w="1134" w:type="dxa"/>
            <w:vMerge/>
            <w:tcBorders>
              <w:left w:val="nil"/>
              <w:right w:val="single" w:color="auto" w:sz="4" w:space="0"/>
            </w:tcBorders>
            <w:shd w:val="clear" w:color="000000" w:fill="FCE4D6"/>
          </w:tcPr>
          <w:p w:rsidRPr="005D5556" w:rsidR="007934B2" w:rsidDel="006D0565" w:rsidP="006401BC" w:rsidRDefault="007934B2" w14:paraId="495D2467" w14:textId="1E8AD3EE">
            <w:pPr>
              <w:rPr>
                <w:del w:author="KARLOVCEC, Barbara" w:date="2025-02-26T14:28:00Z" w16du:dateUtc="2025-02-26T13:28:00Z" w:id="3635"/>
                <w:rFonts w:ascii="Calibri" w:hAnsi="Calibri" w:cs="Calibri"/>
                <w:color w:val="000000"/>
              </w:rPr>
            </w:pPr>
          </w:p>
        </w:tc>
      </w:tr>
      <w:tr w:rsidRPr="005D5556" w:rsidR="001826AC" w:rsidDel="006D0565" w:rsidTr="000128F9" w14:paraId="3D611618" w14:textId="44BBDF5D">
        <w:trPr>
          <w:trHeight w:val="408"/>
          <w:del w:author="KARLOVCEC, Barbara" w:date="2025-02-26T14:28:00Z" w:id="3636"/>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7934B2" w:rsidDel="006D0565" w:rsidP="00782317" w:rsidRDefault="007934B2" w14:paraId="712CC448" w14:textId="70F12FDA">
            <w:pPr>
              <w:rPr>
                <w:del w:author="KARLOVCEC, Barbara" w:date="2025-02-26T14:28:00Z" w16du:dateUtc="2025-02-26T13:28:00Z" w:id="3637"/>
                <w:rFonts w:ascii="Calibri" w:hAnsi="Calibri" w:cs="Calibri"/>
                <w:color w:val="000000"/>
              </w:rPr>
            </w:pPr>
            <w:del w:author="KARLOVCEC, Barbara" w:date="2025-02-26T14:28:00Z" w16du:dateUtc="2025-02-26T13:28:00Z" w:id="3638">
              <w:r w:rsidRPr="005D5556" w:rsidDel="006D0565">
                <w:rPr>
                  <w:rFonts w:ascii="Calibri" w:hAnsi="Calibri" w:cs="Calibri"/>
                  <w:color w:val="000000"/>
                </w:rPr>
                <w:delText>10</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7934B2" w:rsidDel="006D0565" w:rsidP="00782317" w:rsidRDefault="007934B2" w14:paraId="5D72F644" w14:textId="0E5755B4">
            <w:pPr>
              <w:rPr>
                <w:del w:author="KARLOVCEC, Barbara" w:date="2025-02-26T14:28:00Z" w16du:dateUtc="2025-02-26T13:28:00Z" w:id="3639"/>
                <w:rFonts w:ascii="Calibri" w:hAnsi="Calibri" w:cs="Calibri"/>
                <w:color w:val="000000"/>
              </w:rPr>
            </w:pPr>
            <w:del w:author="KARLOVCEC, Barbara" w:date="2025-02-26T14:28:00Z" w16du:dateUtc="2025-02-26T13:28:00Z" w:id="3640">
              <w:r w:rsidRPr="005D5556" w:rsidDel="006D0565">
                <w:rPr>
                  <w:rFonts w:ascii="Calibri" w:hAnsi="Calibri" w:cs="Calibri"/>
                  <w:color w:val="000000"/>
                </w:rPr>
                <w:delText>ABIODUN TECHNICAL SERVICE</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7934B2" w:rsidDel="006D0565" w:rsidP="00782317" w:rsidRDefault="007934B2" w14:paraId="1E5E6F23" w14:textId="016CE69A">
            <w:pPr>
              <w:rPr>
                <w:del w:author="KARLOVCEC, Barbara" w:date="2025-02-26T14:28:00Z" w16du:dateUtc="2025-02-26T13:28:00Z" w:id="3641"/>
                <w:rFonts w:ascii="Calibri" w:hAnsi="Calibri" w:cs="Calibri"/>
                <w:color w:val="000000"/>
              </w:rPr>
            </w:pPr>
            <w:del w:author="KARLOVCEC, Barbara" w:date="2025-02-26T14:28:00Z" w16du:dateUtc="2025-02-26T13:28:00Z" w:id="3642">
              <w:r w:rsidRPr="005D5556" w:rsidDel="006D0565">
                <w:rPr>
                  <w:rFonts w:ascii="Calibri" w:hAnsi="Calibri" w:cs="Calibri"/>
                  <w:color w:val="000000"/>
                </w:rPr>
                <w:delText>ABIODAN ADETUNJI</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7934B2" w:rsidDel="006D0565" w:rsidP="00782317" w:rsidRDefault="007934B2" w14:paraId="27DA62CA" w14:textId="66D20C70">
            <w:pPr>
              <w:rPr>
                <w:del w:author="KARLOVCEC, Barbara" w:date="2025-02-26T14:28:00Z" w16du:dateUtc="2025-02-26T13:28:00Z" w:id="3643"/>
                <w:rFonts w:ascii="Calibri" w:hAnsi="Calibri" w:cs="Calibri"/>
                <w:color w:val="000000"/>
              </w:rPr>
            </w:pPr>
            <w:del w:author="KARLOVCEC, Barbara" w:date="2025-02-26T14:28:00Z" w16du:dateUtc="2025-02-26T13:28:00Z" w:id="3644">
              <w:r w:rsidRPr="005D5556" w:rsidDel="006D0565">
                <w:rPr>
                  <w:rFonts w:ascii="Calibri" w:hAnsi="Calibri" w:cs="Calibri"/>
                  <w:color w:val="000000"/>
                </w:rPr>
                <w:delText>08033957130</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7934B2" w:rsidDel="006D0565" w:rsidP="00782317" w:rsidRDefault="007934B2" w14:paraId="000CA765" w14:textId="1F561496">
            <w:pPr>
              <w:rPr>
                <w:del w:author="KARLOVCEC, Barbara" w:date="2025-02-26T14:28:00Z" w16du:dateUtc="2025-02-26T13:28:00Z" w:id="3645"/>
                <w:rFonts w:ascii="Calibri" w:hAnsi="Calibri" w:cs="Calibri"/>
                <w:color w:val="000000"/>
              </w:rPr>
            </w:pPr>
            <w:del w:author="KARLOVCEC, Barbara" w:date="2025-02-26T14:28:00Z" w16du:dateUtc="2025-02-26T13:28:00Z" w:id="3646">
              <w:r w:rsidRPr="005D5556" w:rsidDel="006D0565">
                <w:rPr>
                  <w:rFonts w:ascii="Calibri" w:hAnsi="Calibri" w:cs="Calibri"/>
                  <w:color w:val="000000"/>
                </w:rPr>
                <w:delText> </w:delText>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7934B2" w:rsidDel="006D0565" w:rsidP="00782317" w:rsidRDefault="007934B2" w14:paraId="0DA19DA8" w14:textId="42C4AB7B">
            <w:pPr>
              <w:rPr>
                <w:del w:author="KARLOVCEC, Barbara" w:date="2025-02-26T14:28:00Z" w16du:dateUtc="2025-02-26T13:28:00Z" w:id="3647"/>
                <w:rFonts w:ascii="Calibri" w:hAnsi="Calibri" w:cs="Calibri"/>
                <w:color w:val="000000"/>
              </w:rPr>
            </w:pPr>
            <w:del w:author="KARLOVCEC, Barbara" w:date="2025-02-26T14:28:00Z" w16du:dateUtc="2025-02-26T13:28:00Z" w:id="3648">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7934B2" w:rsidDel="006D0565" w:rsidP="006401BC" w:rsidRDefault="007934B2" w14:paraId="3570F1AB" w14:textId="30BA776B">
            <w:pPr>
              <w:rPr>
                <w:del w:author="KARLOVCEC, Barbara" w:date="2025-02-26T14:28:00Z" w16du:dateUtc="2025-02-26T13:28:00Z" w:id="3649"/>
                <w:rFonts w:ascii="Calibri" w:hAnsi="Calibri" w:cs="Calibri"/>
                <w:color w:val="000000"/>
              </w:rPr>
            </w:pPr>
            <w:del w:author="KARLOVCEC, Barbara" w:date="2025-02-26T14:28:00Z" w16du:dateUtc="2025-02-26T13:28:00Z" w:id="3650">
              <w:r w:rsidRPr="005D5556" w:rsidDel="006D0565">
                <w:rPr>
                  <w:rFonts w:ascii="Calibri" w:hAnsi="Calibri" w:cs="Calibri"/>
                  <w:color w:val="000000"/>
                </w:rPr>
                <w:delText>ICE  MAKING MACHINE</w:delText>
              </w:r>
            </w:del>
          </w:p>
          <w:p w:rsidRPr="005D5556" w:rsidR="007934B2" w:rsidDel="006D0565" w:rsidP="00782317" w:rsidRDefault="007934B2" w14:paraId="0C29DF1D" w14:textId="7C841A8F">
            <w:pPr>
              <w:rPr>
                <w:del w:author="KARLOVCEC, Barbara" w:date="2025-02-26T14:28:00Z" w16du:dateUtc="2025-02-26T13:28:00Z" w:id="3651"/>
                <w:rFonts w:ascii="Calibri" w:hAnsi="Calibri" w:cs="Calibri"/>
                <w:color w:val="000000"/>
              </w:rPr>
            </w:pPr>
          </w:p>
        </w:tc>
        <w:tc>
          <w:tcPr>
            <w:tcW w:w="1134" w:type="dxa"/>
            <w:vMerge/>
            <w:tcBorders>
              <w:left w:val="nil"/>
              <w:right w:val="single" w:color="auto" w:sz="4" w:space="0"/>
            </w:tcBorders>
            <w:shd w:val="clear" w:color="000000" w:fill="FCE4D6"/>
          </w:tcPr>
          <w:p w:rsidRPr="005D5556" w:rsidR="007934B2" w:rsidDel="006D0565" w:rsidP="006401BC" w:rsidRDefault="007934B2" w14:paraId="0974D0F9" w14:textId="72FBE638">
            <w:pPr>
              <w:rPr>
                <w:del w:author="KARLOVCEC, Barbara" w:date="2025-02-26T14:28:00Z" w16du:dateUtc="2025-02-26T13:28:00Z" w:id="3652"/>
                <w:rFonts w:ascii="Calibri" w:hAnsi="Calibri" w:cs="Calibri"/>
                <w:color w:val="000000"/>
              </w:rPr>
            </w:pPr>
          </w:p>
        </w:tc>
      </w:tr>
      <w:tr w:rsidRPr="005D5556" w:rsidR="001826AC" w:rsidDel="006D0565" w:rsidTr="000128F9" w14:paraId="3BF842AE" w14:textId="53F53FE7">
        <w:trPr>
          <w:trHeight w:val="408"/>
          <w:del w:author="KARLOVCEC, Barbara" w:date="2025-02-26T14:28:00Z" w:id="3653"/>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7934B2" w:rsidDel="006D0565" w:rsidP="00782317" w:rsidRDefault="007934B2" w14:paraId="50995B8A" w14:textId="7B8454A7">
            <w:pPr>
              <w:rPr>
                <w:del w:author="KARLOVCEC, Barbara" w:date="2025-02-26T14:28:00Z" w16du:dateUtc="2025-02-26T13:28:00Z" w:id="3654"/>
                <w:rFonts w:ascii="Calibri" w:hAnsi="Calibri" w:cs="Calibri"/>
                <w:color w:val="000000"/>
              </w:rPr>
            </w:pPr>
            <w:del w:author="KARLOVCEC, Barbara" w:date="2025-02-26T14:28:00Z" w16du:dateUtc="2025-02-26T13:28:00Z" w:id="3655">
              <w:r w:rsidRPr="005D5556" w:rsidDel="006D0565">
                <w:rPr>
                  <w:rFonts w:ascii="Calibri" w:hAnsi="Calibri" w:cs="Calibri"/>
                  <w:color w:val="000000"/>
                </w:rPr>
                <w:delText>11</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7934B2" w:rsidDel="006D0565" w:rsidP="00782317" w:rsidRDefault="007934B2" w14:paraId="2659A3F0" w14:textId="7656588C">
            <w:pPr>
              <w:rPr>
                <w:del w:author="KARLOVCEC, Barbara" w:date="2025-02-26T14:28:00Z" w16du:dateUtc="2025-02-26T13:28:00Z" w:id="3656"/>
                <w:rFonts w:ascii="Calibri" w:hAnsi="Calibri" w:cs="Calibri"/>
                <w:color w:val="000000"/>
              </w:rPr>
            </w:pPr>
            <w:del w:author="KARLOVCEC, Barbara" w:date="2025-02-26T14:28:00Z" w16du:dateUtc="2025-02-26T13:28:00Z" w:id="3657">
              <w:r w:rsidRPr="005D5556" w:rsidDel="006D0565">
                <w:rPr>
                  <w:rFonts w:ascii="Calibri" w:hAnsi="Calibri" w:cs="Calibri"/>
                  <w:color w:val="000000"/>
                </w:rPr>
                <w:delText>Amusat Oladoke Enterprises</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7934B2" w:rsidDel="006D0565" w:rsidP="00782317" w:rsidRDefault="007934B2" w14:paraId="57F2E9C1" w14:textId="52809DBA">
            <w:pPr>
              <w:rPr>
                <w:del w:author="KARLOVCEC, Barbara" w:date="2025-02-26T14:28:00Z" w16du:dateUtc="2025-02-26T13:28:00Z" w:id="3658"/>
                <w:rFonts w:ascii="Calibri" w:hAnsi="Calibri" w:cs="Calibri"/>
                <w:color w:val="000000"/>
              </w:rPr>
            </w:pPr>
            <w:del w:author="KARLOVCEC, Barbara" w:date="2025-02-26T14:28:00Z" w16du:dateUtc="2025-02-26T13:28:00Z" w:id="3659">
              <w:r w:rsidRPr="005D5556" w:rsidDel="006D0565">
                <w:rPr>
                  <w:rFonts w:ascii="Calibri" w:hAnsi="Calibri" w:cs="Calibri"/>
                  <w:color w:val="000000"/>
                </w:rPr>
                <w:delText>Alhaji Sulaiman Opeloyeru</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7934B2" w:rsidDel="006D0565" w:rsidP="00782317" w:rsidRDefault="007934B2" w14:paraId="1CFE7A77" w14:textId="65B4801D">
            <w:pPr>
              <w:rPr>
                <w:del w:author="KARLOVCEC, Barbara" w:date="2025-02-26T14:28:00Z" w16du:dateUtc="2025-02-26T13:28:00Z" w:id="3660"/>
                <w:rFonts w:ascii="Calibri" w:hAnsi="Calibri" w:cs="Calibri"/>
                <w:color w:val="000000"/>
              </w:rPr>
            </w:pPr>
            <w:del w:author="KARLOVCEC, Barbara" w:date="2025-02-26T14:28:00Z" w16du:dateUtc="2025-02-26T13:28:00Z" w:id="3661">
              <w:r w:rsidRPr="005D5556" w:rsidDel="006D0565">
                <w:rPr>
                  <w:rFonts w:ascii="Calibri" w:hAnsi="Calibri" w:cs="Calibri"/>
                  <w:color w:val="000000"/>
                </w:rPr>
                <w:delText>08072150590/ 08027270229</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7934B2" w:rsidDel="006D0565" w:rsidP="00782317" w:rsidRDefault="007934B2" w14:paraId="69ACE98A" w14:textId="68053477">
            <w:pPr>
              <w:rPr>
                <w:del w:author="KARLOVCEC, Barbara" w:date="2025-02-26T14:28:00Z" w16du:dateUtc="2025-02-26T13:28:00Z" w:id="3662"/>
                <w:rFonts w:ascii="Calibri" w:hAnsi="Calibri" w:cs="Calibri"/>
                <w:color w:val="0563C1"/>
                <w:u w:val="single"/>
              </w:rPr>
            </w:pPr>
            <w:del w:author="KARLOVCEC, Barbara" w:date="2025-02-26T14:28:00Z" w16du:dateUtc="2025-02-26T13:28:00Z" w:id="3663">
              <w:r w:rsidDel="006D0565">
                <w:fldChar w:fldCharType="begin"/>
              </w:r>
              <w:r w:rsidDel="006D0565">
                <w:delInstrText>HYPERLINK "mailto:opeloyerubiz@gmail.com"</w:delInstrText>
              </w:r>
              <w:r w:rsidDel="006D0565">
                <w:fldChar w:fldCharType="separate"/>
              </w:r>
              <w:r w:rsidRPr="005D5556" w:rsidDel="006D0565">
                <w:rPr>
                  <w:rFonts w:ascii="Calibri" w:hAnsi="Calibri" w:cs="Calibri"/>
                  <w:color w:val="0563C1"/>
                  <w:u w:val="single"/>
                </w:rPr>
                <w:delText>opeloyerubiz@gmail.com</w:delText>
              </w:r>
              <w:r w:rsidDel="006D0565">
                <w:rPr>
                  <w:rFonts w:ascii="Calibri" w:hAnsi="Calibri" w:cs="Calibri"/>
                  <w:color w:val="0563C1"/>
                  <w:u w:val="single"/>
                </w:rPr>
                <w:fldChar w:fldCharType="end"/>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7934B2" w:rsidDel="006D0565" w:rsidP="00782317" w:rsidRDefault="007934B2" w14:paraId="6C84CC56" w14:textId="56F5D9AE">
            <w:pPr>
              <w:rPr>
                <w:del w:author="KARLOVCEC, Barbara" w:date="2025-02-26T14:28:00Z" w16du:dateUtc="2025-02-26T13:28:00Z" w:id="3664"/>
                <w:rFonts w:ascii="Calibri" w:hAnsi="Calibri" w:cs="Calibri"/>
                <w:color w:val="000000"/>
              </w:rPr>
            </w:pPr>
            <w:del w:author="KARLOVCEC, Barbara" w:date="2025-02-26T14:28:00Z" w16du:dateUtc="2025-02-26T13:28:00Z" w:id="3665">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7934B2" w:rsidDel="006D0565" w:rsidP="005203BA" w:rsidRDefault="007934B2" w14:paraId="2508CB80" w14:textId="6DBA289C">
            <w:pPr>
              <w:rPr>
                <w:del w:author="KARLOVCEC, Barbara" w:date="2025-02-26T14:28:00Z" w16du:dateUtc="2025-02-26T13:28:00Z" w:id="3666"/>
                <w:rFonts w:ascii="Calibri" w:hAnsi="Calibri" w:cs="Calibri"/>
                <w:color w:val="000000"/>
              </w:rPr>
            </w:pPr>
            <w:del w:author="KARLOVCEC, Barbara" w:date="2025-02-26T14:28:00Z" w16du:dateUtc="2025-02-26T13:28:00Z" w:id="3667">
              <w:r w:rsidRPr="005D5556" w:rsidDel="006D0565">
                <w:rPr>
                  <w:rFonts w:ascii="Calibri" w:hAnsi="Calibri" w:cs="Calibri"/>
                  <w:color w:val="000000"/>
                </w:rPr>
                <w:delText>ICE  MAKING MACHINE</w:delText>
              </w:r>
            </w:del>
          </w:p>
          <w:p w:rsidRPr="005D5556" w:rsidR="007934B2" w:rsidDel="006D0565" w:rsidP="00782317" w:rsidRDefault="007934B2" w14:paraId="3D9FF149" w14:textId="19B4D4B9">
            <w:pPr>
              <w:rPr>
                <w:del w:author="KARLOVCEC, Barbara" w:date="2025-02-26T14:28:00Z" w16du:dateUtc="2025-02-26T13:28:00Z" w:id="3668"/>
                <w:rFonts w:ascii="Calibri" w:hAnsi="Calibri" w:cs="Calibri"/>
                <w:color w:val="000000"/>
              </w:rPr>
            </w:pPr>
          </w:p>
        </w:tc>
        <w:tc>
          <w:tcPr>
            <w:tcW w:w="1134" w:type="dxa"/>
            <w:vMerge/>
            <w:tcBorders>
              <w:left w:val="nil"/>
              <w:right w:val="single" w:color="auto" w:sz="4" w:space="0"/>
            </w:tcBorders>
            <w:shd w:val="clear" w:color="000000" w:fill="FCE4D6"/>
          </w:tcPr>
          <w:p w:rsidRPr="005D5556" w:rsidR="007934B2" w:rsidDel="006D0565" w:rsidP="005203BA" w:rsidRDefault="007934B2" w14:paraId="78690D83" w14:textId="49516DFC">
            <w:pPr>
              <w:rPr>
                <w:del w:author="KARLOVCEC, Barbara" w:date="2025-02-26T14:28:00Z" w16du:dateUtc="2025-02-26T13:28:00Z" w:id="3669"/>
                <w:rFonts w:ascii="Calibri" w:hAnsi="Calibri" w:cs="Calibri"/>
                <w:color w:val="000000"/>
              </w:rPr>
            </w:pPr>
          </w:p>
        </w:tc>
      </w:tr>
      <w:tr w:rsidRPr="005D5556" w:rsidR="001826AC" w:rsidDel="006D0565" w:rsidTr="000128F9" w14:paraId="71819346" w14:textId="4609F44D">
        <w:trPr>
          <w:trHeight w:val="816"/>
          <w:del w:author="KARLOVCEC, Barbara" w:date="2025-02-26T14:28:00Z" w:id="3670"/>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7934B2" w:rsidDel="006D0565" w:rsidP="00782317" w:rsidRDefault="007934B2" w14:paraId="3E22D9CA" w14:textId="024EDFB9">
            <w:pPr>
              <w:rPr>
                <w:del w:author="KARLOVCEC, Barbara" w:date="2025-02-26T14:28:00Z" w16du:dateUtc="2025-02-26T13:28:00Z" w:id="3671"/>
                <w:rFonts w:ascii="Calibri" w:hAnsi="Calibri" w:cs="Calibri"/>
                <w:color w:val="000000"/>
              </w:rPr>
            </w:pPr>
            <w:del w:author="KARLOVCEC, Barbara" w:date="2025-02-26T14:28:00Z" w16du:dateUtc="2025-02-26T13:28:00Z" w:id="3672">
              <w:r w:rsidRPr="005D5556" w:rsidDel="006D0565">
                <w:rPr>
                  <w:rFonts w:ascii="Calibri" w:hAnsi="Calibri" w:cs="Calibri"/>
                  <w:color w:val="000000"/>
                </w:rPr>
                <w:delText>12</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7934B2" w:rsidDel="006D0565" w:rsidP="00782317" w:rsidRDefault="007934B2" w14:paraId="5A09E649" w14:textId="64127962">
            <w:pPr>
              <w:rPr>
                <w:del w:author="KARLOVCEC, Barbara" w:date="2025-02-26T14:28:00Z" w16du:dateUtc="2025-02-26T13:28:00Z" w:id="3673"/>
                <w:rFonts w:ascii="Calibri" w:hAnsi="Calibri" w:cs="Calibri"/>
                <w:color w:val="000000"/>
              </w:rPr>
            </w:pPr>
            <w:del w:author="KARLOVCEC, Barbara" w:date="2025-02-26T14:28:00Z" w16du:dateUtc="2025-02-26T13:28:00Z" w:id="3674">
              <w:r w:rsidRPr="005D5556" w:rsidDel="006D0565">
                <w:rPr>
                  <w:rFonts w:ascii="Calibri" w:hAnsi="Calibri" w:cs="Calibri"/>
                  <w:color w:val="000000"/>
                </w:rPr>
                <w:delText>S. ABBEY NIGERIA COMPANY ENT.</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7934B2" w:rsidDel="006D0565" w:rsidP="00782317" w:rsidRDefault="007934B2" w14:paraId="48D4586F" w14:textId="073C275F">
            <w:pPr>
              <w:rPr>
                <w:del w:author="KARLOVCEC, Barbara" w:date="2025-02-26T14:28:00Z" w16du:dateUtc="2025-02-26T13:28:00Z" w:id="3675"/>
                <w:rFonts w:ascii="Calibri" w:hAnsi="Calibri" w:cs="Calibri"/>
                <w:color w:val="000000"/>
              </w:rPr>
            </w:pPr>
            <w:del w:author="KARLOVCEC, Barbara" w:date="2025-02-26T14:28:00Z" w16du:dateUtc="2025-02-26T13:28:00Z" w:id="3676">
              <w:r w:rsidRPr="005D5556" w:rsidDel="006D0565">
                <w:rPr>
                  <w:rFonts w:ascii="Calibri" w:hAnsi="Calibri" w:cs="Calibri"/>
                  <w:color w:val="000000"/>
                </w:rPr>
                <w:delText>ABIODUN BAMIDELE OLUWAGBOYEGA</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7934B2" w:rsidDel="006D0565" w:rsidP="00782317" w:rsidRDefault="007934B2" w14:paraId="155172F8" w14:textId="26806ACC">
            <w:pPr>
              <w:rPr>
                <w:del w:author="KARLOVCEC, Barbara" w:date="2025-02-26T14:28:00Z" w16du:dateUtc="2025-02-26T13:28:00Z" w:id="3677"/>
                <w:rFonts w:ascii="Calibri" w:hAnsi="Calibri" w:cs="Calibri"/>
                <w:color w:val="000000"/>
              </w:rPr>
            </w:pPr>
            <w:del w:author="KARLOVCEC, Barbara" w:date="2025-02-26T14:28:00Z" w16du:dateUtc="2025-02-26T13:28:00Z" w:id="3678">
              <w:r w:rsidRPr="005D5556" w:rsidDel="006D0565">
                <w:rPr>
                  <w:rFonts w:ascii="Calibri" w:hAnsi="Calibri" w:cs="Calibri"/>
                  <w:color w:val="000000"/>
                </w:rPr>
                <w:delText>08033804994/ 08053171920/ 07055298031/ 08186777014</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7934B2" w:rsidDel="006D0565" w:rsidP="00782317" w:rsidRDefault="007934B2" w14:paraId="70B442FF" w14:textId="720C75F7">
            <w:pPr>
              <w:rPr>
                <w:del w:author="KARLOVCEC, Barbara" w:date="2025-02-26T14:28:00Z" w16du:dateUtc="2025-02-26T13:28:00Z" w:id="3679"/>
                <w:rFonts w:ascii="Calibri" w:hAnsi="Calibri" w:cs="Calibri"/>
                <w:color w:val="0563C1"/>
                <w:u w:val="single"/>
              </w:rPr>
            </w:pPr>
            <w:del w:author="KARLOVCEC, Barbara" w:date="2025-02-26T14:28:00Z" w16du:dateUtc="2025-02-26T13:28:00Z" w:id="3680">
              <w:r w:rsidDel="006D0565">
                <w:fldChar w:fldCharType="begin"/>
              </w:r>
              <w:r w:rsidDel="006D0565">
                <w:delInstrText>HYPERLINK "mailto:duadolechmcalservices@yahoo.com"</w:delInstrText>
              </w:r>
              <w:r w:rsidDel="006D0565">
                <w:fldChar w:fldCharType="separate"/>
              </w:r>
              <w:r w:rsidRPr="005D5556" w:rsidDel="006D0565">
                <w:rPr>
                  <w:rFonts w:ascii="Calibri" w:hAnsi="Calibri" w:cs="Calibri"/>
                  <w:color w:val="0563C1"/>
                  <w:u w:val="single"/>
                </w:rPr>
                <w:delText>duadolechmcalservices@yahoo.com</w:delText>
              </w:r>
              <w:r w:rsidDel="006D0565">
                <w:rPr>
                  <w:rFonts w:ascii="Calibri" w:hAnsi="Calibri" w:cs="Calibri"/>
                  <w:color w:val="0563C1"/>
                  <w:u w:val="single"/>
                </w:rPr>
                <w:fldChar w:fldCharType="end"/>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7934B2" w:rsidDel="006D0565" w:rsidP="00782317" w:rsidRDefault="007934B2" w14:paraId="655E4D40" w14:textId="6F72B38A">
            <w:pPr>
              <w:rPr>
                <w:del w:author="KARLOVCEC, Barbara" w:date="2025-02-26T14:28:00Z" w16du:dateUtc="2025-02-26T13:28:00Z" w:id="3681"/>
                <w:rFonts w:ascii="Calibri" w:hAnsi="Calibri" w:cs="Calibri"/>
                <w:color w:val="000000"/>
              </w:rPr>
            </w:pPr>
            <w:del w:author="KARLOVCEC, Barbara" w:date="2025-02-26T14:28:00Z" w16du:dateUtc="2025-02-26T13:28:00Z" w:id="3682">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7934B2" w:rsidDel="006D0565" w:rsidP="005203BA" w:rsidRDefault="007934B2" w14:paraId="226DF2A5" w14:textId="2DF5C8E4">
            <w:pPr>
              <w:rPr>
                <w:del w:author="KARLOVCEC, Barbara" w:date="2025-02-26T14:28:00Z" w16du:dateUtc="2025-02-26T13:28:00Z" w:id="3683"/>
                <w:rFonts w:ascii="Calibri" w:hAnsi="Calibri" w:cs="Calibri"/>
                <w:color w:val="000000"/>
              </w:rPr>
            </w:pPr>
            <w:del w:author="KARLOVCEC, Barbara" w:date="2025-02-26T14:28:00Z" w16du:dateUtc="2025-02-26T13:28:00Z" w:id="3684">
              <w:r w:rsidRPr="005D5556" w:rsidDel="006D0565">
                <w:rPr>
                  <w:rFonts w:ascii="Calibri" w:hAnsi="Calibri" w:cs="Calibri"/>
                  <w:color w:val="000000"/>
                </w:rPr>
                <w:delText>ICE  MAKING MACHINE/</w:delText>
              </w:r>
              <w:r w:rsidRPr="005D5556" w:rsidDel="006D0565">
                <w:rPr>
                  <w:rFonts w:ascii="Calibri" w:hAnsi="Calibri" w:cs="Calibri"/>
                  <w:color w:val="000000"/>
                </w:rPr>
                <w:br/>
              </w:r>
              <w:r w:rsidRPr="005D5556" w:rsidDel="006D0565">
                <w:rPr>
                  <w:rFonts w:ascii="Calibri" w:hAnsi="Calibri" w:cs="Calibri"/>
                  <w:color w:val="000000"/>
                </w:rPr>
                <w:delText xml:space="preserve"> ICE FREEZING MACHINE</w:delText>
              </w:r>
            </w:del>
          </w:p>
          <w:p w:rsidRPr="005D5556" w:rsidR="007934B2" w:rsidDel="006D0565" w:rsidP="00782317" w:rsidRDefault="007934B2" w14:paraId="6DC674F3" w14:textId="49289C1C">
            <w:pPr>
              <w:rPr>
                <w:del w:author="KARLOVCEC, Barbara" w:date="2025-02-26T14:28:00Z" w16du:dateUtc="2025-02-26T13:28:00Z" w:id="3685"/>
                <w:rFonts w:ascii="Calibri" w:hAnsi="Calibri" w:cs="Calibri"/>
                <w:color w:val="000000"/>
              </w:rPr>
            </w:pPr>
          </w:p>
        </w:tc>
        <w:tc>
          <w:tcPr>
            <w:tcW w:w="1134" w:type="dxa"/>
            <w:vMerge/>
            <w:tcBorders>
              <w:left w:val="nil"/>
              <w:right w:val="single" w:color="auto" w:sz="4" w:space="0"/>
            </w:tcBorders>
            <w:shd w:val="clear" w:color="000000" w:fill="FCE4D6"/>
          </w:tcPr>
          <w:p w:rsidRPr="005D5556" w:rsidR="007934B2" w:rsidDel="006D0565" w:rsidP="005203BA" w:rsidRDefault="007934B2" w14:paraId="57F427A6" w14:textId="35F9AA60">
            <w:pPr>
              <w:rPr>
                <w:del w:author="KARLOVCEC, Barbara" w:date="2025-02-26T14:28:00Z" w16du:dateUtc="2025-02-26T13:28:00Z" w:id="3686"/>
                <w:rFonts w:ascii="Calibri" w:hAnsi="Calibri" w:cs="Calibri"/>
                <w:color w:val="000000"/>
              </w:rPr>
            </w:pPr>
          </w:p>
        </w:tc>
      </w:tr>
      <w:tr w:rsidRPr="005D5556" w:rsidR="001826AC" w:rsidDel="006D0565" w:rsidTr="000128F9" w14:paraId="3FE29FE2" w14:textId="2BC13BA4">
        <w:trPr>
          <w:trHeight w:val="408"/>
          <w:del w:author="KARLOVCEC, Barbara" w:date="2025-02-26T14:28:00Z" w:id="3687"/>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7934B2" w:rsidDel="006D0565" w:rsidP="00782317" w:rsidRDefault="007934B2" w14:paraId="12FBCE28" w14:textId="720826C1">
            <w:pPr>
              <w:rPr>
                <w:del w:author="KARLOVCEC, Barbara" w:date="2025-02-26T14:28:00Z" w16du:dateUtc="2025-02-26T13:28:00Z" w:id="3688"/>
                <w:rFonts w:ascii="Calibri" w:hAnsi="Calibri" w:cs="Calibri"/>
                <w:color w:val="000000"/>
              </w:rPr>
            </w:pPr>
            <w:del w:author="KARLOVCEC, Barbara" w:date="2025-02-26T14:28:00Z" w16du:dateUtc="2025-02-26T13:28:00Z" w:id="3689">
              <w:r w:rsidRPr="005D5556" w:rsidDel="006D0565">
                <w:rPr>
                  <w:rFonts w:ascii="Calibri" w:hAnsi="Calibri" w:cs="Calibri"/>
                  <w:color w:val="000000"/>
                </w:rPr>
                <w:delText>13</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7934B2" w:rsidDel="006D0565" w:rsidP="00782317" w:rsidRDefault="007934B2" w14:paraId="61209365" w14:textId="1503F2E3">
            <w:pPr>
              <w:rPr>
                <w:del w:author="KARLOVCEC, Barbara" w:date="2025-02-26T14:28:00Z" w16du:dateUtc="2025-02-26T13:28:00Z" w:id="3690"/>
                <w:rFonts w:ascii="Calibri" w:hAnsi="Calibri" w:cs="Calibri"/>
                <w:color w:val="000000"/>
              </w:rPr>
            </w:pPr>
            <w:del w:author="KARLOVCEC, Barbara" w:date="2025-02-26T14:28:00Z" w16du:dateUtc="2025-02-26T13:28:00Z" w:id="3691">
              <w:r w:rsidRPr="005D5556" w:rsidDel="006D0565">
                <w:rPr>
                  <w:rFonts w:ascii="Calibri" w:hAnsi="Calibri" w:cs="Calibri"/>
                  <w:color w:val="000000"/>
                </w:rPr>
                <w:delText>Femtek Nig Enterprises</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7934B2" w:rsidDel="006D0565" w:rsidP="00782317" w:rsidRDefault="007934B2" w14:paraId="39C372BE" w14:textId="64D6AC89">
            <w:pPr>
              <w:rPr>
                <w:del w:author="KARLOVCEC, Barbara" w:date="2025-02-26T14:28:00Z" w16du:dateUtc="2025-02-26T13:28:00Z" w:id="3692"/>
                <w:rFonts w:ascii="Calibri" w:hAnsi="Calibri" w:cs="Calibri"/>
                <w:color w:val="000000"/>
              </w:rPr>
            </w:pPr>
            <w:del w:author="KARLOVCEC, Barbara" w:date="2025-02-26T14:28:00Z" w16du:dateUtc="2025-02-26T13:28:00Z" w:id="3693">
              <w:r w:rsidRPr="005D5556" w:rsidDel="006D0565">
                <w:rPr>
                  <w:rFonts w:ascii="Calibri" w:hAnsi="Calibri" w:cs="Calibri"/>
                  <w:color w:val="000000"/>
                </w:rPr>
                <w:delText>Femi Jayeoba</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7934B2" w:rsidDel="006D0565" w:rsidP="00782317" w:rsidRDefault="007934B2" w14:paraId="1A15AFD4" w14:textId="6C0D6EFC">
            <w:pPr>
              <w:rPr>
                <w:del w:author="KARLOVCEC, Barbara" w:date="2025-02-26T14:28:00Z" w16du:dateUtc="2025-02-26T13:28:00Z" w:id="3694"/>
                <w:rFonts w:ascii="Calibri" w:hAnsi="Calibri" w:cs="Calibri"/>
                <w:color w:val="000000"/>
              </w:rPr>
            </w:pPr>
            <w:del w:author="KARLOVCEC, Barbara" w:date="2025-02-26T14:28:00Z" w16du:dateUtc="2025-02-26T13:28:00Z" w:id="3695">
              <w:r w:rsidRPr="005D5556" w:rsidDel="006D0565">
                <w:rPr>
                  <w:rFonts w:ascii="Calibri" w:hAnsi="Calibri" w:cs="Calibri"/>
                  <w:color w:val="000000"/>
                </w:rPr>
                <w:delText>07053688873</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7934B2" w:rsidDel="006D0565" w:rsidP="00782317" w:rsidRDefault="007934B2" w14:paraId="4D071276" w14:textId="2EE320EA">
            <w:pPr>
              <w:rPr>
                <w:del w:author="KARLOVCEC, Barbara" w:date="2025-02-26T14:28:00Z" w16du:dateUtc="2025-02-26T13:28:00Z" w:id="3696"/>
                <w:rFonts w:ascii="Calibri" w:hAnsi="Calibri" w:cs="Calibri"/>
                <w:color w:val="0563C1"/>
                <w:u w:val="single"/>
              </w:rPr>
            </w:pPr>
            <w:del w:author="KARLOVCEC, Barbara" w:date="2025-02-26T14:28:00Z" w16du:dateUtc="2025-02-26T13:28:00Z" w:id="3697">
              <w:r w:rsidDel="006D0565">
                <w:fldChar w:fldCharType="begin"/>
              </w:r>
              <w:r w:rsidDel="006D0565">
                <w:delInstrText>HYPERLINK "mailto:femijayeoba61@gmail.com"</w:delInstrText>
              </w:r>
              <w:r w:rsidDel="006D0565">
                <w:fldChar w:fldCharType="separate"/>
              </w:r>
              <w:r w:rsidRPr="005D5556" w:rsidDel="006D0565">
                <w:rPr>
                  <w:rFonts w:ascii="Calibri" w:hAnsi="Calibri" w:cs="Calibri"/>
                  <w:color w:val="0563C1"/>
                  <w:u w:val="single"/>
                </w:rPr>
                <w:delText>femijayeoba61@gmail.com</w:delText>
              </w:r>
              <w:r w:rsidDel="006D0565">
                <w:rPr>
                  <w:rFonts w:ascii="Calibri" w:hAnsi="Calibri" w:cs="Calibri"/>
                  <w:color w:val="0563C1"/>
                  <w:u w:val="single"/>
                </w:rPr>
                <w:fldChar w:fldCharType="end"/>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7934B2" w:rsidDel="006D0565" w:rsidP="00782317" w:rsidRDefault="007934B2" w14:paraId="1C6F10A3" w14:textId="766262B8">
            <w:pPr>
              <w:rPr>
                <w:del w:author="KARLOVCEC, Barbara" w:date="2025-02-26T14:28:00Z" w16du:dateUtc="2025-02-26T13:28:00Z" w:id="3698"/>
                <w:rFonts w:ascii="Calibri" w:hAnsi="Calibri" w:cs="Calibri"/>
                <w:color w:val="000000"/>
              </w:rPr>
            </w:pPr>
            <w:del w:author="KARLOVCEC, Barbara" w:date="2025-02-26T14:28:00Z" w16du:dateUtc="2025-02-26T13:28:00Z" w:id="3699">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7934B2" w:rsidDel="006D0565" w:rsidP="005203BA" w:rsidRDefault="007934B2" w14:paraId="092D5D33" w14:textId="2F31B9F9">
            <w:pPr>
              <w:rPr>
                <w:del w:author="KARLOVCEC, Barbara" w:date="2025-02-26T14:28:00Z" w16du:dateUtc="2025-02-26T13:28:00Z" w:id="3700"/>
                <w:rFonts w:ascii="Calibri" w:hAnsi="Calibri" w:cs="Calibri"/>
                <w:color w:val="000000"/>
              </w:rPr>
            </w:pPr>
            <w:del w:author="KARLOVCEC, Barbara" w:date="2025-02-26T14:28:00Z" w16du:dateUtc="2025-02-26T13:28:00Z" w:id="3701">
              <w:r w:rsidRPr="005D5556" w:rsidDel="006D0565">
                <w:rPr>
                  <w:rFonts w:ascii="Calibri" w:hAnsi="Calibri" w:cs="Calibri"/>
                  <w:color w:val="000000"/>
                </w:rPr>
                <w:delText>ICE  MAKING MACHINE</w:delText>
              </w:r>
            </w:del>
          </w:p>
          <w:p w:rsidRPr="005D5556" w:rsidR="007934B2" w:rsidDel="006D0565" w:rsidP="00782317" w:rsidRDefault="007934B2" w14:paraId="6BDE07EA" w14:textId="21B84273">
            <w:pPr>
              <w:rPr>
                <w:del w:author="KARLOVCEC, Barbara" w:date="2025-02-26T14:28:00Z" w16du:dateUtc="2025-02-26T13:28:00Z" w:id="3702"/>
                <w:rFonts w:ascii="Calibri" w:hAnsi="Calibri" w:cs="Calibri"/>
                <w:color w:val="000000"/>
              </w:rPr>
            </w:pPr>
          </w:p>
        </w:tc>
        <w:tc>
          <w:tcPr>
            <w:tcW w:w="1134" w:type="dxa"/>
            <w:vMerge/>
            <w:tcBorders>
              <w:left w:val="nil"/>
              <w:right w:val="single" w:color="auto" w:sz="4" w:space="0"/>
            </w:tcBorders>
            <w:shd w:val="clear" w:color="000000" w:fill="FCE4D6"/>
          </w:tcPr>
          <w:p w:rsidRPr="005D5556" w:rsidR="007934B2" w:rsidDel="006D0565" w:rsidP="005203BA" w:rsidRDefault="007934B2" w14:paraId="689A2D94" w14:textId="34DA0A13">
            <w:pPr>
              <w:rPr>
                <w:del w:author="KARLOVCEC, Barbara" w:date="2025-02-26T14:28:00Z" w16du:dateUtc="2025-02-26T13:28:00Z" w:id="3703"/>
                <w:rFonts w:ascii="Calibri" w:hAnsi="Calibri" w:cs="Calibri"/>
                <w:color w:val="000000"/>
              </w:rPr>
            </w:pPr>
          </w:p>
        </w:tc>
      </w:tr>
      <w:tr w:rsidRPr="005D5556" w:rsidR="001826AC" w:rsidDel="006D0565" w:rsidTr="000128F9" w14:paraId="4BFC7C56" w14:textId="4C79FE36">
        <w:trPr>
          <w:trHeight w:val="408"/>
          <w:del w:author="KARLOVCEC, Barbara" w:date="2025-02-26T14:28:00Z" w:id="3704"/>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7934B2" w:rsidDel="006D0565" w:rsidP="00782317" w:rsidRDefault="007934B2" w14:paraId="741C6EF3" w14:textId="0DCDCAAF">
            <w:pPr>
              <w:rPr>
                <w:del w:author="KARLOVCEC, Barbara" w:date="2025-02-26T14:28:00Z" w16du:dateUtc="2025-02-26T13:28:00Z" w:id="3705"/>
                <w:rFonts w:ascii="Calibri" w:hAnsi="Calibri" w:cs="Calibri"/>
                <w:color w:val="000000"/>
              </w:rPr>
            </w:pPr>
            <w:del w:author="KARLOVCEC, Barbara" w:date="2025-02-26T14:28:00Z" w16du:dateUtc="2025-02-26T13:28:00Z" w:id="3706">
              <w:r w:rsidRPr="005D5556" w:rsidDel="006D0565">
                <w:rPr>
                  <w:rFonts w:ascii="Calibri" w:hAnsi="Calibri" w:cs="Calibri"/>
                  <w:color w:val="000000"/>
                </w:rPr>
                <w:delText>14</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7934B2" w:rsidDel="006D0565" w:rsidP="00782317" w:rsidRDefault="007934B2" w14:paraId="01D955EB" w14:textId="3C891B34">
            <w:pPr>
              <w:rPr>
                <w:del w:author="KARLOVCEC, Barbara" w:date="2025-02-26T14:28:00Z" w16du:dateUtc="2025-02-26T13:28:00Z" w:id="3707"/>
                <w:rFonts w:ascii="Calibri" w:hAnsi="Calibri" w:cs="Calibri"/>
                <w:color w:val="000000"/>
              </w:rPr>
            </w:pPr>
            <w:del w:author="KARLOVCEC, Barbara" w:date="2025-02-26T14:28:00Z" w16du:dateUtc="2025-02-26T13:28:00Z" w:id="3708">
              <w:r w:rsidRPr="005D5556" w:rsidDel="006D0565">
                <w:rPr>
                  <w:rFonts w:ascii="Calibri" w:hAnsi="Calibri" w:cs="Calibri"/>
                  <w:color w:val="000000"/>
                </w:rPr>
                <w:delText>Abiodun Morakinyo Nig Enterprises</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7934B2" w:rsidDel="006D0565" w:rsidP="00782317" w:rsidRDefault="007934B2" w14:paraId="09C1D2BE" w14:textId="651D3B0E">
            <w:pPr>
              <w:rPr>
                <w:del w:author="KARLOVCEC, Barbara" w:date="2025-02-26T14:28:00Z" w16du:dateUtc="2025-02-26T13:28:00Z" w:id="3709"/>
                <w:rFonts w:ascii="Calibri" w:hAnsi="Calibri" w:cs="Calibri"/>
                <w:color w:val="000000"/>
              </w:rPr>
            </w:pPr>
            <w:del w:author="KARLOVCEC, Barbara" w:date="2025-02-26T14:28:00Z" w16du:dateUtc="2025-02-26T13:28:00Z" w:id="3710">
              <w:r w:rsidRPr="005D5556" w:rsidDel="006D0565">
                <w:rPr>
                  <w:rFonts w:ascii="Calibri" w:hAnsi="Calibri" w:cs="Calibri"/>
                  <w:color w:val="000000"/>
                </w:rPr>
                <w:delText>T. Morankinyo</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7934B2" w:rsidDel="006D0565" w:rsidP="00782317" w:rsidRDefault="007934B2" w14:paraId="6BBE899B" w14:textId="28A46963">
            <w:pPr>
              <w:rPr>
                <w:del w:author="KARLOVCEC, Barbara" w:date="2025-02-26T14:28:00Z" w16du:dateUtc="2025-02-26T13:28:00Z" w:id="3711"/>
                <w:rFonts w:ascii="Calibri" w:hAnsi="Calibri" w:cs="Calibri"/>
                <w:color w:val="000000"/>
              </w:rPr>
            </w:pPr>
            <w:del w:author="KARLOVCEC, Barbara" w:date="2025-02-26T14:28:00Z" w16du:dateUtc="2025-02-26T13:28:00Z" w:id="3712">
              <w:r w:rsidRPr="005D5556" w:rsidDel="006D0565">
                <w:rPr>
                  <w:rFonts w:ascii="Calibri" w:hAnsi="Calibri" w:cs="Calibri"/>
                  <w:color w:val="000000"/>
                </w:rPr>
                <w:delText>08057976317</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7934B2" w:rsidDel="006D0565" w:rsidP="00782317" w:rsidRDefault="007934B2" w14:paraId="07B1F431" w14:textId="2F968E1E">
            <w:pPr>
              <w:rPr>
                <w:del w:author="KARLOVCEC, Barbara" w:date="2025-02-26T14:28:00Z" w16du:dateUtc="2025-02-26T13:28:00Z" w:id="3713"/>
                <w:rFonts w:ascii="Calibri" w:hAnsi="Calibri" w:cs="Calibri"/>
                <w:color w:val="000000"/>
              </w:rPr>
            </w:pPr>
            <w:del w:author="KARLOVCEC, Barbara" w:date="2025-02-26T14:28:00Z" w16du:dateUtc="2025-02-26T13:28:00Z" w:id="3714">
              <w:r w:rsidRPr="005D5556" w:rsidDel="006D0565">
                <w:rPr>
                  <w:rFonts w:ascii="Calibri" w:hAnsi="Calibri" w:cs="Calibri"/>
                  <w:color w:val="000000"/>
                </w:rPr>
                <w:delText> </w:delText>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7934B2" w:rsidDel="006D0565" w:rsidP="00782317" w:rsidRDefault="007934B2" w14:paraId="62AA4ACA" w14:textId="754D4B79">
            <w:pPr>
              <w:rPr>
                <w:del w:author="KARLOVCEC, Barbara" w:date="2025-02-26T14:28:00Z" w16du:dateUtc="2025-02-26T13:28:00Z" w:id="3715"/>
                <w:rFonts w:ascii="Calibri" w:hAnsi="Calibri" w:cs="Calibri"/>
                <w:color w:val="000000"/>
              </w:rPr>
            </w:pPr>
            <w:del w:author="KARLOVCEC, Barbara" w:date="2025-02-26T14:28:00Z" w16du:dateUtc="2025-02-26T13:28:00Z" w:id="3716">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7934B2" w:rsidDel="006D0565" w:rsidP="00783630" w:rsidRDefault="007934B2" w14:paraId="58C63450" w14:textId="32638051">
            <w:pPr>
              <w:rPr>
                <w:del w:author="KARLOVCEC, Barbara" w:date="2025-02-26T14:28:00Z" w16du:dateUtc="2025-02-26T13:28:00Z" w:id="3717"/>
                <w:rFonts w:ascii="Calibri" w:hAnsi="Calibri" w:cs="Calibri"/>
                <w:color w:val="000000"/>
              </w:rPr>
            </w:pPr>
            <w:del w:author="KARLOVCEC, Barbara" w:date="2025-02-26T14:28:00Z" w16du:dateUtc="2025-02-26T13:28:00Z" w:id="3718">
              <w:r w:rsidRPr="005D5556" w:rsidDel="006D0565">
                <w:rPr>
                  <w:rFonts w:ascii="Calibri" w:hAnsi="Calibri" w:cs="Calibri"/>
                  <w:color w:val="000000"/>
                </w:rPr>
                <w:delText xml:space="preserve">ICE  MAKING MACHINE/ </w:delText>
              </w:r>
              <w:r w:rsidRPr="005D5556" w:rsidDel="006D0565">
                <w:rPr>
                  <w:rFonts w:ascii="Calibri" w:hAnsi="Calibri" w:cs="Calibri"/>
                  <w:color w:val="000000"/>
                </w:rPr>
                <w:br/>
              </w:r>
              <w:r w:rsidRPr="005D5556" w:rsidDel="006D0565">
                <w:rPr>
                  <w:rFonts w:ascii="Calibri" w:hAnsi="Calibri" w:cs="Calibri"/>
                  <w:color w:val="000000"/>
                </w:rPr>
                <w:delText>COLD ROOM</w:delText>
              </w:r>
            </w:del>
          </w:p>
          <w:p w:rsidRPr="005D5556" w:rsidR="007934B2" w:rsidDel="006D0565" w:rsidP="00782317" w:rsidRDefault="007934B2" w14:paraId="3A042497" w14:textId="2E3E71A7">
            <w:pPr>
              <w:rPr>
                <w:del w:author="KARLOVCEC, Barbara" w:date="2025-02-26T14:28:00Z" w16du:dateUtc="2025-02-26T13:28:00Z" w:id="3719"/>
                <w:rFonts w:ascii="Calibri" w:hAnsi="Calibri" w:cs="Calibri"/>
                <w:color w:val="000000"/>
              </w:rPr>
            </w:pPr>
          </w:p>
        </w:tc>
        <w:tc>
          <w:tcPr>
            <w:tcW w:w="1134" w:type="dxa"/>
            <w:vMerge/>
            <w:tcBorders>
              <w:left w:val="nil"/>
              <w:bottom w:val="single" w:color="auto" w:sz="4" w:space="0"/>
              <w:right w:val="single" w:color="auto" w:sz="4" w:space="0"/>
            </w:tcBorders>
            <w:shd w:val="clear" w:color="000000" w:fill="FCE4D6"/>
          </w:tcPr>
          <w:p w:rsidRPr="005D5556" w:rsidR="007934B2" w:rsidDel="006D0565" w:rsidP="00783630" w:rsidRDefault="007934B2" w14:paraId="404B6BAE" w14:textId="2C9ADF6C">
            <w:pPr>
              <w:rPr>
                <w:del w:author="KARLOVCEC, Barbara" w:date="2025-02-26T14:28:00Z" w16du:dateUtc="2025-02-26T13:28:00Z" w:id="3720"/>
                <w:rFonts w:ascii="Calibri" w:hAnsi="Calibri" w:cs="Calibri"/>
                <w:color w:val="000000"/>
              </w:rPr>
            </w:pPr>
          </w:p>
        </w:tc>
      </w:tr>
      <w:tr w:rsidRPr="005D5556" w:rsidR="001826AC" w:rsidDel="006D0565" w:rsidTr="000128F9" w14:paraId="42398FB9" w14:textId="09979028">
        <w:trPr>
          <w:trHeight w:val="612"/>
          <w:del w:author="KARLOVCEC, Barbara" w:date="2025-02-26T14:28:00Z" w:id="3721"/>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97570D" w:rsidDel="006D0565" w:rsidP="0097570D" w:rsidRDefault="0097570D" w14:paraId="303AD406" w14:textId="2CDC8905">
            <w:pPr>
              <w:rPr>
                <w:del w:author="KARLOVCEC, Barbara" w:date="2025-02-26T14:28:00Z" w16du:dateUtc="2025-02-26T13:28:00Z" w:id="3722"/>
                <w:rFonts w:ascii="Calibri" w:hAnsi="Calibri" w:cs="Calibri"/>
                <w:color w:val="000000"/>
              </w:rPr>
            </w:pPr>
            <w:del w:author="KARLOVCEC, Barbara" w:date="2025-02-26T14:28:00Z" w16du:dateUtc="2025-02-26T13:28:00Z" w:id="3723">
              <w:r w:rsidRPr="005D5556" w:rsidDel="006D0565">
                <w:rPr>
                  <w:rFonts w:ascii="Calibri" w:hAnsi="Calibri" w:cs="Calibri"/>
                  <w:color w:val="000000"/>
                </w:rPr>
                <w:delText>15</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5BE4A96B" w14:textId="34782BF2">
            <w:pPr>
              <w:rPr>
                <w:del w:author="KARLOVCEC, Barbara" w:date="2025-02-26T14:28:00Z" w16du:dateUtc="2025-02-26T13:28:00Z" w:id="3724"/>
                <w:rFonts w:ascii="Calibri" w:hAnsi="Calibri" w:cs="Calibri"/>
                <w:color w:val="000000"/>
              </w:rPr>
            </w:pPr>
            <w:del w:author="KARLOVCEC, Barbara" w:date="2025-02-26T14:28:00Z" w16du:dateUtc="2025-02-26T13:28:00Z" w:id="3725">
              <w:r w:rsidRPr="005D5556" w:rsidDel="006D0565">
                <w:rPr>
                  <w:rFonts w:ascii="Calibri" w:hAnsi="Calibri" w:cs="Calibri"/>
                  <w:color w:val="000000"/>
                </w:rPr>
                <w:delText>Morakinyo De Cool Merchant Nig Company</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6E445365" w14:textId="456DC987">
            <w:pPr>
              <w:rPr>
                <w:del w:author="KARLOVCEC, Barbara" w:date="2025-02-26T14:28:00Z" w16du:dateUtc="2025-02-26T13:28:00Z" w:id="3726"/>
                <w:rFonts w:ascii="Calibri" w:hAnsi="Calibri" w:cs="Calibri"/>
                <w:color w:val="000000"/>
              </w:rPr>
            </w:pPr>
            <w:del w:author="KARLOVCEC, Barbara" w:date="2025-02-26T14:28:00Z" w16du:dateUtc="2025-02-26T13:28:00Z" w:id="3727">
              <w:r w:rsidRPr="005D5556" w:rsidDel="006D0565">
                <w:rPr>
                  <w:rFonts w:ascii="Calibri" w:hAnsi="Calibri" w:cs="Calibri"/>
                  <w:color w:val="000000"/>
                </w:rPr>
                <w:delText>Morakinyo Ismaila Yusuff</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4E404E9D" w14:textId="65755F3D">
            <w:pPr>
              <w:rPr>
                <w:del w:author="KARLOVCEC, Barbara" w:date="2025-02-26T14:28:00Z" w16du:dateUtc="2025-02-26T13:28:00Z" w:id="3728"/>
                <w:rFonts w:ascii="Calibri" w:hAnsi="Calibri" w:cs="Calibri"/>
                <w:color w:val="000000"/>
              </w:rPr>
            </w:pPr>
            <w:del w:author="KARLOVCEC, Barbara" w:date="2025-02-26T14:28:00Z" w16du:dateUtc="2025-02-26T13:28:00Z" w:id="3729">
              <w:r w:rsidRPr="005D5556" w:rsidDel="006D0565">
                <w:rPr>
                  <w:rFonts w:ascii="Calibri" w:hAnsi="Calibri" w:cs="Calibri"/>
                  <w:color w:val="000000"/>
                </w:rPr>
                <w:delText>08034970478 07055323621</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1414BFDE" w14:textId="686A3EC3">
            <w:pPr>
              <w:rPr>
                <w:del w:author="KARLOVCEC, Barbara" w:date="2025-02-26T14:28:00Z" w16du:dateUtc="2025-02-26T13:28:00Z" w:id="3730"/>
                <w:rFonts w:ascii="Calibri" w:hAnsi="Calibri" w:cs="Calibri"/>
                <w:color w:val="000000"/>
              </w:rPr>
            </w:pPr>
            <w:del w:author="KARLOVCEC, Barbara" w:date="2025-02-26T14:28:00Z" w16du:dateUtc="2025-02-26T13:28:00Z" w:id="3731">
              <w:r w:rsidRPr="005D5556" w:rsidDel="006D0565">
                <w:rPr>
                  <w:rFonts w:ascii="Calibri" w:hAnsi="Calibri" w:cs="Calibri"/>
                  <w:color w:val="000000"/>
                </w:rPr>
                <w:delText> </w:delText>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673D25A0" w14:textId="69C1498A">
            <w:pPr>
              <w:rPr>
                <w:del w:author="KARLOVCEC, Barbara" w:date="2025-02-26T14:28:00Z" w16du:dateUtc="2025-02-26T13:28:00Z" w:id="3732"/>
                <w:rFonts w:ascii="Calibri" w:hAnsi="Calibri" w:cs="Calibri"/>
                <w:color w:val="000000"/>
              </w:rPr>
            </w:pPr>
            <w:del w:author="KARLOVCEC, Barbara" w:date="2025-02-26T14:28:00Z" w16du:dateUtc="2025-02-26T13:28:00Z" w:id="3733">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2E80662D" w14:textId="25088780">
            <w:pPr>
              <w:rPr>
                <w:del w:author="KARLOVCEC, Barbara" w:date="2025-02-26T14:28:00Z" w16du:dateUtc="2025-02-26T13:28:00Z" w:id="3734"/>
                <w:rFonts w:ascii="Calibri" w:hAnsi="Calibri" w:cs="Calibri"/>
                <w:color w:val="000000"/>
              </w:rPr>
            </w:pPr>
            <w:del w:author="KARLOVCEC, Barbara" w:date="2025-02-26T14:28:00Z" w16du:dateUtc="2025-02-26T13:28:00Z" w:id="3735">
              <w:r w:rsidRPr="005D5556" w:rsidDel="006D0565">
                <w:rPr>
                  <w:rFonts w:ascii="Calibri" w:hAnsi="Calibri" w:cs="Calibri"/>
                  <w:color w:val="000000"/>
                </w:rPr>
                <w:delText>ICE  MAKING MACHINE</w:delText>
              </w:r>
            </w:del>
          </w:p>
          <w:p w:rsidRPr="005D5556" w:rsidR="0097570D" w:rsidDel="006D0565" w:rsidP="0097570D" w:rsidRDefault="0097570D" w14:paraId="2FD96662" w14:textId="5342F43E">
            <w:pPr>
              <w:rPr>
                <w:del w:author="KARLOVCEC, Barbara" w:date="2025-02-26T14:28:00Z" w16du:dateUtc="2025-02-26T13:28:00Z" w:id="3736"/>
                <w:rFonts w:ascii="Calibri" w:hAnsi="Calibri" w:cs="Calibri"/>
                <w:color w:val="000000"/>
              </w:rPr>
            </w:pPr>
          </w:p>
        </w:tc>
        <w:tc>
          <w:tcPr>
            <w:tcW w:w="1134" w:type="dxa"/>
            <w:vMerge w:val="restart"/>
            <w:tcBorders>
              <w:top w:val="nil"/>
              <w:left w:val="nil"/>
              <w:right w:val="single" w:color="auto" w:sz="4" w:space="0"/>
            </w:tcBorders>
            <w:shd w:val="clear" w:color="000000" w:fill="FCE4D6"/>
          </w:tcPr>
          <w:p w:rsidRPr="005D5556" w:rsidR="0097570D" w:rsidDel="006D0565" w:rsidP="0097570D" w:rsidRDefault="0097570D" w14:paraId="1F8B42A8" w14:textId="17894E8F">
            <w:pPr>
              <w:rPr>
                <w:del w:author="KARLOVCEC, Barbara" w:date="2025-02-26T14:28:00Z" w16du:dateUtc="2025-02-26T13:28:00Z" w:id="3737"/>
                <w:rFonts w:ascii="Calibri" w:hAnsi="Calibri" w:cs="Calibri"/>
                <w:color w:val="000000"/>
              </w:rPr>
            </w:pPr>
            <w:del w:author="KARLOVCEC, Barbara" w:date="2025-02-26T14:28:00Z" w16du:dateUtc="2025-02-26T13:28:00Z" w:id="3738">
              <w:r w:rsidRPr="005D5556" w:rsidDel="006D0565">
                <w:rPr>
                  <w:rFonts w:ascii="Calibri" w:hAnsi="Calibri" w:cs="Calibri"/>
                  <w:color w:val="000000"/>
                </w:rPr>
                <w:delText>Session #3 (one trainee per company)</w:delText>
              </w:r>
            </w:del>
          </w:p>
        </w:tc>
      </w:tr>
      <w:tr w:rsidRPr="005D5556" w:rsidR="001826AC" w:rsidDel="006D0565" w:rsidTr="000128F9" w14:paraId="79E6D3F9" w14:textId="59624833">
        <w:trPr>
          <w:trHeight w:val="408"/>
          <w:del w:author="KARLOVCEC, Barbara" w:date="2025-02-26T14:28:00Z" w:id="3739"/>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97570D" w:rsidDel="006D0565" w:rsidP="0097570D" w:rsidRDefault="0097570D" w14:paraId="354B890B" w14:textId="13044A61">
            <w:pPr>
              <w:rPr>
                <w:del w:author="KARLOVCEC, Barbara" w:date="2025-02-26T14:28:00Z" w16du:dateUtc="2025-02-26T13:28:00Z" w:id="3740"/>
                <w:rFonts w:ascii="Calibri" w:hAnsi="Calibri" w:cs="Calibri"/>
                <w:color w:val="000000"/>
              </w:rPr>
            </w:pPr>
            <w:del w:author="KARLOVCEC, Barbara" w:date="2025-02-26T14:28:00Z" w16du:dateUtc="2025-02-26T13:28:00Z" w:id="3741">
              <w:r w:rsidRPr="005D5556" w:rsidDel="006D0565">
                <w:rPr>
                  <w:rFonts w:ascii="Calibri" w:hAnsi="Calibri" w:cs="Calibri"/>
                  <w:color w:val="000000"/>
                </w:rPr>
                <w:delText>16</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2DD546DC" w14:textId="4D7F4974">
            <w:pPr>
              <w:rPr>
                <w:del w:author="KARLOVCEC, Barbara" w:date="2025-02-26T14:28:00Z" w16du:dateUtc="2025-02-26T13:28:00Z" w:id="3742"/>
                <w:rFonts w:ascii="Calibri" w:hAnsi="Calibri" w:cs="Calibri"/>
                <w:color w:val="000000"/>
              </w:rPr>
            </w:pPr>
            <w:del w:author="KARLOVCEC, Barbara" w:date="2025-02-26T14:28:00Z" w16du:dateUtc="2025-02-26T13:28:00Z" w:id="3743">
              <w:r w:rsidRPr="005D5556" w:rsidDel="006D0565">
                <w:rPr>
                  <w:rFonts w:ascii="Calibri" w:hAnsi="Calibri" w:cs="Calibri"/>
                  <w:color w:val="000000"/>
                </w:rPr>
                <w:delText>Mofol Cool</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6A0C33EC" w14:textId="3D06F4DD">
            <w:pPr>
              <w:rPr>
                <w:del w:author="KARLOVCEC, Barbara" w:date="2025-02-26T14:28:00Z" w16du:dateUtc="2025-02-26T13:28:00Z" w:id="3744"/>
                <w:rFonts w:ascii="Calibri" w:hAnsi="Calibri" w:cs="Calibri"/>
                <w:color w:val="000000"/>
              </w:rPr>
            </w:pPr>
            <w:del w:author="KARLOVCEC, Barbara" w:date="2025-02-26T14:28:00Z" w16du:dateUtc="2025-02-26T13:28:00Z" w:id="3745">
              <w:r w:rsidRPr="005D5556" w:rsidDel="006D0565">
                <w:rPr>
                  <w:rFonts w:ascii="Calibri" w:hAnsi="Calibri" w:cs="Calibri"/>
                  <w:color w:val="000000"/>
                </w:rPr>
                <w:delText>Latifa Niyi Folorunso</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7130C1F1" w14:textId="62B61142">
            <w:pPr>
              <w:rPr>
                <w:del w:author="KARLOVCEC, Barbara" w:date="2025-02-26T14:28:00Z" w16du:dateUtc="2025-02-26T13:28:00Z" w:id="3746"/>
                <w:rFonts w:ascii="Calibri" w:hAnsi="Calibri" w:cs="Calibri"/>
                <w:color w:val="000000"/>
              </w:rPr>
            </w:pPr>
            <w:del w:author="KARLOVCEC, Barbara" w:date="2025-02-26T14:28:00Z" w16du:dateUtc="2025-02-26T13:28:00Z" w:id="3747">
              <w:r w:rsidRPr="005D5556" w:rsidDel="006D0565">
                <w:rPr>
                  <w:rFonts w:ascii="Calibri" w:hAnsi="Calibri" w:cs="Calibri"/>
                  <w:color w:val="000000"/>
                </w:rPr>
                <w:delText>08038268706</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768D3940" w14:textId="6E087991">
            <w:pPr>
              <w:rPr>
                <w:del w:author="KARLOVCEC, Barbara" w:date="2025-02-26T14:28:00Z" w16du:dateUtc="2025-02-26T13:28:00Z" w:id="3748"/>
                <w:rFonts w:ascii="Calibri" w:hAnsi="Calibri" w:cs="Calibri"/>
                <w:color w:val="000000"/>
              </w:rPr>
            </w:pPr>
            <w:del w:author="KARLOVCEC, Barbara" w:date="2025-02-26T14:28:00Z" w16du:dateUtc="2025-02-26T13:28:00Z" w:id="3749">
              <w:r w:rsidRPr="005D5556" w:rsidDel="006D0565">
                <w:rPr>
                  <w:rFonts w:ascii="Calibri" w:hAnsi="Calibri" w:cs="Calibri"/>
                  <w:color w:val="000000"/>
                </w:rPr>
                <w:delText> </w:delText>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2C99C58B" w14:textId="0B641C7D">
            <w:pPr>
              <w:rPr>
                <w:del w:author="KARLOVCEC, Barbara" w:date="2025-02-26T14:28:00Z" w16du:dateUtc="2025-02-26T13:28:00Z" w:id="3750"/>
                <w:rFonts w:ascii="Calibri" w:hAnsi="Calibri" w:cs="Calibri"/>
                <w:color w:val="000000"/>
              </w:rPr>
            </w:pPr>
            <w:del w:author="KARLOVCEC, Barbara" w:date="2025-02-26T14:28:00Z" w16du:dateUtc="2025-02-26T13:28:00Z" w:id="3751">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4E7C9041" w14:textId="5F2DDCE2">
            <w:pPr>
              <w:rPr>
                <w:del w:author="KARLOVCEC, Barbara" w:date="2025-02-26T14:28:00Z" w16du:dateUtc="2025-02-26T13:28:00Z" w:id="3752"/>
                <w:rFonts w:ascii="Calibri" w:hAnsi="Calibri" w:cs="Calibri"/>
                <w:color w:val="000000"/>
              </w:rPr>
            </w:pPr>
            <w:del w:author="KARLOVCEC, Barbara" w:date="2025-02-26T14:28:00Z" w16du:dateUtc="2025-02-26T13:28:00Z" w:id="3753">
              <w:r w:rsidRPr="005D5556" w:rsidDel="006D0565">
                <w:rPr>
                  <w:rFonts w:ascii="Calibri" w:hAnsi="Calibri" w:cs="Calibri"/>
                  <w:color w:val="000000"/>
                </w:rPr>
                <w:delText xml:space="preserve">ICE  MAKING MACHINE/ </w:delText>
              </w:r>
              <w:r w:rsidRPr="005D5556" w:rsidDel="006D0565">
                <w:rPr>
                  <w:rFonts w:ascii="Calibri" w:hAnsi="Calibri" w:cs="Calibri"/>
                  <w:color w:val="000000"/>
                </w:rPr>
                <w:br/>
              </w:r>
              <w:r w:rsidRPr="005D5556" w:rsidDel="006D0565">
                <w:rPr>
                  <w:rFonts w:ascii="Calibri" w:hAnsi="Calibri" w:cs="Calibri"/>
                  <w:color w:val="000000"/>
                </w:rPr>
                <w:delText>COLD ROOM</w:delText>
              </w:r>
            </w:del>
          </w:p>
          <w:p w:rsidRPr="005D5556" w:rsidR="0097570D" w:rsidDel="006D0565" w:rsidP="0097570D" w:rsidRDefault="0097570D" w14:paraId="223C2F14" w14:textId="7D7FBC97">
            <w:pPr>
              <w:rPr>
                <w:del w:author="KARLOVCEC, Barbara" w:date="2025-02-26T14:28:00Z" w16du:dateUtc="2025-02-26T13:28:00Z" w:id="3754"/>
                <w:rFonts w:ascii="Calibri" w:hAnsi="Calibri" w:cs="Calibri"/>
                <w:color w:val="000000"/>
              </w:rPr>
            </w:pPr>
          </w:p>
        </w:tc>
        <w:tc>
          <w:tcPr>
            <w:tcW w:w="1134" w:type="dxa"/>
            <w:vMerge/>
            <w:tcBorders>
              <w:left w:val="nil"/>
              <w:right w:val="single" w:color="auto" w:sz="4" w:space="0"/>
            </w:tcBorders>
            <w:shd w:val="clear" w:color="000000" w:fill="FCE4D6"/>
          </w:tcPr>
          <w:p w:rsidRPr="005D5556" w:rsidR="0097570D" w:rsidDel="006D0565" w:rsidP="0097570D" w:rsidRDefault="0097570D" w14:paraId="3EADA89F" w14:textId="2872DBAD">
            <w:pPr>
              <w:rPr>
                <w:del w:author="KARLOVCEC, Barbara" w:date="2025-02-26T14:28:00Z" w16du:dateUtc="2025-02-26T13:28:00Z" w:id="3755"/>
                <w:rFonts w:ascii="Calibri" w:hAnsi="Calibri" w:cs="Calibri"/>
                <w:color w:val="000000"/>
              </w:rPr>
            </w:pPr>
          </w:p>
        </w:tc>
      </w:tr>
      <w:tr w:rsidRPr="005D5556" w:rsidR="001826AC" w:rsidDel="006D0565" w:rsidTr="000128F9" w14:paraId="64E3BB0F" w14:textId="07FB4FA9">
        <w:trPr>
          <w:trHeight w:val="408"/>
          <w:del w:author="KARLOVCEC, Barbara" w:date="2025-02-26T14:28:00Z" w:id="3756"/>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97570D" w:rsidDel="006D0565" w:rsidP="0097570D" w:rsidRDefault="0097570D" w14:paraId="275F0320" w14:textId="721A4FBD">
            <w:pPr>
              <w:rPr>
                <w:del w:author="KARLOVCEC, Barbara" w:date="2025-02-26T14:28:00Z" w16du:dateUtc="2025-02-26T13:28:00Z" w:id="3757"/>
                <w:rFonts w:ascii="Calibri" w:hAnsi="Calibri" w:cs="Calibri"/>
                <w:color w:val="000000"/>
              </w:rPr>
            </w:pPr>
            <w:del w:author="KARLOVCEC, Barbara" w:date="2025-02-26T14:28:00Z" w16du:dateUtc="2025-02-26T13:28:00Z" w:id="3758">
              <w:r w:rsidRPr="005D5556" w:rsidDel="006D0565">
                <w:rPr>
                  <w:rFonts w:ascii="Calibri" w:hAnsi="Calibri" w:cs="Calibri"/>
                  <w:color w:val="000000"/>
                </w:rPr>
                <w:delText>17</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0307AC49" w14:textId="0EFEA4F8">
            <w:pPr>
              <w:rPr>
                <w:del w:author="KARLOVCEC, Barbara" w:date="2025-02-26T14:28:00Z" w16du:dateUtc="2025-02-26T13:28:00Z" w:id="3759"/>
                <w:rFonts w:ascii="Calibri" w:hAnsi="Calibri" w:cs="Calibri"/>
                <w:color w:val="000000"/>
              </w:rPr>
            </w:pPr>
            <w:del w:author="KARLOVCEC, Barbara" w:date="2025-02-26T14:28:00Z" w16du:dateUtc="2025-02-26T13:28:00Z" w:id="3760">
              <w:r w:rsidRPr="005D5556" w:rsidDel="006D0565">
                <w:rPr>
                  <w:rFonts w:ascii="Calibri" w:hAnsi="Calibri" w:cs="Calibri"/>
                  <w:color w:val="000000"/>
                </w:rPr>
                <w:delText>Fash Tech Consult</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58690ED6" w14:textId="05E82A81">
            <w:pPr>
              <w:rPr>
                <w:del w:author="KARLOVCEC, Barbara" w:date="2025-02-26T14:28:00Z" w16du:dateUtc="2025-02-26T13:28:00Z" w:id="3761"/>
                <w:rFonts w:ascii="Calibri" w:hAnsi="Calibri" w:cs="Calibri"/>
                <w:color w:val="000000"/>
              </w:rPr>
            </w:pPr>
            <w:del w:author="KARLOVCEC, Barbara" w:date="2025-02-26T14:28:00Z" w16du:dateUtc="2025-02-26T13:28:00Z" w:id="3762">
              <w:r w:rsidRPr="005D5556" w:rsidDel="006D0565">
                <w:rPr>
                  <w:rFonts w:ascii="Calibri" w:hAnsi="Calibri" w:cs="Calibri"/>
                  <w:color w:val="000000"/>
                </w:rPr>
                <w:delText>Fasola Rafiu Idowu</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516B08ED" w14:textId="1959E4B5">
            <w:pPr>
              <w:rPr>
                <w:del w:author="KARLOVCEC, Barbara" w:date="2025-02-26T14:28:00Z" w16du:dateUtc="2025-02-26T13:28:00Z" w:id="3763"/>
                <w:rFonts w:ascii="Calibri" w:hAnsi="Calibri" w:cs="Calibri"/>
                <w:color w:val="000000"/>
              </w:rPr>
            </w:pPr>
            <w:del w:author="KARLOVCEC, Barbara" w:date="2025-02-26T14:28:00Z" w16du:dateUtc="2025-02-26T13:28:00Z" w:id="3764">
              <w:r w:rsidRPr="005D5556" w:rsidDel="006D0565">
                <w:rPr>
                  <w:rFonts w:ascii="Calibri" w:hAnsi="Calibri" w:cs="Calibri"/>
                  <w:color w:val="000000"/>
                </w:rPr>
                <w:delText>08026313955</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12424D22" w14:textId="11B77AE1">
            <w:pPr>
              <w:rPr>
                <w:del w:author="KARLOVCEC, Barbara" w:date="2025-02-26T14:28:00Z" w16du:dateUtc="2025-02-26T13:28:00Z" w:id="3765"/>
                <w:rFonts w:ascii="Calibri" w:hAnsi="Calibri" w:cs="Calibri"/>
                <w:color w:val="0563C1"/>
                <w:u w:val="single"/>
              </w:rPr>
            </w:pPr>
            <w:del w:author="KARLOVCEC, Barbara" w:date="2025-02-26T14:28:00Z" w16du:dateUtc="2025-02-26T13:28:00Z" w:id="3766">
              <w:r w:rsidDel="006D0565">
                <w:fldChar w:fldCharType="begin"/>
              </w:r>
              <w:r w:rsidDel="006D0565">
                <w:delInstrText>HYPERLINK "mailto:fasholaraifu@gmail.com"</w:delInstrText>
              </w:r>
              <w:r w:rsidDel="006D0565">
                <w:fldChar w:fldCharType="separate"/>
              </w:r>
              <w:r w:rsidRPr="005D5556" w:rsidDel="006D0565">
                <w:rPr>
                  <w:rFonts w:ascii="Calibri" w:hAnsi="Calibri" w:cs="Calibri"/>
                  <w:color w:val="0563C1"/>
                  <w:u w:val="single"/>
                </w:rPr>
                <w:delText>fasholaraifu@gmail.com</w:delText>
              </w:r>
              <w:r w:rsidDel="006D0565">
                <w:rPr>
                  <w:rFonts w:ascii="Calibri" w:hAnsi="Calibri" w:cs="Calibri"/>
                  <w:color w:val="0563C1"/>
                  <w:u w:val="single"/>
                </w:rPr>
                <w:fldChar w:fldCharType="end"/>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51F75BD0" w14:textId="45112057">
            <w:pPr>
              <w:rPr>
                <w:del w:author="KARLOVCEC, Barbara" w:date="2025-02-26T14:28:00Z" w16du:dateUtc="2025-02-26T13:28:00Z" w:id="3767"/>
                <w:rFonts w:ascii="Calibri" w:hAnsi="Calibri" w:cs="Calibri"/>
                <w:color w:val="000000"/>
              </w:rPr>
            </w:pPr>
            <w:del w:author="KARLOVCEC, Barbara" w:date="2025-02-26T14:28:00Z" w16du:dateUtc="2025-02-26T13:28:00Z" w:id="3768">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1D7C95F8" w14:textId="0918CBCC">
            <w:pPr>
              <w:rPr>
                <w:del w:author="KARLOVCEC, Barbara" w:date="2025-02-26T14:28:00Z" w16du:dateUtc="2025-02-26T13:28:00Z" w:id="3769"/>
                <w:rFonts w:ascii="Calibri" w:hAnsi="Calibri" w:cs="Calibri"/>
                <w:color w:val="000000"/>
              </w:rPr>
            </w:pPr>
            <w:del w:author="KARLOVCEC, Barbara" w:date="2025-02-26T14:28:00Z" w16du:dateUtc="2025-02-26T13:28:00Z" w:id="3770">
              <w:r w:rsidRPr="005D5556" w:rsidDel="006D0565">
                <w:rPr>
                  <w:rFonts w:ascii="Calibri" w:hAnsi="Calibri" w:cs="Calibri"/>
                  <w:color w:val="000000"/>
                </w:rPr>
                <w:delText xml:space="preserve">ICE  MAKING MACHINE/ </w:delText>
              </w:r>
              <w:r w:rsidRPr="005D5556" w:rsidDel="006D0565">
                <w:rPr>
                  <w:rFonts w:ascii="Calibri" w:hAnsi="Calibri" w:cs="Calibri"/>
                  <w:color w:val="000000"/>
                </w:rPr>
                <w:br/>
              </w:r>
              <w:r w:rsidRPr="005D5556" w:rsidDel="006D0565">
                <w:rPr>
                  <w:rFonts w:ascii="Calibri" w:hAnsi="Calibri" w:cs="Calibri"/>
                  <w:color w:val="000000"/>
                </w:rPr>
                <w:delText>COLD ROOM</w:delText>
              </w:r>
            </w:del>
          </w:p>
          <w:p w:rsidRPr="005D5556" w:rsidR="0097570D" w:rsidDel="006D0565" w:rsidP="0097570D" w:rsidRDefault="0097570D" w14:paraId="198A2CC2" w14:textId="174F12F9">
            <w:pPr>
              <w:rPr>
                <w:del w:author="KARLOVCEC, Barbara" w:date="2025-02-26T14:28:00Z" w16du:dateUtc="2025-02-26T13:28:00Z" w:id="3771"/>
                <w:rFonts w:ascii="Calibri" w:hAnsi="Calibri" w:cs="Calibri"/>
                <w:color w:val="000000"/>
              </w:rPr>
            </w:pPr>
          </w:p>
        </w:tc>
        <w:tc>
          <w:tcPr>
            <w:tcW w:w="1134" w:type="dxa"/>
            <w:vMerge/>
            <w:tcBorders>
              <w:left w:val="nil"/>
              <w:right w:val="single" w:color="auto" w:sz="4" w:space="0"/>
            </w:tcBorders>
            <w:shd w:val="clear" w:color="000000" w:fill="FCE4D6"/>
          </w:tcPr>
          <w:p w:rsidRPr="005D5556" w:rsidR="0097570D" w:rsidDel="006D0565" w:rsidP="0097570D" w:rsidRDefault="0097570D" w14:paraId="7CEB91E9" w14:textId="4F97A755">
            <w:pPr>
              <w:rPr>
                <w:del w:author="KARLOVCEC, Barbara" w:date="2025-02-26T14:28:00Z" w16du:dateUtc="2025-02-26T13:28:00Z" w:id="3772"/>
                <w:rFonts w:ascii="Calibri" w:hAnsi="Calibri" w:cs="Calibri"/>
                <w:color w:val="000000"/>
              </w:rPr>
            </w:pPr>
          </w:p>
        </w:tc>
      </w:tr>
      <w:tr w:rsidRPr="005D5556" w:rsidR="001826AC" w:rsidDel="006D0565" w:rsidTr="000128F9" w14:paraId="69FB6D27" w14:textId="30252CF6">
        <w:trPr>
          <w:trHeight w:val="408"/>
          <w:del w:author="KARLOVCEC, Barbara" w:date="2025-02-26T14:28:00Z" w:id="3773"/>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97570D" w:rsidDel="006D0565" w:rsidP="0097570D" w:rsidRDefault="0097570D" w14:paraId="0F8C0B37" w14:textId="5910EE01">
            <w:pPr>
              <w:rPr>
                <w:del w:author="KARLOVCEC, Barbara" w:date="2025-02-26T14:28:00Z" w16du:dateUtc="2025-02-26T13:28:00Z" w:id="3774"/>
                <w:rFonts w:ascii="Calibri" w:hAnsi="Calibri" w:cs="Calibri"/>
                <w:color w:val="000000"/>
              </w:rPr>
            </w:pPr>
            <w:del w:author="KARLOVCEC, Barbara" w:date="2025-02-26T14:28:00Z" w16du:dateUtc="2025-02-26T13:28:00Z" w:id="3775">
              <w:r w:rsidRPr="005D5556" w:rsidDel="006D0565">
                <w:rPr>
                  <w:rFonts w:ascii="Calibri" w:hAnsi="Calibri" w:cs="Calibri"/>
                  <w:color w:val="000000"/>
                </w:rPr>
                <w:delText>18</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0A96EB84" w14:textId="5FC2788C">
            <w:pPr>
              <w:rPr>
                <w:del w:author="KARLOVCEC, Barbara" w:date="2025-02-26T14:28:00Z" w16du:dateUtc="2025-02-26T13:28:00Z" w:id="3776"/>
                <w:rFonts w:ascii="Calibri" w:hAnsi="Calibri" w:cs="Calibri"/>
                <w:color w:val="000000"/>
              </w:rPr>
            </w:pPr>
            <w:del w:author="KARLOVCEC, Barbara" w:date="2025-02-26T14:28:00Z" w16du:dateUtc="2025-02-26T13:28:00Z" w:id="3777">
              <w:r w:rsidRPr="005D5556" w:rsidDel="006D0565">
                <w:rPr>
                  <w:rFonts w:ascii="Calibri" w:hAnsi="Calibri" w:cs="Calibri"/>
                  <w:color w:val="000000"/>
                </w:rPr>
                <w:delText>Sam Goodness Technical Enterprise</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5AD5D2B6" w14:textId="4A706FD0">
            <w:pPr>
              <w:rPr>
                <w:del w:author="KARLOVCEC, Barbara" w:date="2025-02-26T14:28:00Z" w16du:dateUtc="2025-02-26T13:28:00Z" w:id="3778"/>
                <w:rFonts w:ascii="Calibri" w:hAnsi="Calibri" w:cs="Calibri"/>
                <w:color w:val="000000"/>
              </w:rPr>
            </w:pPr>
            <w:del w:author="KARLOVCEC, Barbara" w:date="2025-02-26T14:28:00Z" w16du:dateUtc="2025-02-26T13:28:00Z" w:id="3779">
              <w:r w:rsidRPr="005D5556" w:rsidDel="006D0565">
                <w:rPr>
                  <w:rFonts w:ascii="Calibri" w:hAnsi="Calibri" w:cs="Calibri"/>
                  <w:color w:val="000000"/>
                </w:rPr>
                <w:delText>Adeoti Olusegun Samuel</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58016CF4" w14:textId="4A459FBE">
            <w:pPr>
              <w:rPr>
                <w:del w:author="KARLOVCEC, Barbara" w:date="2025-02-26T14:28:00Z" w16du:dateUtc="2025-02-26T13:28:00Z" w:id="3780"/>
                <w:rFonts w:ascii="Calibri" w:hAnsi="Calibri" w:cs="Calibri"/>
                <w:color w:val="000000"/>
              </w:rPr>
            </w:pPr>
            <w:del w:author="KARLOVCEC, Barbara" w:date="2025-02-26T14:28:00Z" w16du:dateUtc="2025-02-26T13:28:00Z" w:id="3781">
              <w:r w:rsidRPr="005D5556" w:rsidDel="006D0565">
                <w:rPr>
                  <w:rFonts w:ascii="Calibri" w:hAnsi="Calibri" w:cs="Calibri"/>
                  <w:color w:val="000000"/>
                </w:rPr>
                <w:delText>08077163908</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49BDA881" w14:textId="4D5285C7">
            <w:pPr>
              <w:rPr>
                <w:del w:author="KARLOVCEC, Barbara" w:date="2025-02-26T14:28:00Z" w16du:dateUtc="2025-02-26T13:28:00Z" w:id="3782"/>
                <w:rFonts w:ascii="Calibri" w:hAnsi="Calibri" w:cs="Calibri"/>
                <w:color w:val="0563C1"/>
                <w:u w:val="single"/>
              </w:rPr>
            </w:pPr>
            <w:del w:author="KARLOVCEC, Barbara" w:date="2025-02-26T14:28:00Z" w16du:dateUtc="2025-02-26T13:28:00Z" w:id="3783">
              <w:r w:rsidDel="006D0565">
                <w:fldChar w:fldCharType="begin"/>
              </w:r>
              <w:r w:rsidDel="006D0565">
                <w:delInstrText>HYPERLINK "mailto:adeotisegun14@gmail.com"</w:delInstrText>
              </w:r>
              <w:r w:rsidDel="006D0565">
                <w:fldChar w:fldCharType="separate"/>
              </w:r>
              <w:r w:rsidRPr="005D5556" w:rsidDel="006D0565">
                <w:rPr>
                  <w:rFonts w:ascii="Calibri" w:hAnsi="Calibri" w:cs="Calibri"/>
                  <w:color w:val="0563C1"/>
                  <w:u w:val="single"/>
                </w:rPr>
                <w:delText>adeotisegun14@gmail.com</w:delText>
              </w:r>
              <w:r w:rsidDel="006D0565">
                <w:rPr>
                  <w:rFonts w:ascii="Calibri" w:hAnsi="Calibri" w:cs="Calibri"/>
                  <w:color w:val="0563C1"/>
                  <w:u w:val="single"/>
                </w:rPr>
                <w:fldChar w:fldCharType="end"/>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7DD73D7E" w14:textId="2E3DBA32">
            <w:pPr>
              <w:rPr>
                <w:del w:author="KARLOVCEC, Barbara" w:date="2025-02-26T14:28:00Z" w16du:dateUtc="2025-02-26T13:28:00Z" w:id="3784"/>
                <w:rFonts w:ascii="Calibri" w:hAnsi="Calibri" w:cs="Calibri"/>
                <w:color w:val="000000"/>
              </w:rPr>
            </w:pPr>
            <w:del w:author="KARLOVCEC, Barbara" w:date="2025-02-26T14:28:00Z" w16du:dateUtc="2025-02-26T13:28:00Z" w:id="3785">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1FF4C5EC" w14:textId="19A6A3F0">
            <w:pPr>
              <w:rPr>
                <w:del w:author="KARLOVCEC, Barbara" w:date="2025-02-26T14:28:00Z" w16du:dateUtc="2025-02-26T13:28:00Z" w:id="3786"/>
                <w:rFonts w:ascii="Calibri" w:hAnsi="Calibri" w:cs="Calibri"/>
                <w:color w:val="000000"/>
              </w:rPr>
            </w:pPr>
            <w:del w:author="KARLOVCEC, Barbara" w:date="2025-02-26T14:28:00Z" w16du:dateUtc="2025-02-26T13:28:00Z" w:id="3787">
              <w:r w:rsidRPr="005D5556" w:rsidDel="006D0565">
                <w:rPr>
                  <w:rFonts w:ascii="Calibri" w:hAnsi="Calibri" w:cs="Calibri"/>
                  <w:color w:val="000000"/>
                </w:rPr>
                <w:delText>SERVICING</w:delText>
              </w:r>
            </w:del>
          </w:p>
          <w:p w:rsidRPr="005D5556" w:rsidR="0097570D" w:rsidDel="006D0565" w:rsidP="0097570D" w:rsidRDefault="0097570D" w14:paraId="455F097A" w14:textId="28EC0016">
            <w:pPr>
              <w:rPr>
                <w:del w:author="KARLOVCEC, Barbara" w:date="2025-02-26T14:28:00Z" w16du:dateUtc="2025-02-26T13:28:00Z" w:id="3788"/>
                <w:rFonts w:ascii="Calibri" w:hAnsi="Calibri" w:cs="Calibri"/>
                <w:color w:val="000000"/>
              </w:rPr>
            </w:pPr>
          </w:p>
        </w:tc>
        <w:tc>
          <w:tcPr>
            <w:tcW w:w="1134" w:type="dxa"/>
            <w:vMerge/>
            <w:tcBorders>
              <w:left w:val="nil"/>
              <w:right w:val="single" w:color="auto" w:sz="4" w:space="0"/>
            </w:tcBorders>
            <w:shd w:val="clear" w:color="000000" w:fill="FCE4D6"/>
          </w:tcPr>
          <w:p w:rsidRPr="005D5556" w:rsidR="0097570D" w:rsidDel="006D0565" w:rsidP="0097570D" w:rsidRDefault="0097570D" w14:paraId="55F13223" w14:textId="00CC13ED">
            <w:pPr>
              <w:rPr>
                <w:del w:author="KARLOVCEC, Barbara" w:date="2025-02-26T14:28:00Z" w16du:dateUtc="2025-02-26T13:28:00Z" w:id="3789"/>
                <w:rFonts w:ascii="Calibri" w:hAnsi="Calibri" w:cs="Calibri"/>
                <w:color w:val="000000"/>
              </w:rPr>
            </w:pPr>
          </w:p>
        </w:tc>
      </w:tr>
      <w:tr w:rsidRPr="005D5556" w:rsidR="001826AC" w:rsidDel="006D0565" w:rsidTr="000128F9" w14:paraId="5167B1E2" w14:textId="458ACA46">
        <w:trPr>
          <w:trHeight w:val="408"/>
          <w:del w:author="KARLOVCEC, Barbara" w:date="2025-02-26T14:28:00Z" w:id="3790"/>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97570D" w:rsidDel="006D0565" w:rsidP="0097570D" w:rsidRDefault="0097570D" w14:paraId="6D975738" w14:textId="6E088BCC">
            <w:pPr>
              <w:rPr>
                <w:del w:author="KARLOVCEC, Barbara" w:date="2025-02-26T14:28:00Z" w16du:dateUtc="2025-02-26T13:28:00Z" w:id="3791"/>
                <w:rFonts w:ascii="Calibri" w:hAnsi="Calibri" w:cs="Calibri"/>
                <w:color w:val="000000"/>
              </w:rPr>
            </w:pPr>
            <w:del w:author="KARLOVCEC, Barbara" w:date="2025-02-26T14:28:00Z" w16du:dateUtc="2025-02-26T13:28:00Z" w:id="3792">
              <w:r w:rsidRPr="005D5556" w:rsidDel="006D0565">
                <w:rPr>
                  <w:rFonts w:ascii="Calibri" w:hAnsi="Calibri" w:cs="Calibri"/>
                  <w:color w:val="000000"/>
                </w:rPr>
                <w:delText>19</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61F9E851" w14:textId="59A96ECF">
            <w:pPr>
              <w:rPr>
                <w:del w:author="KARLOVCEC, Barbara" w:date="2025-02-26T14:28:00Z" w16du:dateUtc="2025-02-26T13:28:00Z" w:id="3793"/>
                <w:rFonts w:ascii="Calibri" w:hAnsi="Calibri" w:cs="Calibri"/>
                <w:color w:val="000000"/>
              </w:rPr>
            </w:pPr>
            <w:del w:author="KARLOVCEC, Barbara" w:date="2025-02-26T14:28:00Z" w16du:dateUtc="2025-02-26T13:28:00Z" w:id="3794">
              <w:r w:rsidRPr="005D5556" w:rsidDel="006D0565">
                <w:rPr>
                  <w:rFonts w:ascii="Calibri" w:hAnsi="Calibri" w:cs="Calibri"/>
                  <w:color w:val="000000"/>
                </w:rPr>
                <w:delText>Missty Tee Tech Multiservice4s</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4B5257B2" w14:textId="0ECDEA59">
            <w:pPr>
              <w:rPr>
                <w:del w:author="KARLOVCEC, Barbara" w:date="2025-02-26T14:28:00Z" w16du:dateUtc="2025-02-26T13:28:00Z" w:id="3795"/>
                <w:rFonts w:ascii="Calibri" w:hAnsi="Calibri" w:cs="Calibri"/>
                <w:color w:val="000000"/>
              </w:rPr>
            </w:pPr>
            <w:del w:author="KARLOVCEC, Barbara" w:date="2025-02-26T14:28:00Z" w16du:dateUtc="2025-02-26T13:28:00Z" w:id="3796">
              <w:r w:rsidRPr="005D5556" w:rsidDel="006D0565">
                <w:rPr>
                  <w:rFonts w:ascii="Calibri" w:hAnsi="Calibri" w:cs="Calibri"/>
                  <w:color w:val="000000"/>
                </w:rPr>
                <w:delText>Abdulkareem Agbolagade</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30FB3390" w14:textId="0B380374">
            <w:pPr>
              <w:rPr>
                <w:del w:author="KARLOVCEC, Barbara" w:date="2025-02-26T14:28:00Z" w16du:dateUtc="2025-02-26T13:28:00Z" w:id="3797"/>
                <w:rFonts w:ascii="Calibri" w:hAnsi="Calibri" w:cs="Calibri"/>
                <w:color w:val="000000"/>
              </w:rPr>
            </w:pPr>
            <w:del w:author="KARLOVCEC, Barbara" w:date="2025-02-26T14:28:00Z" w16du:dateUtc="2025-02-26T13:28:00Z" w:id="3798">
              <w:r w:rsidRPr="005D5556" w:rsidDel="006D0565">
                <w:rPr>
                  <w:rFonts w:ascii="Calibri" w:hAnsi="Calibri" w:cs="Calibri"/>
                  <w:color w:val="000000"/>
                </w:rPr>
                <w:delText>08033565482 08182932236</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2FF5E45E" w14:textId="7FAD5012">
            <w:pPr>
              <w:rPr>
                <w:del w:author="KARLOVCEC, Barbara" w:date="2025-02-26T14:28:00Z" w16du:dateUtc="2025-02-26T13:28:00Z" w:id="3799"/>
                <w:rFonts w:ascii="Calibri" w:hAnsi="Calibri" w:cs="Calibri"/>
                <w:color w:val="0563C1"/>
                <w:u w:val="single"/>
              </w:rPr>
            </w:pPr>
            <w:del w:author="KARLOVCEC, Barbara" w:date="2025-02-26T14:28:00Z" w16du:dateUtc="2025-02-26T13:28:00Z" w:id="3800">
              <w:r w:rsidDel="006D0565">
                <w:fldChar w:fldCharType="begin"/>
              </w:r>
              <w:r w:rsidDel="006D0565">
                <w:delInstrText>HYPERLINK "mailto:adebisi406@gmail.com"</w:delInstrText>
              </w:r>
              <w:r w:rsidDel="006D0565">
                <w:fldChar w:fldCharType="separate"/>
              </w:r>
              <w:r w:rsidRPr="005D5556" w:rsidDel="006D0565">
                <w:rPr>
                  <w:rFonts w:ascii="Calibri" w:hAnsi="Calibri" w:cs="Calibri"/>
                  <w:color w:val="0563C1"/>
                  <w:u w:val="single"/>
                </w:rPr>
                <w:delText>adebisi406@gmail.com</w:delText>
              </w:r>
              <w:r w:rsidDel="006D0565">
                <w:rPr>
                  <w:rFonts w:ascii="Calibri" w:hAnsi="Calibri" w:cs="Calibri"/>
                  <w:color w:val="0563C1"/>
                  <w:u w:val="single"/>
                </w:rPr>
                <w:fldChar w:fldCharType="end"/>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416C2BFD" w14:textId="295B2E87">
            <w:pPr>
              <w:rPr>
                <w:del w:author="KARLOVCEC, Barbara" w:date="2025-02-26T14:28:00Z" w16du:dateUtc="2025-02-26T13:28:00Z" w:id="3801"/>
                <w:rFonts w:ascii="Calibri" w:hAnsi="Calibri" w:cs="Calibri"/>
                <w:color w:val="000000"/>
              </w:rPr>
            </w:pPr>
            <w:del w:author="KARLOVCEC, Barbara" w:date="2025-02-26T14:28:00Z" w16du:dateUtc="2025-02-26T13:28:00Z" w:id="3802">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26091205" w14:textId="78F4C613">
            <w:pPr>
              <w:rPr>
                <w:del w:author="KARLOVCEC, Barbara" w:date="2025-02-26T14:28:00Z" w16du:dateUtc="2025-02-26T13:28:00Z" w:id="3803"/>
                <w:rFonts w:ascii="Calibri" w:hAnsi="Calibri" w:cs="Calibri"/>
                <w:color w:val="000000"/>
              </w:rPr>
            </w:pPr>
            <w:del w:author="KARLOVCEC, Barbara" w:date="2025-02-26T14:28:00Z" w16du:dateUtc="2025-02-26T13:28:00Z" w:id="3804">
              <w:r w:rsidRPr="005D5556" w:rsidDel="006D0565">
                <w:rPr>
                  <w:rFonts w:ascii="Calibri" w:hAnsi="Calibri" w:cs="Calibri"/>
                  <w:color w:val="000000"/>
                </w:rPr>
                <w:delText>ICE  MAKING MACHINE/</w:delText>
              </w:r>
              <w:r w:rsidRPr="005D5556" w:rsidDel="006D0565">
                <w:rPr>
                  <w:rFonts w:ascii="Calibri" w:hAnsi="Calibri" w:cs="Calibri"/>
                  <w:color w:val="000000"/>
                </w:rPr>
                <w:br/>
              </w:r>
              <w:r w:rsidRPr="005D5556" w:rsidDel="006D0565">
                <w:rPr>
                  <w:rFonts w:ascii="Calibri" w:hAnsi="Calibri" w:cs="Calibri"/>
                  <w:color w:val="000000"/>
                </w:rPr>
                <w:delText xml:space="preserve"> COLD ROOM</w:delText>
              </w:r>
            </w:del>
          </w:p>
          <w:p w:rsidRPr="005D5556" w:rsidR="0097570D" w:rsidDel="006D0565" w:rsidP="0097570D" w:rsidRDefault="0097570D" w14:paraId="6DE04FF1" w14:textId="615FC17C">
            <w:pPr>
              <w:rPr>
                <w:del w:author="KARLOVCEC, Barbara" w:date="2025-02-26T14:28:00Z" w16du:dateUtc="2025-02-26T13:28:00Z" w:id="3805"/>
                <w:rFonts w:ascii="Calibri" w:hAnsi="Calibri" w:cs="Calibri"/>
                <w:color w:val="000000"/>
              </w:rPr>
            </w:pPr>
          </w:p>
        </w:tc>
        <w:tc>
          <w:tcPr>
            <w:tcW w:w="1134" w:type="dxa"/>
            <w:vMerge/>
            <w:tcBorders>
              <w:left w:val="nil"/>
              <w:right w:val="single" w:color="auto" w:sz="4" w:space="0"/>
            </w:tcBorders>
            <w:shd w:val="clear" w:color="000000" w:fill="FCE4D6"/>
          </w:tcPr>
          <w:p w:rsidRPr="005D5556" w:rsidR="0097570D" w:rsidDel="006D0565" w:rsidP="0097570D" w:rsidRDefault="0097570D" w14:paraId="41A666A4" w14:textId="318E922E">
            <w:pPr>
              <w:rPr>
                <w:del w:author="KARLOVCEC, Barbara" w:date="2025-02-26T14:28:00Z" w16du:dateUtc="2025-02-26T13:28:00Z" w:id="3806"/>
                <w:rFonts w:ascii="Calibri" w:hAnsi="Calibri" w:cs="Calibri"/>
                <w:color w:val="000000"/>
              </w:rPr>
            </w:pPr>
          </w:p>
        </w:tc>
      </w:tr>
      <w:tr w:rsidRPr="005D5556" w:rsidR="001826AC" w:rsidDel="006D0565" w:rsidTr="000128F9" w14:paraId="3ED2EFC0" w14:textId="5B0E20D4">
        <w:trPr>
          <w:trHeight w:val="612"/>
          <w:del w:author="KARLOVCEC, Barbara" w:date="2025-02-26T14:28:00Z" w:id="3807"/>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97570D" w:rsidDel="006D0565" w:rsidP="0097570D" w:rsidRDefault="0097570D" w14:paraId="12200325" w14:textId="3062A011">
            <w:pPr>
              <w:rPr>
                <w:del w:author="KARLOVCEC, Barbara" w:date="2025-02-26T14:28:00Z" w16du:dateUtc="2025-02-26T13:28:00Z" w:id="3808"/>
                <w:rFonts w:ascii="Calibri" w:hAnsi="Calibri" w:cs="Calibri"/>
                <w:color w:val="000000"/>
              </w:rPr>
            </w:pPr>
            <w:del w:author="KARLOVCEC, Barbara" w:date="2025-02-26T14:28:00Z" w16du:dateUtc="2025-02-26T13:28:00Z" w:id="3809">
              <w:r w:rsidRPr="005D5556" w:rsidDel="006D0565">
                <w:rPr>
                  <w:rFonts w:ascii="Calibri" w:hAnsi="Calibri" w:cs="Calibri"/>
                  <w:color w:val="000000"/>
                </w:rPr>
                <w:delText>20</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71256653" w14:textId="65E61E4C">
            <w:pPr>
              <w:rPr>
                <w:del w:author="KARLOVCEC, Barbara" w:date="2025-02-26T14:28:00Z" w16du:dateUtc="2025-02-26T13:28:00Z" w:id="3810"/>
                <w:rFonts w:ascii="Calibri" w:hAnsi="Calibri" w:cs="Calibri"/>
                <w:color w:val="000000"/>
                <w:lang w:val="fr-FR"/>
              </w:rPr>
            </w:pPr>
            <w:del w:author="KARLOVCEC, Barbara" w:date="2025-02-26T14:28:00Z" w16du:dateUtc="2025-02-26T13:28:00Z" w:id="3811">
              <w:r w:rsidRPr="005D5556" w:rsidDel="006D0565">
                <w:rPr>
                  <w:rFonts w:ascii="Calibri" w:hAnsi="Calibri" w:cs="Calibri"/>
                  <w:color w:val="000000"/>
                  <w:lang w:val="fr-FR"/>
                </w:rPr>
                <w:delText xml:space="preserve">AMUDA JAMIU AFOLABI JAMOTECH VENTURE </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42D36DB9" w14:textId="55717191">
            <w:pPr>
              <w:rPr>
                <w:del w:author="KARLOVCEC, Barbara" w:date="2025-02-26T14:28:00Z" w16du:dateUtc="2025-02-26T13:28:00Z" w:id="3812"/>
                <w:rFonts w:ascii="Calibri" w:hAnsi="Calibri" w:cs="Calibri"/>
                <w:color w:val="000000"/>
              </w:rPr>
            </w:pPr>
            <w:del w:author="KARLOVCEC, Barbara" w:date="2025-02-26T14:28:00Z" w16du:dateUtc="2025-02-26T13:28:00Z" w:id="3813">
              <w:r w:rsidRPr="005D5556" w:rsidDel="006D0565">
                <w:rPr>
                  <w:rFonts w:ascii="Calibri" w:hAnsi="Calibri" w:cs="Calibri"/>
                  <w:color w:val="000000"/>
                </w:rPr>
                <w:delText>AMUDA JAMIU</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44251784" w14:textId="3FE78273">
            <w:pPr>
              <w:rPr>
                <w:del w:author="KARLOVCEC, Barbara" w:date="2025-02-26T14:28:00Z" w16du:dateUtc="2025-02-26T13:28:00Z" w:id="3814"/>
                <w:rFonts w:ascii="Calibri" w:hAnsi="Calibri" w:cs="Calibri"/>
                <w:color w:val="000000"/>
              </w:rPr>
            </w:pPr>
            <w:del w:author="KARLOVCEC, Barbara" w:date="2025-02-26T14:28:00Z" w16du:dateUtc="2025-02-26T13:28:00Z" w:id="3815">
              <w:r w:rsidRPr="005D5556" w:rsidDel="006D0565">
                <w:rPr>
                  <w:rFonts w:ascii="Calibri" w:hAnsi="Calibri" w:cs="Calibri"/>
                  <w:color w:val="000000"/>
                </w:rPr>
                <w:delText>0-8089438288/ 0-8103112121</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5E03FD77" w14:textId="7D1210DC">
            <w:pPr>
              <w:rPr>
                <w:del w:author="KARLOVCEC, Barbara" w:date="2025-02-26T14:28:00Z" w16du:dateUtc="2025-02-26T13:28:00Z" w:id="3816"/>
                <w:rFonts w:ascii="Calibri" w:hAnsi="Calibri" w:cs="Calibri"/>
                <w:color w:val="0563C1"/>
                <w:u w:val="single"/>
              </w:rPr>
            </w:pPr>
            <w:del w:author="KARLOVCEC, Barbara" w:date="2025-02-26T14:28:00Z" w16du:dateUtc="2025-02-26T13:28:00Z" w:id="3817">
              <w:r w:rsidDel="006D0565">
                <w:fldChar w:fldCharType="begin"/>
              </w:r>
              <w:r w:rsidDel="006D0565">
                <w:delInstrText>HYPERLINK "mailto:ogidansikiru@gmail.com"</w:delInstrText>
              </w:r>
              <w:r w:rsidDel="006D0565">
                <w:fldChar w:fldCharType="separate"/>
              </w:r>
              <w:r w:rsidRPr="005D5556" w:rsidDel="006D0565">
                <w:rPr>
                  <w:rFonts w:ascii="Calibri" w:hAnsi="Calibri" w:cs="Calibri"/>
                  <w:color w:val="0563C1"/>
                  <w:u w:val="single"/>
                </w:rPr>
                <w:delText>ogidansikiru@gmail.com</w:delText>
              </w:r>
              <w:r w:rsidDel="006D0565">
                <w:rPr>
                  <w:rFonts w:ascii="Calibri" w:hAnsi="Calibri" w:cs="Calibri"/>
                  <w:color w:val="0563C1"/>
                  <w:u w:val="single"/>
                </w:rPr>
                <w:fldChar w:fldCharType="end"/>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0B86A048" w14:textId="475C7C52">
            <w:pPr>
              <w:rPr>
                <w:del w:author="KARLOVCEC, Barbara" w:date="2025-02-26T14:28:00Z" w16du:dateUtc="2025-02-26T13:28:00Z" w:id="3818"/>
                <w:rFonts w:ascii="Calibri" w:hAnsi="Calibri" w:cs="Calibri"/>
                <w:color w:val="000000"/>
              </w:rPr>
            </w:pPr>
            <w:del w:author="KARLOVCEC, Barbara" w:date="2025-02-26T14:28:00Z" w16du:dateUtc="2025-02-26T13:28:00Z" w:id="3819">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4D74B121" w14:textId="7F9F7C4E">
            <w:pPr>
              <w:rPr>
                <w:del w:author="KARLOVCEC, Barbara" w:date="2025-02-26T14:28:00Z" w16du:dateUtc="2025-02-26T13:28:00Z" w:id="3820"/>
                <w:rFonts w:ascii="Calibri" w:hAnsi="Calibri" w:cs="Calibri"/>
                <w:color w:val="000000"/>
              </w:rPr>
            </w:pPr>
            <w:del w:author="KARLOVCEC, Barbara" w:date="2025-02-26T14:28:00Z" w16du:dateUtc="2025-02-26T13:28:00Z" w:id="3821">
              <w:r w:rsidRPr="005D5556" w:rsidDel="006D0565">
                <w:rPr>
                  <w:rFonts w:ascii="Calibri" w:hAnsi="Calibri" w:cs="Calibri"/>
                  <w:color w:val="000000"/>
                </w:rPr>
                <w:delText>ICE  MAKING MACHINE/</w:delText>
              </w:r>
              <w:r w:rsidRPr="005D5556" w:rsidDel="006D0565">
                <w:rPr>
                  <w:rFonts w:ascii="Calibri" w:hAnsi="Calibri" w:cs="Calibri"/>
                  <w:color w:val="000000"/>
                </w:rPr>
                <w:br/>
              </w:r>
              <w:r w:rsidRPr="005D5556" w:rsidDel="006D0565">
                <w:rPr>
                  <w:rFonts w:ascii="Calibri" w:hAnsi="Calibri" w:cs="Calibri"/>
                  <w:color w:val="000000"/>
                </w:rPr>
                <w:delText xml:space="preserve"> COLD ROOM</w:delText>
              </w:r>
            </w:del>
          </w:p>
          <w:p w:rsidRPr="005D5556" w:rsidR="0097570D" w:rsidDel="006D0565" w:rsidP="0097570D" w:rsidRDefault="0097570D" w14:paraId="46BF9564" w14:textId="2470C4DB">
            <w:pPr>
              <w:rPr>
                <w:del w:author="KARLOVCEC, Barbara" w:date="2025-02-26T14:28:00Z" w16du:dateUtc="2025-02-26T13:28:00Z" w:id="3822"/>
                <w:rFonts w:ascii="Calibri" w:hAnsi="Calibri" w:cs="Calibri"/>
                <w:color w:val="000000"/>
              </w:rPr>
            </w:pPr>
          </w:p>
        </w:tc>
        <w:tc>
          <w:tcPr>
            <w:tcW w:w="1134" w:type="dxa"/>
            <w:vMerge/>
            <w:tcBorders>
              <w:left w:val="nil"/>
              <w:right w:val="single" w:color="auto" w:sz="4" w:space="0"/>
            </w:tcBorders>
            <w:shd w:val="clear" w:color="000000" w:fill="FCE4D6"/>
          </w:tcPr>
          <w:p w:rsidRPr="005D5556" w:rsidR="0097570D" w:rsidDel="006D0565" w:rsidP="0097570D" w:rsidRDefault="0097570D" w14:paraId="2ACA950B" w14:textId="153CDD9A">
            <w:pPr>
              <w:rPr>
                <w:del w:author="KARLOVCEC, Barbara" w:date="2025-02-26T14:28:00Z" w16du:dateUtc="2025-02-26T13:28:00Z" w:id="3823"/>
                <w:rFonts w:ascii="Calibri" w:hAnsi="Calibri" w:cs="Calibri"/>
                <w:color w:val="000000"/>
              </w:rPr>
            </w:pPr>
          </w:p>
        </w:tc>
      </w:tr>
      <w:tr w:rsidRPr="005D5556" w:rsidR="001826AC" w:rsidDel="006D0565" w:rsidTr="000128F9" w14:paraId="51FB799B" w14:textId="5F88AEB9">
        <w:trPr>
          <w:trHeight w:val="408"/>
          <w:del w:author="KARLOVCEC, Barbara" w:date="2025-02-26T14:28:00Z" w:id="3824"/>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97570D" w:rsidDel="006D0565" w:rsidP="0097570D" w:rsidRDefault="0097570D" w14:paraId="3D446B19" w14:textId="68CFC3B9">
            <w:pPr>
              <w:rPr>
                <w:del w:author="KARLOVCEC, Barbara" w:date="2025-02-26T14:28:00Z" w16du:dateUtc="2025-02-26T13:28:00Z" w:id="3825"/>
                <w:rFonts w:ascii="Calibri" w:hAnsi="Calibri" w:cs="Calibri"/>
                <w:color w:val="000000"/>
              </w:rPr>
            </w:pPr>
            <w:del w:author="KARLOVCEC, Barbara" w:date="2025-02-26T14:28:00Z" w16du:dateUtc="2025-02-26T13:28:00Z" w:id="3826">
              <w:r w:rsidRPr="005D5556" w:rsidDel="006D0565">
                <w:rPr>
                  <w:rFonts w:ascii="Calibri" w:hAnsi="Calibri" w:cs="Calibri"/>
                  <w:color w:val="000000"/>
                </w:rPr>
                <w:delText>21</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04CD6977" w14:textId="2E8368AE">
            <w:pPr>
              <w:rPr>
                <w:del w:author="KARLOVCEC, Barbara" w:date="2025-02-26T14:28:00Z" w16du:dateUtc="2025-02-26T13:28:00Z" w:id="3827"/>
                <w:rFonts w:ascii="Calibri" w:hAnsi="Calibri" w:cs="Calibri"/>
                <w:color w:val="000000"/>
              </w:rPr>
            </w:pPr>
            <w:del w:author="KARLOVCEC, Barbara" w:date="2025-02-26T14:28:00Z" w16du:dateUtc="2025-02-26T13:28:00Z" w:id="3828">
              <w:r w:rsidRPr="005D5556" w:rsidDel="006D0565">
                <w:rPr>
                  <w:rFonts w:ascii="Calibri" w:hAnsi="Calibri" w:cs="Calibri"/>
                  <w:color w:val="000000"/>
                </w:rPr>
                <w:delText>Soltech Refrigeratiuon Works (Nigeria)</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5753A35D" w14:textId="6066C49E">
            <w:pPr>
              <w:rPr>
                <w:del w:author="KARLOVCEC, Barbara" w:date="2025-02-26T14:28:00Z" w16du:dateUtc="2025-02-26T13:28:00Z" w:id="3829"/>
                <w:rFonts w:ascii="Calibri" w:hAnsi="Calibri" w:cs="Calibri"/>
                <w:color w:val="000000"/>
              </w:rPr>
            </w:pPr>
            <w:del w:author="KARLOVCEC, Barbara" w:date="2025-02-26T14:28:00Z" w16du:dateUtc="2025-02-26T13:28:00Z" w:id="3830">
              <w:r w:rsidRPr="005D5556" w:rsidDel="006D0565">
                <w:rPr>
                  <w:rFonts w:ascii="Calibri" w:hAnsi="Calibri" w:cs="Calibri"/>
                  <w:color w:val="000000"/>
                </w:rPr>
                <w:delText>Aina Olusola</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3EAF1C46" w14:textId="30C2E513">
            <w:pPr>
              <w:rPr>
                <w:del w:author="KARLOVCEC, Barbara" w:date="2025-02-26T14:28:00Z" w16du:dateUtc="2025-02-26T13:28:00Z" w:id="3831"/>
                <w:rFonts w:ascii="Calibri" w:hAnsi="Calibri" w:cs="Calibri"/>
                <w:color w:val="000000"/>
              </w:rPr>
            </w:pPr>
            <w:del w:author="KARLOVCEC, Barbara" w:date="2025-02-26T14:28:00Z" w16du:dateUtc="2025-02-26T13:28:00Z" w:id="3832">
              <w:r w:rsidRPr="005D5556" w:rsidDel="006D0565">
                <w:rPr>
                  <w:rFonts w:ascii="Calibri" w:hAnsi="Calibri" w:cs="Calibri"/>
                  <w:color w:val="000000"/>
                </w:rPr>
                <w:delText>08038176772/08099214571</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5EDC7C13" w14:textId="4A7CABE9">
            <w:pPr>
              <w:rPr>
                <w:del w:author="KARLOVCEC, Barbara" w:date="2025-02-26T14:28:00Z" w16du:dateUtc="2025-02-26T13:28:00Z" w:id="3833"/>
                <w:rFonts w:ascii="Calibri" w:hAnsi="Calibri" w:cs="Calibri"/>
                <w:color w:val="000000"/>
              </w:rPr>
            </w:pPr>
            <w:del w:author="KARLOVCEC, Barbara" w:date="2025-02-26T14:28:00Z" w16du:dateUtc="2025-02-26T13:28:00Z" w:id="3834">
              <w:r w:rsidRPr="005D5556" w:rsidDel="006D0565">
                <w:rPr>
                  <w:rFonts w:ascii="Calibri" w:hAnsi="Calibri" w:cs="Calibri"/>
                  <w:color w:val="000000"/>
                </w:rPr>
                <w:delText> </w:delText>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0CF4D98D" w14:textId="306D5E4B">
            <w:pPr>
              <w:rPr>
                <w:del w:author="KARLOVCEC, Barbara" w:date="2025-02-26T14:28:00Z" w16du:dateUtc="2025-02-26T13:28:00Z" w:id="3835"/>
                <w:rFonts w:ascii="Calibri" w:hAnsi="Calibri" w:cs="Calibri"/>
                <w:color w:val="000000"/>
              </w:rPr>
            </w:pPr>
            <w:del w:author="KARLOVCEC, Barbara" w:date="2025-02-26T14:28:00Z" w16du:dateUtc="2025-02-26T13:28:00Z" w:id="3836">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07F302BB" w14:textId="6BD5AE4B">
            <w:pPr>
              <w:rPr>
                <w:del w:author="KARLOVCEC, Barbara" w:date="2025-02-26T14:28:00Z" w16du:dateUtc="2025-02-26T13:28:00Z" w:id="3837"/>
                <w:rFonts w:ascii="Calibri" w:hAnsi="Calibri" w:cs="Calibri"/>
                <w:color w:val="000000"/>
              </w:rPr>
            </w:pPr>
            <w:del w:author="KARLOVCEC, Barbara" w:date="2025-02-26T14:28:00Z" w16du:dateUtc="2025-02-26T13:28:00Z" w:id="3838">
              <w:r w:rsidRPr="005D5556" w:rsidDel="006D0565">
                <w:rPr>
                  <w:rFonts w:ascii="Calibri" w:hAnsi="Calibri" w:cs="Calibri"/>
                  <w:color w:val="000000"/>
                </w:rPr>
                <w:delText>ICE  MAKING MACHINE</w:delText>
              </w:r>
            </w:del>
          </w:p>
          <w:p w:rsidRPr="005D5556" w:rsidR="0097570D" w:rsidDel="006D0565" w:rsidP="0097570D" w:rsidRDefault="0097570D" w14:paraId="284AA07C" w14:textId="7F8C59AB">
            <w:pPr>
              <w:rPr>
                <w:del w:author="KARLOVCEC, Barbara" w:date="2025-02-26T14:28:00Z" w16du:dateUtc="2025-02-26T13:28:00Z" w:id="3839"/>
                <w:rFonts w:ascii="Calibri" w:hAnsi="Calibri" w:cs="Calibri"/>
                <w:color w:val="000000"/>
              </w:rPr>
            </w:pPr>
          </w:p>
        </w:tc>
        <w:tc>
          <w:tcPr>
            <w:tcW w:w="1134" w:type="dxa"/>
            <w:vMerge/>
            <w:tcBorders>
              <w:left w:val="nil"/>
              <w:right w:val="single" w:color="auto" w:sz="4" w:space="0"/>
            </w:tcBorders>
            <w:shd w:val="clear" w:color="000000" w:fill="FCE4D6"/>
          </w:tcPr>
          <w:p w:rsidRPr="005D5556" w:rsidR="0097570D" w:rsidDel="006D0565" w:rsidP="0097570D" w:rsidRDefault="0097570D" w14:paraId="782BBDE1" w14:textId="46590103">
            <w:pPr>
              <w:rPr>
                <w:del w:author="KARLOVCEC, Barbara" w:date="2025-02-26T14:28:00Z" w16du:dateUtc="2025-02-26T13:28:00Z" w:id="3840"/>
                <w:rFonts w:ascii="Calibri" w:hAnsi="Calibri" w:cs="Calibri"/>
                <w:color w:val="000000"/>
              </w:rPr>
            </w:pPr>
          </w:p>
        </w:tc>
      </w:tr>
      <w:tr w:rsidRPr="005D5556" w:rsidR="001826AC" w:rsidDel="006D0565" w:rsidTr="000128F9" w14:paraId="6896278D" w14:textId="13D1CAC8">
        <w:trPr>
          <w:trHeight w:val="408"/>
          <w:del w:author="KARLOVCEC, Barbara" w:date="2025-02-26T14:28:00Z" w:id="3841"/>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97570D" w:rsidDel="006D0565" w:rsidP="0097570D" w:rsidRDefault="0097570D" w14:paraId="377510DE" w14:textId="3DC327BE">
            <w:pPr>
              <w:rPr>
                <w:del w:author="KARLOVCEC, Barbara" w:date="2025-02-26T14:28:00Z" w16du:dateUtc="2025-02-26T13:28:00Z" w:id="3842"/>
                <w:rFonts w:ascii="Calibri" w:hAnsi="Calibri" w:cs="Calibri"/>
                <w:color w:val="000000"/>
              </w:rPr>
            </w:pPr>
            <w:del w:author="KARLOVCEC, Barbara" w:date="2025-02-26T14:28:00Z" w16du:dateUtc="2025-02-26T13:28:00Z" w:id="3843">
              <w:r w:rsidRPr="005D5556" w:rsidDel="006D0565">
                <w:rPr>
                  <w:rFonts w:ascii="Calibri" w:hAnsi="Calibri" w:cs="Calibri"/>
                  <w:color w:val="000000"/>
                </w:rPr>
                <w:delText>22</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2114DB28" w14:textId="483BA39E">
            <w:pPr>
              <w:rPr>
                <w:del w:author="KARLOVCEC, Barbara" w:date="2025-02-26T14:28:00Z" w16du:dateUtc="2025-02-26T13:28:00Z" w:id="3844"/>
                <w:rFonts w:ascii="Calibri" w:hAnsi="Calibri" w:cs="Calibri"/>
                <w:color w:val="000000"/>
              </w:rPr>
            </w:pPr>
            <w:del w:author="KARLOVCEC, Barbara" w:date="2025-02-26T14:28:00Z" w16du:dateUtc="2025-02-26T13:28:00Z" w:id="3845">
              <w:r w:rsidRPr="005D5556" w:rsidDel="006D0565">
                <w:rPr>
                  <w:rFonts w:ascii="Calibri" w:hAnsi="Calibri" w:cs="Calibri"/>
                  <w:color w:val="000000"/>
                </w:rPr>
                <w:delText>Das Bam and Company Ltd</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38286473" w14:textId="38F4434E">
            <w:pPr>
              <w:rPr>
                <w:del w:author="KARLOVCEC, Barbara" w:date="2025-02-26T14:28:00Z" w16du:dateUtc="2025-02-26T13:28:00Z" w:id="3846"/>
                <w:rFonts w:ascii="Calibri" w:hAnsi="Calibri" w:cs="Calibri"/>
                <w:color w:val="000000"/>
              </w:rPr>
            </w:pPr>
            <w:del w:author="KARLOVCEC, Barbara" w:date="2025-02-26T14:28:00Z" w16du:dateUtc="2025-02-26T13:28:00Z" w:id="3847">
              <w:r w:rsidRPr="005D5556" w:rsidDel="006D0565">
                <w:rPr>
                  <w:rFonts w:ascii="Calibri" w:hAnsi="Calibri" w:cs="Calibri"/>
                  <w:color w:val="000000"/>
                </w:rPr>
                <w:delText>Sunday Bamidele Olowookere</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00A25E3B" w14:textId="21EFEA91">
            <w:pPr>
              <w:rPr>
                <w:del w:author="KARLOVCEC, Barbara" w:date="2025-02-26T14:28:00Z" w16du:dateUtc="2025-02-26T13:28:00Z" w:id="3848"/>
                <w:rFonts w:ascii="Calibri" w:hAnsi="Calibri" w:cs="Calibri"/>
                <w:color w:val="000000"/>
              </w:rPr>
            </w:pPr>
            <w:del w:author="KARLOVCEC, Barbara" w:date="2025-02-26T14:28:00Z" w16du:dateUtc="2025-02-26T13:28:00Z" w:id="3849">
              <w:r w:rsidRPr="005D5556" w:rsidDel="006D0565">
                <w:rPr>
                  <w:rFonts w:ascii="Calibri" w:hAnsi="Calibri" w:cs="Calibri"/>
                  <w:color w:val="000000"/>
                </w:rPr>
                <w:delText>0-8023424089</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7005B7BA" w14:textId="773F0849">
            <w:pPr>
              <w:rPr>
                <w:del w:author="KARLOVCEC, Barbara" w:date="2025-02-26T14:28:00Z" w16du:dateUtc="2025-02-26T13:28:00Z" w:id="3850"/>
                <w:rFonts w:ascii="Calibri" w:hAnsi="Calibri" w:cs="Calibri"/>
                <w:color w:val="0563C1"/>
                <w:u w:val="single"/>
              </w:rPr>
            </w:pPr>
            <w:del w:author="KARLOVCEC, Barbara" w:date="2025-02-26T14:28:00Z" w16du:dateUtc="2025-02-26T13:28:00Z" w:id="3851">
              <w:r w:rsidDel="006D0565">
                <w:fldChar w:fldCharType="begin"/>
              </w:r>
              <w:r w:rsidDel="006D0565">
                <w:delInstrText>HYPERLINK "mailto:dasbamcompany@gmail.com"</w:delInstrText>
              </w:r>
              <w:r w:rsidDel="006D0565">
                <w:fldChar w:fldCharType="separate"/>
              </w:r>
              <w:r w:rsidRPr="005D5556" w:rsidDel="006D0565">
                <w:rPr>
                  <w:rFonts w:ascii="Calibri" w:hAnsi="Calibri" w:cs="Calibri"/>
                  <w:color w:val="0563C1"/>
                  <w:u w:val="single"/>
                </w:rPr>
                <w:delText>dasbamcompany@gmail.com</w:delText>
              </w:r>
              <w:r w:rsidDel="006D0565">
                <w:rPr>
                  <w:rFonts w:ascii="Calibri" w:hAnsi="Calibri" w:cs="Calibri"/>
                  <w:color w:val="0563C1"/>
                  <w:u w:val="single"/>
                </w:rPr>
                <w:fldChar w:fldCharType="end"/>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3BC7287B" w14:textId="22477E4D">
            <w:pPr>
              <w:rPr>
                <w:del w:author="KARLOVCEC, Barbara" w:date="2025-02-26T14:28:00Z" w16du:dateUtc="2025-02-26T13:28:00Z" w:id="3852"/>
                <w:rFonts w:ascii="Calibri" w:hAnsi="Calibri" w:cs="Calibri"/>
                <w:color w:val="000000"/>
              </w:rPr>
            </w:pPr>
            <w:del w:author="KARLOVCEC, Barbara" w:date="2025-02-26T14:28:00Z" w16du:dateUtc="2025-02-26T13:28:00Z" w:id="3853">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0FB1ED6C" w14:textId="41DFB067">
            <w:pPr>
              <w:rPr>
                <w:del w:author="KARLOVCEC, Barbara" w:date="2025-02-26T14:28:00Z" w16du:dateUtc="2025-02-26T13:28:00Z" w:id="3854"/>
                <w:rFonts w:ascii="Calibri" w:hAnsi="Calibri" w:cs="Calibri"/>
                <w:color w:val="000000"/>
              </w:rPr>
            </w:pPr>
            <w:del w:author="KARLOVCEC, Barbara" w:date="2025-02-26T14:28:00Z" w16du:dateUtc="2025-02-26T13:28:00Z" w:id="3855">
              <w:r w:rsidRPr="005D5556" w:rsidDel="006D0565">
                <w:rPr>
                  <w:rFonts w:ascii="Calibri" w:hAnsi="Calibri" w:cs="Calibri"/>
                  <w:color w:val="000000"/>
                </w:rPr>
                <w:delText>ICE  MAKING MACHINE/</w:delText>
              </w:r>
              <w:r w:rsidRPr="005D5556" w:rsidDel="006D0565">
                <w:rPr>
                  <w:rFonts w:ascii="Calibri" w:hAnsi="Calibri" w:cs="Calibri"/>
                  <w:color w:val="000000"/>
                </w:rPr>
                <w:br/>
              </w:r>
              <w:r w:rsidRPr="005D5556" w:rsidDel="006D0565">
                <w:rPr>
                  <w:rFonts w:ascii="Calibri" w:hAnsi="Calibri" w:cs="Calibri"/>
                  <w:color w:val="000000"/>
                </w:rPr>
                <w:delText xml:space="preserve"> COLD ROOM</w:delText>
              </w:r>
            </w:del>
          </w:p>
          <w:p w:rsidRPr="005D5556" w:rsidR="0097570D" w:rsidDel="006D0565" w:rsidP="0097570D" w:rsidRDefault="0097570D" w14:paraId="6268C68E" w14:textId="3D7F4638">
            <w:pPr>
              <w:rPr>
                <w:del w:author="KARLOVCEC, Barbara" w:date="2025-02-26T14:28:00Z" w16du:dateUtc="2025-02-26T13:28:00Z" w:id="3856"/>
                <w:rFonts w:ascii="Calibri" w:hAnsi="Calibri" w:cs="Calibri"/>
                <w:color w:val="000000"/>
              </w:rPr>
            </w:pPr>
          </w:p>
        </w:tc>
        <w:tc>
          <w:tcPr>
            <w:tcW w:w="1134" w:type="dxa"/>
            <w:vMerge/>
            <w:tcBorders>
              <w:left w:val="nil"/>
              <w:right w:val="single" w:color="auto" w:sz="4" w:space="0"/>
            </w:tcBorders>
            <w:shd w:val="clear" w:color="000000" w:fill="FCE4D6"/>
          </w:tcPr>
          <w:p w:rsidRPr="005D5556" w:rsidR="0097570D" w:rsidDel="006D0565" w:rsidP="0097570D" w:rsidRDefault="0097570D" w14:paraId="7259B4BB" w14:textId="56B5B446">
            <w:pPr>
              <w:rPr>
                <w:del w:author="KARLOVCEC, Barbara" w:date="2025-02-26T14:28:00Z" w16du:dateUtc="2025-02-26T13:28:00Z" w:id="3857"/>
                <w:rFonts w:ascii="Calibri" w:hAnsi="Calibri" w:cs="Calibri"/>
                <w:color w:val="000000"/>
              </w:rPr>
            </w:pPr>
          </w:p>
        </w:tc>
      </w:tr>
      <w:tr w:rsidRPr="005D5556" w:rsidR="001826AC" w:rsidDel="006D0565" w:rsidTr="000128F9" w14:paraId="737885B8" w14:textId="065A9BCC">
        <w:trPr>
          <w:trHeight w:val="408"/>
          <w:del w:author="KARLOVCEC, Barbara" w:date="2025-02-26T14:28:00Z" w:id="3858"/>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97570D" w:rsidDel="006D0565" w:rsidP="0097570D" w:rsidRDefault="0097570D" w14:paraId="637830A0" w14:textId="792D266A">
            <w:pPr>
              <w:rPr>
                <w:del w:author="KARLOVCEC, Barbara" w:date="2025-02-26T14:28:00Z" w16du:dateUtc="2025-02-26T13:28:00Z" w:id="3859"/>
                <w:rFonts w:ascii="Calibri" w:hAnsi="Calibri" w:cs="Calibri"/>
                <w:color w:val="000000"/>
              </w:rPr>
            </w:pPr>
            <w:del w:author="KARLOVCEC, Barbara" w:date="2025-02-26T14:28:00Z" w16du:dateUtc="2025-02-26T13:28:00Z" w:id="3860">
              <w:r w:rsidRPr="005D5556" w:rsidDel="006D0565">
                <w:rPr>
                  <w:rFonts w:ascii="Calibri" w:hAnsi="Calibri" w:cs="Calibri"/>
                  <w:color w:val="000000"/>
                </w:rPr>
                <w:delText>23</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14EE5341" w14:textId="10151A7D">
            <w:pPr>
              <w:rPr>
                <w:del w:author="KARLOVCEC, Barbara" w:date="2025-02-26T14:28:00Z" w16du:dateUtc="2025-02-26T13:28:00Z" w:id="3861"/>
                <w:rFonts w:ascii="Calibri" w:hAnsi="Calibri" w:cs="Calibri"/>
                <w:color w:val="000000"/>
              </w:rPr>
            </w:pPr>
            <w:del w:author="KARLOVCEC, Barbara" w:date="2025-02-26T14:28:00Z" w16du:dateUtc="2025-02-26T13:28:00Z" w:id="3862">
              <w:r w:rsidRPr="005D5556" w:rsidDel="006D0565">
                <w:rPr>
                  <w:rFonts w:ascii="Calibri" w:hAnsi="Calibri" w:cs="Calibri"/>
                  <w:color w:val="000000"/>
                </w:rPr>
                <w:delText>A K Faithful Technical Industries</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15FC9206" w14:textId="3E5D2BD9">
            <w:pPr>
              <w:rPr>
                <w:del w:author="KARLOVCEC, Barbara" w:date="2025-02-26T14:28:00Z" w16du:dateUtc="2025-02-26T13:28:00Z" w:id="3863"/>
                <w:rFonts w:ascii="Calibri" w:hAnsi="Calibri" w:cs="Calibri"/>
                <w:color w:val="000000"/>
              </w:rPr>
            </w:pPr>
            <w:del w:author="KARLOVCEC, Barbara" w:date="2025-02-26T14:28:00Z" w16du:dateUtc="2025-02-26T13:28:00Z" w:id="3864">
              <w:r w:rsidRPr="005D5556" w:rsidDel="006D0565">
                <w:rPr>
                  <w:rFonts w:ascii="Calibri" w:hAnsi="Calibri" w:cs="Calibri"/>
                  <w:color w:val="000000"/>
                </w:rPr>
                <w:delText>Abdulkareem Yakubu</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157AA681" w14:textId="068F56B0">
            <w:pPr>
              <w:rPr>
                <w:del w:author="KARLOVCEC, Barbara" w:date="2025-02-26T14:28:00Z" w16du:dateUtc="2025-02-26T13:28:00Z" w:id="3865"/>
                <w:rFonts w:ascii="Calibri" w:hAnsi="Calibri" w:cs="Calibri"/>
                <w:color w:val="000000"/>
              </w:rPr>
            </w:pPr>
            <w:del w:author="KARLOVCEC, Barbara" w:date="2025-02-26T14:28:00Z" w16du:dateUtc="2025-02-26T13:28:00Z" w:id="3866">
              <w:r w:rsidRPr="005D5556" w:rsidDel="006D0565">
                <w:rPr>
                  <w:rFonts w:ascii="Calibri" w:hAnsi="Calibri" w:cs="Calibri"/>
                  <w:color w:val="000000"/>
                </w:rPr>
                <w:delText>0803478112 08055530792</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1D5270CB" w14:textId="5BF19BE8">
            <w:pPr>
              <w:rPr>
                <w:del w:author="KARLOVCEC, Barbara" w:date="2025-02-26T14:28:00Z" w16du:dateUtc="2025-02-26T13:28:00Z" w:id="3867"/>
                <w:rFonts w:ascii="Calibri" w:hAnsi="Calibri" w:cs="Calibri"/>
                <w:color w:val="0563C1"/>
                <w:u w:val="single"/>
              </w:rPr>
            </w:pPr>
            <w:del w:author="KARLOVCEC, Barbara" w:date="2025-02-26T14:28:00Z" w16du:dateUtc="2025-02-26T13:28:00Z" w:id="3868">
              <w:r w:rsidDel="006D0565">
                <w:fldChar w:fldCharType="begin"/>
              </w:r>
              <w:r w:rsidDel="006D0565">
                <w:delInstrText>HYPERLINK "mailto:akfaithfultechnicalindustries22@gmail.com"</w:delInstrText>
              </w:r>
              <w:r w:rsidDel="006D0565">
                <w:fldChar w:fldCharType="separate"/>
              </w:r>
              <w:r w:rsidRPr="005D5556" w:rsidDel="006D0565">
                <w:rPr>
                  <w:rFonts w:ascii="Calibri" w:hAnsi="Calibri" w:cs="Calibri"/>
                  <w:color w:val="0563C1"/>
                  <w:u w:val="single"/>
                </w:rPr>
                <w:delText>akfaithfultechnicalindustries22@gmail.com</w:delText>
              </w:r>
              <w:r w:rsidDel="006D0565">
                <w:rPr>
                  <w:rFonts w:ascii="Calibri" w:hAnsi="Calibri" w:cs="Calibri"/>
                  <w:color w:val="0563C1"/>
                  <w:u w:val="single"/>
                </w:rPr>
                <w:fldChar w:fldCharType="end"/>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52399596" w14:textId="41A033AF">
            <w:pPr>
              <w:rPr>
                <w:del w:author="KARLOVCEC, Barbara" w:date="2025-02-26T14:28:00Z" w16du:dateUtc="2025-02-26T13:28:00Z" w:id="3869"/>
                <w:rFonts w:ascii="Calibri" w:hAnsi="Calibri" w:cs="Calibri"/>
                <w:color w:val="000000"/>
              </w:rPr>
            </w:pPr>
            <w:del w:author="KARLOVCEC, Barbara" w:date="2025-02-26T14:28:00Z" w16du:dateUtc="2025-02-26T13:28:00Z" w:id="3870">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2E4CDD2B" w14:textId="1F27FF54">
            <w:pPr>
              <w:rPr>
                <w:del w:author="KARLOVCEC, Barbara" w:date="2025-02-26T14:28:00Z" w16du:dateUtc="2025-02-26T13:28:00Z" w:id="3871"/>
                <w:rFonts w:ascii="Calibri" w:hAnsi="Calibri" w:cs="Calibri"/>
                <w:color w:val="000000"/>
              </w:rPr>
            </w:pPr>
            <w:del w:author="KARLOVCEC, Barbara" w:date="2025-02-26T14:28:00Z" w16du:dateUtc="2025-02-26T13:28:00Z" w:id="3872">
              <w:r w:rsidRPr="005D5556" w:rsidDel="006D0565">
                <w:rPr>
                  <w:rFonts w:ascii="Calibri" w:hAnsi="Calibri" w:cs="Calibri"/>
                  <w:color w:val="000000"/>
                </w:rPr>
                <w:delText>ICE  MAKING MACHINE</w:delText>
              </w:r>
            </w:del>
          </w:p>
          <w:p w:rsidRPr="005D5556" w:rsidR="0097570D" w:rsidDel="006D0565" w:rsidP="0097570D" w:rsidRDefault="0097570D" w14:paraId="062C7B08" w14:textId="5C7AF84E">
            <w:pPr>
              <w:rPr>
                <w:del w:author="KARLOVCEC, Barbara" w:date="2025-02-26T14:28:00Z" w16du:dateUtc="2025-02-26T13:28:00Z" w:id="3873"/>
                <w:rFonts w:ascii="Calibri" w:hAnsi="Calibri" w:cs="Calibri"/>
                <w:color w:val="000000"/>
              </w:rPr>
            </w:pPr>
          </w:p>
        </w:tc>
        <w:tc>
          <w:tcPr>
            <w:tcW w:w="1134" w:type="dxa"/>
            <w:vMerge/>
            <w:tcBorders>
              <w:left w:val="nil"/>
              <w:right w:val="single" w:color="auto" w:sz="4" w:space="0"/>
            </w:tcBorders>
            <w:shd w:val="clear" w:color="000000" w:fill="FCE4D6"/>
          </w:tcPr>
          <w:p w:rsidRPr="005D5556" w:rsidR="0097570D" w:rsidDel="006D0565" w:rsidP="0097570D" w:rsidRDefault="0097570D" w14:paraId="2B777859" w14:textId="7494AA6A">
            <w:pPr>
              <w:rPr>
                <w:del w:author="KARLOVCEC, Barbara" w:date="2025-02-26T14:28:00Z" w16du:dateUtc="2025-02-26T13:28:00Z" w:id="3874"/>
                <w:rFonts w:ascii="Calibri" w:hAnsi="Calibri" w:cs="Calibri"/>
                <w:color w:val="000000"/>
              </w:rPr>
            </w:pPr>
          </w:p>
        </w:tc>
      </w:tr>
      <w:tr w:rsidRPr="005D5556" w:rsidR="001826AC" w:rsidDel="006D0565" w:rsidTr="000128F9" w14:paraId="72664385" w14:textId="37C20A20">
        <w:trPr>
          <w:trHeight w:val="408"/>
          <w:del w:author="KARLOVCEC, Barbara" w:date="2025-02-26T14:28:00Z" w:id="3875"/>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97570D" w:rsidDel="006D0565" w:rsidP="0097570D" w:rsidRDefault="0097570D" w14:paraId="71AEDD4D" w14:textId="6DA904C8">
            <w:pPr>
              <w:rPr>
                <w:del w:author="KARLOVCEC, Barbara" w:date="2025-02-26T14:28:00Z" w16du:dateUtc="2025-02-26T13:28:00Z" w:id="3876"/>
                <w:rFonts w:ascii="Calibri" w:hAnsi="Calibri" w:cs="Calibri"/>
                <w:color w:val="000000"/>
              </w:rPr>
            </w:pPr>
            <w:del w:author="KARLOVCEC, Barbara" w:date="2025-02-26T14:28:00Z" w16du:dateUtc="2025-02-26T13:28:00Z" w:id="3877">
              <w:r w:rsidRPr="005D5556" w:rsidDel="006D0565">
                <w:rPr>
                  <w:rFonts w:ascii="Calibri" w:hAnsi="Calibri" w:cs="Calibri"/>
                  <w:color w:val="000000"/>
                </w:rPr>
                <w:delText>24</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5C6CBDBE" w14:textId="3595E473">
            <w:pPr>
              <w:rPr>
                <w:del w:author="KARLOVCEC, Barbara" w:date="2025-02-26T14:28:00Z" w16du:dateUtc="2025-02-26T13:28:00Z" w:id="3878"/>
                <w:rFonts w:ascii="Calibri" w:hAnsi="Calibri" w:cs="Calibri"/>
                <w:color w:val="000000"/>
              </w:rPr>
            </w:pPr>
            <w:del w:author="KARLOVCEC, Barbara" w:date="2025-02-26T14:28:00Z" w16du:dateUtc="2025-02-26T13:28:00Z" w:id="3879">
              <w:r w:rsidRPr="005D5556" w:rsidDel="006D0565">
                <w:rPr>
                  <w:rFonts w:ascii="Calibri" w:hAnsi="Calibri" w:cs="Calibri"/>
                  <w:color w:val="000000"/>
                </w:rPr>
                <w:delText>AKAND-ALADE ALLIU TWINS TEC</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52B81C15" w14:textId="42B01588">
            <w:pPr>
              <w:rPr>
                <w:del w:author="KARLOVCEC, Barbara" w:date="2025-02-26T14:28:00Z" w16du:dateUtc="2025-02-26T13:28:00Z" w:id="3880"/>
                <w:rFonts w:ascii="Calibri" w:hAnsi="Calibri" w:cs="Calibri"/>
                <w:color w:val="000000"/>
              </w:rPr>
            </w:pPr>
            <w:del w:author="KARLOVCEC, Barbara" w:date="2025-02-26T14:28:00Z" w16du:dateUtc="2025-02-26T13:28:00Z" w:id="3881">
              <w:r w:rsidRPr="005D5556" w:rsidDel="006D0565">
                <w:rPr>
                  <w:rFonts w:ascii="Calibri" w:hAnsi="Calibri" w:cs="Calibri"/>
                  <w:color w:val="000000"/>
                </w:rPr>
                <w:delText>AKANDE ALADE</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7C1A2758" w14:textId="68BDF04F">
            <w:pPr>
              <w:rPr>
                <w:del w:author="KARLOVCEC, Barbara" w:date="2025-02-26T14:28:00Z" w16du:dateUtc="2025-02-26T13:28:00Z" w:id="3882"/>
                <w:rFonts w:ascii="Calibri" w:hAnsi="Calibri" w:cs="Calibri"/>
                <w:color w:val="000000"/>
              </w:rPr>
            </w:pPr>
            <w:del w:author="KARLOVCEC, Barbara" w:date="2025-02-26T14:28:00Z" w16du:dateUtc="2025-02-26T13:28:00Z" w:id="3883">
              <w:r w:rsidRPr="005D5556" w:rsidDel="006D0565">
                <w:rPr>
                  <w:rFonts w:ascii="Calibri" w:hAnsi="Calibri" w:cs="Calibri"/>
                  <w:color w:val="000000"/>
                </w:rPr>
                <w:delText>0-8034065253</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12645362" w14:textId="2A72DBC8">
            <w:pPr>
              <w:rPr>
                <w:del w:author="KARLOVCEC, Barbara" w:date="2025-02-26T14:28:00Z" w16du:dateUtc="2025-02-26T13:28:00Z" w:id="3884"/>
                <w:rFonts w:ascii="Calibri" w:hAnsi="Calibri" w:cs="Calibri"/>
                <w:color w:val="000000"/>
              </w:rPr>
            </w:pPr>
            <w:del w:author="KARLOVCEC, Barbara" w:date="2025-02-26T14:28:00Z" w16du:dateUtc="2025-02-26T13:28:00Z" w:id="3885">
              <w:r w:rsidRPr="005D5556" w:rsidDel="006D0565">
                <w:rPr>
                  <w:rFonts w:ascii="Calibri" w:hAnsi="Calibri" w:cs="Calibri"/>
                  <w:color w:val="000000"/>
                </w:rPr>
                <w:delText> </w:delText>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732B79A9" w14:textId="2755A975">
            <w:pPr>
              <w:rPr>
                <w:del w:author="KARLOVCEC, Barbara" w:date="2025-02-26T14:28:00Z" w16du:dateUtc="2025-02-26T13:28:00Z" w:id="3886"/>
                <w:rFonts w:ascii="Calibri" w:hAnsi="Calibri" w:cs="Calibri"/>
                <w:color w:val="000000"/>
              </w:rPr>
            </w:pPr>
            <w:del w:author="KARLOVCEC, Barbara" w:date="2025-02-26T14:28:00Z" w16du:dateUtc="2025-02-26T13:28:00Z" w:id="3887">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5D054002" w14:textId="29A5E6F8">
            <w:pPr>
              <w:rPr>
                <w:del w:author="KARLOVCEC, Barbara" w:date="2025-02-26T14:28:00Z" w16du:dateUtc="2025-02-26T13:28:00Z" w:id="3888"/>
                <w:rFonts w:ascii="Calibri" w:hAnsi="Calibri" w:cs="Calibri"/>
                <w:color w:val="000000"/>
              </w:rPr>
            </w:pPr>
            <w:del w:author="KARLOVCEC, Barbara" w:date="2025-02-26T14:28:00Z" w16du:dateUtc="2025-02-26T13:28:00Z" w:id="3889">
              <w:r w:rsidRPr="005D5556" w:rsidDel="006D0565">
                <w:rPr>
                  <w:rFonts w:ascii="Calibri" w:hAnsi="Calibri" w:cs="Calibri"/>
                  <w:color w:val="000000"/>
                </w:rPr>
                <w:delText xml:space="preserve">ICE  MAKING MACHINE/ </w:delText>
              </w:r>
              <w:r w:rsidRPr="005D5556" w:rsidDel="006D0565">
                <w:rPr>
                  <w:rFonts w:ascii="Calibri" w:hAnsi="Calibri" w:cs="Calibri"/>
                  <w:color w:val="000000"/>
                </w:rPr>
                <w:br/>
              </w:r>
              <w:r w:rsidRPr="005D5556" w:rsidDel="006D0565">
                <w:rPr>
                  <w:rFonts w:ascii="Calibri" w:hAnsi="Calibri" w:cs="Calibri"/>
                  <w:color w:val="000000"/>
                </w:rPr>
                <w:delText>COLD ROOM</w:delText>
              </w:r>
            </w:del>
          </w:p>
          <w:p w:rsidRPr="005D5556" w:rsidR="0097570D" w:rsidDel="006D0565" w:rsidP="0097570D" w:rsidRDefault="0097570D" w14:paraId="65E73843" w14:textId="5C9A7C47">
            <w:pPr>
              <w:rPr>
                <w:del w:author="KARLOVCEC, Barbara" w:date="2025-02-26T14:28:00Z" w16du:dateUtc="2025-02-26T13:28:00Z" w:id="3890"/>
                <w:rFonts w:ascii="Calibri" w:hAnsi="Calibri" w:cs="Calibri"/>
                <w:color w:val="000000"/>
              </w:rPr>
            </w:pPr>
          </w:p>
        </w:tc>
        <w:tc>
          <w:tcPr>
            <w:tcW w:w="1134" w:type="dxa"/>
            <w:vMerge/>
            <w:tcBorders>
              <w:left w:val="nil"/>
              <w:right w:val="single" w:color="auto" w:sz="4" w:space="0"/>
            </w:tcBorders>
            <w:shd w:val="clear" w:color="000000" w:fill="FCE4D6"/>
          </w:tcPr>
          <w:p w:rsidRPr="005D5556" w:rsidR="0097570D" w:rsidDel="006D0565" w:rsidP="0097570D" w:rsidRDefault="0097570D" w14:paraId="4662A67D" w14:textId="2D9E94DF">
            <w:pPr>
              <w:rPr>
                <w:del w:author="KARLOVCEC, Barbara" w:date="2025-02-26T14:28:00Z" w16du:dateUtc="2025-02-26T13:28:00Z" w:id="3891"/>
                <w:rFonts w:ascii="Calibri" w:hAnsi="Calibri" w:cs="Calibri"/>
                <w:color w:val="000000"/>
              </w:rPr>
            </w:pPr>
          </w:p>
        </w:tc>
      </w:tr>
      <w:tr w:rsidRPr="005D5556" w:rsidR="001826AC" w:rsidDel="006D0565" w:rsidTr="000128F9" w14:paraId="750704F7" w14:textId="61240801">
        <w:trPr>
          <w:trHeight w:val="408"/>
          <w:del w:author="KARLOVCEC, Barbara" w:date="2025-02-26T14:28:00Z" w:id="3892"/>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97570D" w:rsidDel="006D0565" w:rsidP="0097570D" w:rsidRDefault="0097570D" w14:paraId="583935B5" w14:textId="0D097A2F">
            <w:pPr>
              <w:rPr>
                <w:del w:author="KARLOVCEC, Barbara" w:date="2025-02-26T14:28:00Z" w16du:dateUtc="2025-02-26T13:28:00Z" w:id="3893"/>
                <w:rFonts w:ascii="Calibri" w:hAnsi="Calibri" w:cs="Calibri"/>
                <w:color w:val="000000"/>
              </w:rPr>
            </w:pPr>
            <w:del w:author="KARLOVCEC, Barbara" w:date="2025-02-26T14:28:00Z" w16du:dateUtc="2025-02-26T13:28:00Z" w:id="3894">
              <w:r w:rsidRPr="005D5556" w:rsidDel="006D0565">
                <w:rPr>
                  <w:rFonts w:ascii="Calibri" w:hAnsi="Calibri" w:cs="Calibri"/>
                  <w:color w:val="000000"/>
                </w:rPr>
                <w:delText>25</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25CE4C47" w14:textId="203B8BF3">
            <w:pPr>
              <w:rPr>
                <w:del w:author="KARLOVCEC, Barbara" w:date="2025-02-26T14:28:00Z" w16du:dateUtc="2025-02-26T13:28:00Z" w:id="3895"/>
                <w:rFonts w:ascii="Calibri" w:hAnsi="Calibri" w:cs="Calibri"/>
                <w:color w:val="000000"/>
              </w:rPr>
            </w:pPr>
            <w:del w:author="KARLOVCEC, Barbara" w:date="2025-02-26T14:28:00Z" w16du:dateUtc="2025-02-26T13:28:00Z" w:id="3896">
              <w:r w:rsidRPr="005D5556" w:rsidDel="006D0565">
                <w:rPr>
                  <w:rFonts w:ascii="Calibri" w:hAnsi="Calibri" w:cs="Calibri"/>
                  <w:color w:val="000000"/>
                </w:rPr>
                <w:delText>Clem Makanjuola Nig Ent.</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76510C5E" w14:textId="4299C829">
            <w:pPr>
              <w:rPr>
                <w:del w:author="KARLOVCEC, Barbara" w:date="2025-02-26T14:28:00Z" w16du:dateUtc="2025-02-26T13:28:00Z" w:id="3897"/>
                <w:rFonts w:ascii="Calibri" w:hAnsi="Calibri" w:cs="Calibri"/>
                <w:color w:val="000000"/>
              </w:rPr>
            </w:pPr>
            <w:del w:author="KARLOVCEC, Barbara" w:date="2025-02-26T14:28:00Z" w16du:dateUtc="2025-02-26T13:28:00Z" w:id="3898">
              <w:r w:rsidRPr="005D5556" w:rsidDel="006D0565">
                <w:rPr>
                  <w:rFonts w:ascii="Calibri" w:hAnsi="Calibri" w:cs="Calibri"/>
                  <w:color w:val="000000"/>
                </w:rPr>
                <w:delText>Clement Makanjuola</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1E54646B" w14:textId="4E7F8817">
            <w:pPr>
              <w:rPr>
                <w:del w:author="KARLOVCEC, Barbara" w:date="2025-02-26T14:28:00Z" w16du:dateUtc="2025-02-26T13:28:00Z" w:id="3899"/>
                <w:rFonts w:ascii="Calibri" w:hAnsi="Calibri" w:cs="Calibri"/>
                <w:color w:val="000000"/>
              </w:rPr>
            </w:pPr>
            <w:del w:author="KARLOVCEC, Barbara" w:date="2025-02-26T14:28:00Z" w16du:dateUtc="2025-02-26T13:28:00Z" w:id="3900">
              <w:r w:rsidRPr="005D5556" w:rsidDel="006D0565">
                <w:rPr>
                  <w:rFonts w:ascii="Calibri" w:hAnsi="Calibri" w:cs="Calibri"/>
                  <w:color w:val="000000"/>
                </w:rPr>
                <w:delText>0-8023055265</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269D1080" w14:textId="1973A6E5">
            <w:pPr>
              <w:rPr>
                <w:del w:author="KARLOVCEC, Barbara" w:date="2025-02-26T14:28:00Z" w16du:dateUtc="2025-02-26T13:28:00Z" w:id="3901"/>
                <w:rFonts w:ascii="Calibri" w:hAnsi="Calibri" w:cs="Calibri"/>
                <w:color w:val="0563C1"/>
                <w:u w:val="single"/>
              </w:rPr>
            </w:pPr>
            <w:del w:author="KARLOVCEC, Barbara" w:date="2025-02-26T14:28:00Z" w16du:dateUtc="2025-02-26T13:28:00Z" w:id="3902">
              <w:r w:rsidDel="006D0565">
                <w:fldChar w:fldCharType="begin"/>
              </w:r>
              <w:r w:rsidDel="006D0565">
                <w:delInstrText>HYPERLINK "mailto:clemmakanjuola@gmail.com"</w:delInstrText>
              </w:r>
              <w:r w:rsidDel="006D0565">
                <w:fldChar w:fldCharType="separate"/>
              </w:r>
              <w:r w:rsidRPr="005D5556" w:rsidDel="006D0565">
                <w:rPr>
                  <w:rFonts w:ascii="Calibri" w:hAnsi="Calibri" w:cs="Calibri"/>
                  <w:color w:val="0563C1"/>
                  <w:u w:val="single"/>
                </w:rPr>
                <w:delText>clemmakanjuola@gmail.com</w:delText>
              </w:r>
              <w:r w:rsidDel="006D0565">
                <w:rPr>
                  <w:rFonts w:ascii="Calibri" w:hAnsi="Calibri" w:cs="Calibri"/>
                  <w:color w:val="0563C1"/>
                  <w:u w:val="single"/>
                </w:rPr>
                <w:fldChar w:fldCharType="end"/>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682BEB88" w14:textId="2CF4BE62">
            <w:pPr>
              <w:rPr>
                <w:del w:author="KARLOVCEC, Barbara" w:date="2025-02-26T14:28:00Z" w16du:dateUtc="2025-02-26T13:28:00Z" w:id="3903"/>
                <w:rFonts w:ascii="Calibri" w:hAnsi="Calibri" w:cs="Calibri"/>
                <w:color w:val="000000"/>
              </w:rPr>
            </w:pPr>
            <w:del w:author="KARLOVCEC, Barbara" w:date="2025-02-26T14:28:00Z" w16du:dateUtc="2025-02-26T13:28:00Z" w:id="3904">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3B55B1B1" w14:textId="43ED2CE2">
            <w:pPr>
              <w:rPr>
                <w:del w:author="KARLOVCEC, Barbara" w:date="2025-02-26T14:28:00Z" w16du:dateUtc="2025-02-26T13:28:00Z" w:id="3905"/>
                <w:rFonts w:ascii="Calibri" w:hAnsi="Calibri" w:cs="Calibri"/>
                <w:color w:val="000000"/>
              </w:rPr>
            </w:pPr>
            <w:del w:author="KARLOVCEC, Barbara" w:date="2025-02-26T14:28:00Z" w16du:dateUtc="2025-02-26T13:28:00Z" w:id="3906">
              <w:r w:rsidRPr="005D5556" w:rsidDel="006D0565">
                <w:rPr>
                  <w:rFonts w:ascii="Calibri" w:hAnsi="Calibri" w:cs="Calibri"/>
                  <w:color w:val="000000"/>
                </w:rPr>
                <w:delText>ICE  MAKING MACHINE</w:delText>
              </w:r>
            </w:del>
          </w:p>
          <w:p w:rsidRPr="005D5556" w:rsidR="0097570D" w:rsidDel="006D0565" w:rsidP="0097570D" w:rsidRDefault="0097570D" w14:paraId="77F7B5D1" w14:textId="7CDFC5EC">
            <w:pPr>
              <w:rPr>
                <w:del w:author="KARLOVCEC, Barbara" w:date="2025-02-26T14:28:00Z" w16du:dateUtc="2025-02-26T13:28:00Z" w:id="3907"/>
                <w:rFonts w:ascii="Calibri" w:hAnsi="Calibri" w:cs="Calibri"/>
                <w:color w:val="000000"/>
              </w:rPr>
            </w:pPr>
          </w:p>
        </w:tc>
        <w:tc>
          <w:tcPr>
            <w:tcW w:w="1134" w:type="dxa"/>
            <w:vMerge/>
            <w:tcBorders>
              <w:left w:val="nil"/>
              <w:right w:val="single" w:color="auto" w:sz="4" w:space="0"/>
            </w:tcBorders>
            <w:shd w:val="clear" w:color="000000" w:fill="FCE4D6"/>
          </w:tcPr>
          <w:p w:rsidRPr="005D5556" w:rsidR="0097570D" w:rsidDel="006D0565" w:rsidP="0097570D" w:rsidRDefault="0097570D" w14:paraId="13F2EE40" w14:textId="2FB8D730">
            <w:pPr>
              <w:rPr>
                <w:del w:author="KARLOVCEC, Barbara" w:date="2025-02-26T14:28:00Z" w16du:dateUtc="2025-02-26T13:28:00Z" w:id="3908"/>
                <w:rFonts w:ascii="Calibri" w:hAnsi="Calibri" w:cs="Calibri"/>
                <w:color w:val="000000"/>
              </w:rPr>
            </w:pPr>
          </w:p>
        </w:tc>
      </w:tr>
      <w:tr w:rsidRPr="005D5556" w:rsidR="001826AC" w:rsidDel="006D0565" w:rsidTr="000128F9" w14:paraId="1D694C45" w14:textId="1325D0FC">
        <w:trPr>
          <w:trHeight w:val="408"/>
          <w:del w:author="KARLOVCEC, Barbara" w:date="2025-02-26T14:28:00Z" w:id="3909"/>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97570D" w:rsidDel="006D0565" w:rsidP="0097570D" w:rsidRDefault="0097570D" w14:paraId="29566341" w14:textId="3652E9CB">
            <w:pPr>
              <w:rPr>
                <w:del w:author="KARLOVCEC, Barbara" w:date="2025-02-26T14:28:00Z" w16du:dateUtc="2025-02-26T13:28:00Z" w:id="3910"/>
                <w:rFonts w:ascii="Calibri" w:hAnsi="Calibri" w:cs="Calibri"/>
                <w:color w:val="000000"/>
              </w:rPr>
            </w:pPr>
            <w:del w:author="KARLOVCEC, Barbara" w:date="2025-02-26T14:28:00Z" w16du:dateUtc="2025-02-26T13:28:00Z" w:id="3911">
              <w:r w:rsidRPr="005D5556" w:rsidDel="006D0565">
                <w:rPr>
                  <w:rFonts w:ascii="Calibri" w:hAnsi="Calibri" w:cs="Calibri"/>
                  <w:color w:val="000000"/>
                </w:rPr>
                <w:delText>26</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722A8143" w14:textId="18CA3E97">
            <w:pPr>
              <w:rPr>
                <w:del w:author="KARLOVCEC, Barbara" w:date="2025-02-26T14:28:00Z" w16du:dateUtc="2025-02-26T13:28:00Z" w:id="3912"/>
                <w:rFonts w:ascii="Calibri" w:hAnsi="Calibri" w:cs="Calibri"/>
                <w:color w:val="000000"/>
              </w:rPr>
            </w:pPr>
            <w:del w:author="KARLOVCEC, Barbara" w:date="2025-02-26T14:28:00Z" w16du:dateUtc="2025-02-26T13:28:00Z" w:id="3913">
              <w:r w:rsidRPr="005D5556" w:rsidDel="006D0565">
                <w:rPr>
                  <w:rFonts w:ascii="Calibri" w:hAnsi="Calibri" w:cs="Calibri"/>
                  <w:color w:val="000000"/>
                </w:rPr>
                <w:delText>Jubson Technical Company</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63ADE092" w14:textId="419836C7">
            <w:pPr>
              <w:rPr>
                <w:del w:author="KARLOVCEC, Barbara" w:date="2025-02-26T14:28:00Z" w16du:dateUtc="2025-02-26T13:28:00Z" w:id="3914"/>
                <w:rFonts w:ascii="Calibri" w:hAnsi="Calibri" w:cs="Calibri"/>
                <w:color w:val="000000"/>
              </w:rPr>
            </w:pPr>
            <w:del w:author="KARLOVCEC, Barbara" w:date="2025-02-26T14:28:00Z" w16du:dateUtc="2025-02-26T13:28:00Z" w:id="3915">
              <w:r w:rsidRPr="005D5556" w:rsidDel="006D0565">
                <w:rPr>
                  <w:rFonts w:ascii="Calibri" w:hAnsi="Calibri" w:cs="Calibri"/>
                  <w:color w:val="000000"/>
                </w:rPr>
                <w:delText>Mrs Rukiayat Ogundana</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208D3D59" w14:textId="7B2718C0">
            <w:pPr>
              <w:rPr>
                <w:del w:author="KARLOVCEC, Barbara" w:date="2025-02-26T14:28:00Z" w16du:dateUtc="2025-02-26T13:28:00Z" w:id="3916"/>
                <w:rFonts w:ascii="Calibri" w:hAnsi="Calibri" w:cs="Calibri"/>
                <w:color w:val="000000"/>
              </w:rPr>
            </w:pPr>
            <w:del w:author="KARLOVCEC, Barbara" w:date="2025-02-26T14:28:00Z" w16du:dateUtc="2025-02-26T13:28:00Z" w:id="3917">
              <w:r w:rsidRPr="005D5556" w:rsidDel="006D0565">
                <w:rPr>
                  <w:rFonts w:ascii="Calibri" w:hAnsi="Calibri" w:cs="Calibri"/>
                  <w:color w:val="000000"/>
                </w:rPr>
                <w:delText>08033776568</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65773FEB" w14:textId="7330597E">
            <w:pPr>
              <w:rPr>
                <w:del w:author="KARLOVCEC, Barbara" w:date="2025-02-26T14:28:00Z" w16du:dateUtc="2025-02-26T13:28:00Z" w:id="3918"/>
                <w:rFonts w:ascii="Calibri" w:hAnsi="Calibri" w:cs="Calibri"/>
                <w:color w:val="0563C1"/>
                <w:u w:val="single"/>
              </w:rPr>
            </w:pPr>
            <w:del w:author="KARLOVCEC, Barbara" w:date="2025-02-26T14:28:00Z" w16du:dateUtc="2025-02-26T13:28:00Z" w:id="3919">
              <w:r w:rsidDel="006D0565">
                <w:fldChar w:fldCharType="begin"/>
              </w:r>
              <w:r w:rsidDel="006D0565">
                <w:delInstrText>HYPERLINK "mailto:jubrilogundana@yahoo.com"</w:delInstrText>
              </w:r>
              <w:r w:rsidDel="006D0565">
                <w:fldChar w:fldCharType="separate"/>
              </w:r>
              <w:r w:rsidRPr="005D5556" w:rsidDel="006D0565">
                <w:rPr>
                  <w:rFonts w:ascii="Calibri" w:hAnsi="Calibri" w:cs="Calibri"/>
                  <w:color w:val="0563C1"/>
                  <w:u w:val="single"/>
                </w:rPr>
                <w:delText>jubrilogundana@yahoo.com</w:delText>
              </w:r>
              <w:r w:rsidDel="006D0565">
                <w:rPr>
                  <w:rFonts w:ascii="Calibri" w:hAnsi="Calibri" w:cs="Calibri"/>
                  <w:color w:val="0563C1"/>
                  <w:u w:val="single"/>
                </w:rPr>
                <w:fldChar w:fldCharType="end"/>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5681A744" w14:textId="3B61E05C">
            <w:pPr>
              <w:rPr>
                <w:del w:author="KARLOVCEC, Barbara" w:date="2025-02-26T14:28:00Z" w16du:dateUtc="2025-02-26T13:28:00Z" w:id="3920"/>
                <w:rFonts w:ascii="Calibri" w:hAnsi="Calibri" w:cs="Calibri"/>
                <w:color w:val="000000"/>
              </w:rPr>
            </w:pPr>
            <w:del w:author="KARLOVCEC, Barbara" w:date="2025-02-26T14:28:00Z" w16du:dateUtc="2025-02-26T13:28:00Z" w:id="3921">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207096EA" w14:textId="6A43121B">
            <w:pPr>
              <w:rPr>
                <w:del w:author="KARLOVCEC, Barbara" w:date="2025-02-26T14:28:00Z" w16du:dateUtc="2025-02-26T13:28:00Z" w:id="3922"/>
                <w:rFonts w:ascii="Calibri" w:hAnsi="Calibri" w:cs="Calibri"/>
                <w:color w:val="000000"/>
              </w:rPr>
            </w:pPr>
            <w:del w:author="KARLOVCEC, Barbara" w:date="2025-02-26T14:28:00Z" w16du:dateUtc="2025-02-26T13:28:00Z" w:id="3923">
              <w:r w:rsidRPr="005D5556" w:rsidDel="006D0565">
                <w:rPr>
                  <w:rFonts w:ascii="Calibri" w:hAnsi="Calibri" w:cs="Calibri"/>
                  <w:color w:val="000000"/>
                </w:rPr>
                <w:delText>ICE  MAKING MACHINE</w:delText>
              </w:r>
            </w:del>
          </w:p>
          <w:p w:rsidRPr="005D5556" w:rsidR="0097570D" w:rsidDel="006D0565" w:rsidP="0097570D" w:rsidRDefault="0097570D" w14:paraId="46FAC521" w14:textId="2A1A78B7">
            <w:pPr>
              <w:rPr>
                <w:del w:author="KARLOVCEC, Barbara" w:date="2025-02-26T14:28:00Z" w16du:dateUtc="2025-02-26T13:28:00Z" w:id="3924"/>
                <w:rFonts w:ascii="Calibri" w:hAnsi="Calibri" w:cs="Calibri"/>
                <w:color w:val="000000"/>
              </w:rPr>
            </w:pPr>
          </w:p>
        </w:tc>
        <w:tc>
          <w:tcPr>
            <w:tcW w:w="1134" w:type="dxa"/>
            <w:vMerge/>
            <w:tcBorders>
              <w:left w:val="nil"/>
              <w:right w:val="single" w:color="auto" w:sz="4" w:space="0"/>
            </w:tcBorders>
            <w:shd w:val="clear" w:color="000000" w:fill="FCE4D6"/>
          </w:tcPr>
          <w:p w:rsidRPr="005D5556" w:rsidR="0097570D" w:rsidDel="006D0565" w:rsidP="0097570D" w:rsidRDefault="0097570D" w14:paraId="2058934A" w14:textId="5495D554">
            <w:pPr>
              <w:rPr>
                <w:del w:author="KARLOVCEC, Barbara" w:date="2025-02-26T14:28:00Z" w16du:dateUtc="2025-02-26T13:28:00Z" w:id="3925"/>
                <w:rFonts w:ascii="Calibri" w:hAnsi="Calibri" w:cs="Calibri"/>
                <w:color w:val="000000"/>
              </w:rPr>
            </w:pPr>
          </w:p>
        </w:tc>
      </w:tr>
      <w:tr w:rsidRPr="005D5556" w:rsidR="001826AC" w:rsidDel="006D0565" w:rsidTr="000128F9" w14:paraId="750B031F" w14:textId="6EDB785B">
        <w:trPr>
          <w:trHeight w:val="408"/>
          <w:del w:author="KARLOVCEC, Barbara" w:date="2025-02-26T14:28:00Z" w:id="3926"/>
        </w:trPr>
        <w:tc>
          <w:tcPr>
            <w:tcW w:w="562"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97570D" w:rsidDel="006D0565" w:rsidP="0097570D" w:rsidRDefault="0097570D" w14:paraId="6B9FBF44" w14:textId="1C9B0ADF">
            <w:pPr>
              <w:rPr>
                <w:del w:author="KARLOVCEC, Barbara" w:date="2025-02-26T14:28:00Z" w16du:dateUtc="2025-02-26T13:28:00Z" w:id="3927"/>
                <w:rFonts w:ascii="Calibri" w:hAnsi="Calibri" w:cs="Calibri"/>
                <w:color w:val="000000"/>
              </w:rPr>
            </w:pPr>
            <w:del w:author="KARLOVCEC, Barbara" w:date="2025-02-26T14:28:00Z" w16du:dateUtc="2025-02-26T13:28:00Z" w:id="3928">
              <w:r w:rsidRPr="005D5556" w:rsidDel="006D0565">
                <w:rPr>
                  <w:rFonts w:ascii="Calibri" w:hAnsi="Calibri" w:cs="Calibri"/>
                  <w:color w:val="000000"/>
                </w:rPr>
                <w:delText>27</w:delText>
              </w:r>
            </w:del>
          </w:p>
        </w:tc>
        <w:tc>
          <w:tcPr>
            <w:tcW w:w="1560"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6A79897D" w14:textId="392BA226">
            <w:pPr>
              <w:rPr>
                <w:del w:author="KARLOVCEC, Barbara" w:date="2025-02-26T14:28:00Z" w16du:dateUtc="2025-02-26T13:28:00Z" w:id="3929"/>
                <w:rFonts w:ascii="Calibri" w:hAnsi="Calibri" w:cs="Calibri"/>
                <w:color w:val="000000"/>
              </w:rPr>
            </w:pPr>
            <w:del w:author="KARLOVCEC, Barbara" w:date="2025-02-26T14:28:00Z" w16du:dateUtc="2025-02-26T13:28:00Z" w:id="3930">
              <w:r w:rsidRPr="005D5556" w:rsidDel="006D0565">
                <w:rPr>
                  <w:rFonts w:ascii="Calibri" w:hAnsi="Calibri" w:cs="Calibri"/>
                  <w:color w:val="000000"/>
                </w:rPr>
                <w:delText>Bencool Tech Int</w:delText>
              </w:r>
            </w:del>
          </w:p>
        </w:tc>
        <w:tc>
          <w:tcPr>
            <w:tcW w:w="1385"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539C6EEE" w14:textId="257DC05D">
            <w:pPr>
              <w:rPr>
                <w:del w:author="KARLOVCEC, Barbara" w:date="2025-02-26T14:28:00Z" w16du:dateUtc="2025-02-26T13:28:00Z" w:id="3931"/>
                <w:rFonts w:ascii="Calibri" w:hAnsi="Calibri" w:cs="Calibri"/>
                <w:color w:val="000000"/>
              </w:rPr>
            </w:pPr>
            <w:del w:author="KARLOVCEC, Barbara" w:date="2025-02-26T14:28:00Z" w16du:dateUtc="2025-02-26T13:28:00Z" w:id="3932">
              <w:r w:rsidRPr="005D5556" w:rsidDel="006D0565">
                <w:rPr>
                  <w:rFonts w:ascii="Calibri" w:hAnsi="Calibri" w:cs="Calibri"/>
                  <w:color w:val="000000"/>
                </w:rPr>
                <w:delText>Benjamin Olorunda</w:delText>
              </w:r>
            </w:del>
          </w:p>
        </w:tc>
        <w:tc>
          <w:tcPr>
            <w:tcW w:w="1166"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3358773B" w14:textId="73BBB619">
            <w:pPr>
              <w:rPr>
                <w:del w:author="KARLOVCEC, Barbara" w:date="2025-02-26T14:28:00Z" w16du:dateUtc="2025-02-26T13:28:00Z" w:id="3933"/>
                <w:rFonts w:ascii="Calibri" w:hAnsi="Calibri" w:cs="Calibri"/>
                <w:color w:val="000000"/>
              </w:rPr>
            </w:pPr>
            <w:del w:author="KARLOVCEC, Barbara" w:date="2025-02-26T14:28:00Z" w16du:dateUtc="2025-02-26T13:28:00Z" w:id="3934">
              <w:r w:rsidRPr="005D5556" w:rsidDel="006D0565">
                <w:rPr>
                  <w:rFonts w:ascii="Calibri" w:hAnsi="Calibri" w:cs="Calibri"/>
                  <w:color w:val="000000"/>
                </w:rPr>
                <w:delText>08038592799/09039546369</w:delText>
              </w:r>
            </w:del>
          </w:p>
        </w:tc>
        <w:tc>
          <w:tcPr>
            <w:tcW w:w="1843" w:type="dxa"/>
            <w:tcBorders>
              <w:top w:val="nil"/>
              <w:left w:val="nil"/>
              <w:bottom w:val="single" w:color="auto" w:sz="4" w:space="0"/>
              <w:right w:val="single" w:color="auto" w:sz="4" w:space="0"/>
            </w:tcBorders>
            <w:shd w:val="clear" w:color="000000" w:fill="FCE4D6"/>
            <w:vAlign w:val="center"/>
          </w:tcPr>
          <w:p w:rsidRPr="005D5556" w:rsidR="0097570D" w:rsidDel="006D0565" w:rsidP="0097570D" w:rsidRDefault="0097570D" w14:paraId="63E2D2F2" w14:textId="26C9136A">
            <w:pPr>
              <w:rPr>
                <w:del w:author="KARLOVCEC, Barbara" w:date="2025-02-26T14:28:00Z" w16du:dateUtc="2025-02-26T13:28:00Z" w:id="3935"/>
                <w:rFonts w:ascii="Calibri" w:hAnsi="Calibri" w:cs="Calibri"/>
                <w:color w:val="000000"/>
              </w:rPr>
            </w:pPr>
            <w:del w:author="KARLOVCEC, Barbara" w:date="2025-02-26T14:28:00Z" w16du:dateUtc="2025-02-26T13:28:00Z" w:id="3936">
              <w:r w:rsidRPr="005D5556" w:rsidDel="006D0565">
                <w:rPr>
                  <w:rFonts w:ascii="Calibri" w:hAnsi="Calibri" w:cs="Calibri"/>
                  <w:color w:val="000000"/>
                </w:rPr>
                <w:delText> </w:delText>
              </w:r>
            </w:del>
          </w:p>
        </w:tc>
        <w:tc>
          <w:tcPr>
            <w:tcW w:w="992"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58B1EECA" w14:textId="48E13DF8">
            <w:pPr>
              <w:rPr>
                <w:del w:author="KARLOVCEC, Barbara" w:date="2025-02-26T14:28:00Z" w16du:dateUtc="2025-02-26T13:28:00Z" w:id="3937"/>
                <w:rFonts w:ascii="Calibri" w:hAnsi="Calibri" w:cs="Calibri"/>
                <w:color w:val="000000"/>
              </w:rPr>
            </w:pPr>
            <w:del w:author="KARLOVCEC, Barbara" w:date="2025-02-26T14:28:00Z" w16du:dateUtc="2025-02-26T13:28:00Z" w:id="3938">
              <w:r w:rsidRPr="005D5556" w:rsidDel="006D0565">
                <w:rPr>
                  <w:rFonts w:ascii="Calibri" w:hAnsi="Calibri" w:cs="Calibri"/>
                  <w:color w:val="000000"/>
                </w:rPr>
                <w:delText>South West</w:delText>
              </w:r>
            </w:del>
          </w:p>
        </w:tc>
        <w:tc>
          <w:tcPr>
            <w:tcW w:w="1305" w:type="dxa"/>
            <w:tcBorders>
              <w:top w:val="nil"/>
              <w:left w:val="nil"/>
              <w:bottom w:val="single" w:color="auto" w:sz="4" w:space="0"/>
              <w:right w:val="single" w:color="auto" w:sz="4" w:space="0"/>
            </w:tcBorders>
            <w:shd w:val="clear" w:color="000000" w:fill="FCE4D6"/>
            <w:vAlign w:val="center"/>
            <w:hideMark/>
          </w:tcPr>
          <w:p w:rsidRPr="005D5556" w:rsidR="0097570D" w:rsidDel="006D0565" w:rsidP="0097570D" w:rsidRDefault="0097570D" w14:paraId="4FF28267" w14:textId="6E5F221D">
            <w:pPr>
              <w:rPr>
                <w:del w:author="KARLOVCEC, Barbara" w:date="2025-02-26T14:28:00Z" w16du:dateUtc="2025-02-26T13:28:00Z" w:id="3939"/>
                <w:rFonts w:ascii="Calibri" w:hAnsi="Calibri" w:cs="Calibri"/>
                <w:color w:val="000000"/>
              </w:rPr>
            </w:pPr>
            <w:del w:author="KARLOVCEC, Barbara" w:date="2025-02-26T14:28:00Z" w16du:dateUtc="2025-02-26T13:28:00Z" w:id="3940">
              <w:r w:rsidRPr="005D5556" w:rsidDel="006D0565">
                <w:rPr>
                  <w:rFonts w:ascii="Calibri" w:hAnsi="Calibri" w:cs="Calibri"/>
                  <w:color w:val="000000"/>
                </w:rPr>
                <w:delText>ICE  MAKING MACHINE</w:delText>
              </w:r>
            </w:del>
          </w:p>
          <w:p w:rsidRPr="005D5556" w:rsidR="0097570D" w:rsidDel="006D0565" w:rsidP="0097570D" w:rsidRDefault="0097570D" w14:paraId="3D22A46F" w14:textId="52ACB296">
            <w:pPr>
              <w:rPr>
                <w:del w:author="KARLOVCEC, Barbara" w:date="2025-02-26T14:28:00Z" w16du:dateUtc="2025-02-26T13:28:00Z" w:id="3941"/>
                <w:rFonts w:ascii="Calibri" w:hAnsi="Calibri" w:cs="Calibri"/>
                <w:color w:val="000000"/>
              </w:rPr>
            </w:pPr>
          </w:p>
        </w:tc>
        <w:tc>
          <w:tcPr>
            <w:tcW w:w="1134" w:type="dxa"/>
            <w:vMerge/>
            <w:tcBorders>
              <w:left w:val="nil"/>
              <w:bottom w:val="single" w:color="auto" w:sz="4" w:space="0"/>
              <w:right w:val="single" w:color="auto" w:sz="4" w:space="0"/>
            </w:tcBorders>
            <w:shd w:val="clear" w:color="000000" w:fill="FCE4D6"/>
          </w:tcPr>
          <w:p w:rsidRPr="005D5556" w:rsidR="0097570D" w:rsidDel="006D0565" w:rsidP="0097570D" w:rsidRDefault="0097570D" w14:paraId="3AA4F0BE" w14:textId="464C0EAA">
            <w:pPr>
              <w:rPr>
                <w:del w:author="KARLOVCEC, Barbara" w:date="2025-02-26T14:28:00Z" w16du:dateUtc="2025-02-26T13:28:00Z" w:id="3942"/>
                <w:rFonts w:ascii="Calibri" w:hAnsi="Calibri" w:cs="Calibri"/>
                <w:color w:val="000000"/>
              </w:rPr>
            </w:pPr>
          </w:p>
        </w:tc>
      </w:tr>
    </w:tbl>
    <w:p w:rsidRPr="005D5556" w:rsidR="00782317" w:rsidDel="006D0565" w:rsidP="00782317" w:rsidRDefault="00782317" w14:paraId="53ED46E0" w14:textId="74A52AC6">
      <w:pPr>
        <w:spacing w:after="160" w:line="278" w:lineRule="auto"/>
        <w:contextualSpacing/>
        <w:rPr>
          <w:del w:author="KARLOVCEC, Barbara" w:date="2025-02-26T14:28:00Z" w16du:dateUtc="2025-02-26T13:28:00Z" w:id="3943"/>
          <w:rFonts w:ascii="Calibri" w:hAnsi="Calibri" w:cs="Calibri"/>
          <w:sz w:val="22"/>
          <w:szCs w:val="22"/>
          <w:lang w:val="en-GB"/>
        </w:rPr>
      </w:pPr>
    </w:p>
    <w:p w:rsidRPr="005D5556" w:rsidR="004C3BFD" w:rsidDel="006D0565" w:rsidP="004C3BFD" w:rsidRDefault="004C3BFD" w14:paraId="29BC9595" w14:textId="29CD6B7B">
      <w:pPr>
        <w:spacing w:after="160" w:line="278" w:lineRule="auto"/>
        <w:contextualSpacing/>
        <w:rPr>
          <w:del w:author="KARLOVCEC, Barbara" w:date="2025-02-26T14:28:00Z" w16du:dateUtc="2025-02-26T13:28:00Z" w:id="3944"/>
          <w:rFonts w:ascii="Calibri" w:hAnsi="Calibri" w:cs="Calibri"/>
          <w:sz w:val="22"/>
          <w:szCs w:val="22"/>
          <w:lang w:val="en-GB"/>
        </w:rPr>
      </w:pPr>
      <w:del w:author="KARLOVCEC, Barbara" w:date="2025-02-26T14:28:00Z" w16du:dateUtc="2025-02-26T13:28:00Z" w:id="3945">
        <w:r w:rsidRPr="005D5556" w:rsidDel="006D0565">
          <w:rPr>
            <w:rFonts w:ascii="Calibri" w:hAnsi="Calibri" w:cs="Calibri"/>
            <w:sz w:val="22"/>
            <w:szCs w:val="22"/>
            <w:lang w:val="en-GB"/>
          </w:rPr>
          <w:delText>Enterprises for training at Port Harcourt, Rivers State training centre</w:delText>
        </w:r>
      </w:del>
    </w:p>
    <w:p w:rsidRPr="005D5556" w:rsidR="00782317" w:rsidDel="006D0565" w:rsidP="00782317" w:rsidRDefault="00782317" w14:paraId="50C4D923" w14:textId="48A11923">
      <w:pPr>
        <w:spacing w:after="160" w:line="278" w:lineRule="auto"/>
        <w:contextualSpacing/>
        <w:rPr>
          <w:del w:author="KARLOVCEC, Barbara" w:date="2025-02-26T14:28:00Z" w16du:dateUtc="2025-02-26T13:28:00Z" w:id="3946"/>
          <w:rFonts w:ascii="Calibri" w:hAnsi="Calibri" w:cs="Calibri"/>
          <w:sz w:val="22"/>
          <w:szCs w:val="22"/>
          <w:lang w:val="en-GB"/>
        </w:rPr>
      </w:pPr>
    </w:p>
    <w:tbl>
      <w:tblPr>
        <w:tblW w:w="9132" w:type="dxa"/>
        <w:tblInd w:w="113" w:type="dxa"/>
        <w:tblLook w:val="04A0" w:firstRow="1" w:lastRow="0" w:firstColumn="1" w:lastColumn="0" w:noHBand="0" w:noVBand="1"/>
      </w:tblPr>
      <w:tblGrid>
        <w:gridCol w:w="504"/>
        <w:gridCol w:w="1257"/>
        <w:gridCol w:w="1153"/>
        <w:gridCol w:w="1230"/>
        <w:gridCol w:w="2290"/>
        <w:gridCol w:w="880"/>
        <w:gridCol w:w="1012"/>
        <w:gridCol w:w="1023"/>
      </w:tblGrid>
      <w:tr w:rsidRPr="005D5556" w:rsidR="00B52BC8" w:rsidDel="006D0565" w:rsidTr="000128F9" w14:paraId="58F6400E" w14:textId="30E88E36">
        <w:trPr>
          <w:trHeight w:val="612"/>
          <w:del w:author="KARLOVCEC, Barbara" w:date="2025-02-26T14:28:00Z" w:id="3947"/>
        </w:trPr>
        <w:tc>
          <w:tcPr>
            <w:tcW w:w="449"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D5556" w:rsidR="00B52BC8" w:rsidDel="006D0565" w:rsidP="00782317" w:rsidRDefault="00B52BC8" w14:paraId="2ACB04C9" w14:textId="3CB51814">
            <w:pPr>
              <w:rPr>
                <w:del w:author="KARLOVCEC, Barbara" w:date="2025-02-26T14:28:00Z" w16du:dateUtc="2025-02-26T13:28:00Z" w:id="3948"/>
                <w:rFonts w:ascii="Calibri" w:hAnsi="Calibri" w:cs="Calibri"/>
                <w:b/>
                <w:bCs/>
              </w:rPr>
            </w:pPr>
            <w:del w:author="KARLOVCEC, Barbara" w:date="2025-02-26T14:28:00Z" w16du:dateUtc="2025-02-26T13:28:00Z" w:id="3949">
              <w:r w:rsidRPr="005D5556" w:rsidDel="006D0565">
                <w:rPr>
                  <w:rFonts w:ascii="Calibri" w:hAnsi="Calibri" w:cs="Calibri"/>
                  <w:b/>
                  <w:bCs/>
                </w:rPr>
                <w:delText>S/n</w:delText>
              </w:r>
            </w:del>
          </w:p>
        </w:tc>
        <w:tc>
          <w:tcPr>
            <w:tcW w:w="1257" w:type="dxa"/>
            <w:tcBorders>
              <w:top w:val="single" w:color="auto" w:sz="4" w:space="0"/>
              <w:left w:val="nil"/>
              <w:bottom w:val="single" w:color="auto" w:sz="4" w:space="0"/>
              <w:right w:val="single" w:color="auto" w:sz="4" w:space="0"/>
            </w:tcBorders>
            <w:shd w:val="clear" w:color="auto" w:fill="auto"/>
            <w:noWrap/>
            <w:vAlign w:val="center"/>
            <w:hideMark/>
          </w:tcPr>
          <w:p w:rsidRPr="005D5556" w:rsidR="00B52BC8" w:rsidDel="006D0565" w:rsidP="00782317" w:rsidRDefault="00B52BC8" w14:paraId="49834A2B" w14:textId="0DEAF641">
            <w:pPr>
              <w:rPr>
                <w:del w:author="KARLOVCEC, Barbara" w:date="2025-02-26T14:28:00Z" w16du:dateUtc="2025-02-26T13:28:00Z" w:id="3950"/>
                <w:rFonts w:ascii="Calibri" w:hAnsi="Calibri" w:cs="Calibri"/>
                <w:b/>
                <w:bCs/>
              </w:rPr>
            </w:pPr>
            <w:del w:author="KARLOVCEC, Barbara" w:date="2025-02-26T14:28:00Z" w16du:dateUtc="2025-02-26T13:28:00Z" w:id="3951">
              <w:r w:rsidRPr="005D5556" w:rsidDel="006D0565">
                <w:rPr>
                  <w:rFonts w:ascii="Calibri" w:hAnsi="Calibri" w:cs="Calibri"/>
                  <w:b/>
                  <w:bCs/>
                </w:rPr>
                <w:delText>Company</w:delText>
              </w:r>
            </w:del>
          </w:p>
        </w:tc>
        <w:tc>
          <w:tcPr>
            <w:tcW w:w="1367" w:type="dxa"/>
            <w:tcBorders>
              <w:top w:val="single" w:color="auto" w:sz="4" w:space="0"/>
              <w:left w:val="nil"/>
              <w:bottom w:val="single" w:color="auto" w:sz="4" w:space="0"/>
              <w:right w:val="single" w:color="auto" w:sz="4" w:space="0"/>
            </w:tcBorders>
            <w:shd w:val="clear" w:color="auto" w:fill="auto"/>
            <w:vAlign w:val="center"/>
          </w:tcPr>
          <w:p w:rsidRPr="005D5556" w:rsidR="00B52BC8" w:rsidDel="006D0565" w:rsidP="00782317" w:rsidRDefault="00B52BC8" w14:paraId="4CC12179" w14:textId="34BAA6AD">
            <w:pPr>
              <w:rPr>
                <w:del w:author="KARLOVCEC, Barbara" w:date="2025-02-26T14:28:00Z" w16du:dateUtc="2025-02-26T13:28:00Z" w:id="3952"/>
                <w:rFonts w:ascii="Calibri" w:hAnsi="Calibri" w:cs="Calibri"/>
                <w:b/>
                <w:bCs/>
              </w:rPr>
            </w:pPr>
            <w:del w:author="KARLOVCEC, Barbara" w:date="2025-02-26T14:28:00Z" w16du:dateUtc="2025-02-26T13:28:00Z" w:id="3953">
              <w:r w:rsidRPr="005D5556" w:rsidDel="006D0565">
                <w:rPr>
                  <w:rFonts w:ascii="Calibri" w:hAnsi="Calibri" w:cs="Calibri"/>
                  <w:b/>
                  <w:bCs/>
                </w:rPr>
                <w:delText>Name of contact person</w:delText>
              </w:r>
            </w:del>
          </w:p>
        </w:tc>
        <w:tc>
          <w:tcPr>
            <w:tcW w:w="1071" w:type="dxa"/>
            <w:tcBorders>
              <w:top w:val="single" w:color="auto" w:sz="4" w:space="0"/>
              <w:left w:val="nil"/>
              <w:bottom w:val="single" w:color="auto" w:sz="4" w:space="0"/>
              <w:right w:val="single" w:color="auto" w:sz="4" w:space="0"/>
            </w:tcBorders>
            <w:shd w:val="clear" w:color="auto" w:fill="auto"/>
            <w:vAlign w:val="center"/>
          </w:tcPr>
          <w:p w:rsidRPr="005D5556" w:rsidR="00B52BC8" w:rsidDel="006D0565" w:rsidP="00782317" w:rsidRDefault="00B52BC8" w14:paraId="282DEE3C" w14:textId="46A75684">
            <w:pPr>
              <w:rPr>
                <w:del w:author="KARLOVCEC, Barbara" w:date="2025-02-26T14:28:00Z" w16du:dateUtc="2025-02-26T13:28:00Z" w:id="3954"/>
                <w:rFonts w:ascii="Calibri" w:hAnsi="Calibri" w:cs="Calibri"/>
                <w:b/>
                <w:bCs/>
              </w:rPr>
            </w:pPr>
            <w:del w:author="KARLOVCEC, Barbara" w:date="2025-02-26T14:28:00Z" w16du:dateUtc="2025-02-26T13:28:00Z" w:id="3955">
              <w:r w:rsidRPr="005D5556" w:rsidDel="006D0565">
                <w:rPr>
                  <w:rFonts w:ascii="Calibri" w:hAnsi="Calibri" w:cs="Calibri"/>
                  <w:b/>
                  <w:bCs/>
                </w:rPr>
                <w:delText>Number of contact person</w:delText>
              </w:r>
            </w:del>
          </w:p>
        </w:tc>
        <w:tc>
          <w:tcPr>
            <w:tcW w:w="1876" w:type="dxa"/>
            <w:tcBorders>
              <w:top w:val="single" w:color="auto" w:sz="4" w:space="0"/>
              <w:left w:val="nil"/>
              <w:bottom w:val="single" w:color="auto" w:sz="4" w:space="0"/>
              <w:right w:val="single" w:color="auto" w:sz="4" w:space="0"/>
            </w:tcBorders>
            <w:shd w:val="clear" w:color="auto" w:fill="auto"/>
            <w:vAlign w:val="center"/>
          </w:tcPr>
          <w:p w:rsidRPr="005D5556" w:rsidR="00B52BC8" w:rsidDel="006D0565" w:rsidP="00782317" w:rsidRDefault="00B52BC8" w14:paraId="05192E05" w14:textId="7A50D17C">
            <w:pPr>
              <w:rPr>
                <w:del w:author="KARLOVCEC, Barbara" w:date="2025-02-26T14:28:00Z" w16du:dateUtc="2025-02-26T13:28:00Z" w:id="3956"/>
                <w:rFonts w:ascii="Calibri" w:hAnsi="Calibri" w:cs="Calibri"/>
                <w:b/>
                <w:bCs/>
              </w:rPr>
            </w:pPr>
            <w:del w:author="KARLOVCEC, Barbara" w:date="2025-02-26T14:28:00Z" w16du:dateUtc="2025-02-26T13:28:00Z" w:id="3957">
              <w:r w:rsidRPr="005D5556" w:rsidDel="006D0565">
                <w:rPr>
                  <w:rFonts w:ascii="Calibri" w:hAnsi="Calibri" w:cs="Calibri"/>
                  <w:b/>
                  <w:bCs/>
                </w:rPr>
                <w:delText>Email of contact person</w:delText>
              </w:r>
            </w:del>
          </w:p>
        </w:tc>
        <w:tc>
          <w:tcPr>
            <w:tcW w:w="813" w:type="dxa"/>
            <w:tcBorders>
              <w:top w:val="single" w:color="auto" w:sz="4" w:space="0"/>
              <w:left w:val="nil"/>
              <w:bottom w:val="single" w:color="auto" w:sz="4" w:space="0"/>
              <w:right w:val="single" w:color="auto" w:sz="4" w:space="0"/>
            </w:tcBorders>
            <w:shd w:val="clear" w:color="auto" w:fill="auto"/>
            <w:vAlign w:val="center"/>
            <w:hideMark/>
          </w:tcPr>
          <w:p w:rsidRPr="005D5556" w:rsidR="00B52BC8" w:rsidDel="006D0565" w:rsidP="00782317" w:rsidRDefault="00B52BC8" w14:paraId="588E4AFE" w14:textId="4965D7E0">
            <w:pPr>
              <w:rPr>
                <w:del w:author="KARLOVCEC, Barbara" w:date="2025-02-26T14:28:00Z" w16du:dateUtc="2025-02-26T13:28:00Z" w:id="3958"/>
                <w:rFonts w:ascii="Calibri" w:hAnsi="Calibri" w:cs="Calibri"/>
                <w:b/>
                <w:bCs/>
              </w:rPr>
            </w:pPr>
            <w:del w:author="KARLOVCEC, Barbara" w:date="2025-02-26T14:28:00Z" w16du:dateUtc="2025-02-26T13:28:00Z" w:id="3959">
              <w:r w:rsidRPr="005D5556" w:rsidDel="006D0565">
                <w:rPr>
                  <w:rFonts w:ascii="Calibri" w:hAnsi="Calibri" w:cs="Calibri"/>
                  <w:b/>
                  <w:bCs/>
                </w:rPr>
                <w:delText>Geo-political zone</w:delText>
              </w:r>
            </w:del>
          </w:p>
        </w:tc>
        <w:tc>
          <w:tcPr>
            <w:tcW w:w="1242" w:type="dxa"/>
            <w:tcBorders>
              <w:top w:val="single" w:color="auto" w:sz="4" w:space="0"/>
              <w:left w:val="nil"/>
              <w:bottom w:val="single" w:color="auto" w:sz="4" w:space="0"/>
              <w:right w:val="single" w:color="auto" w:sz="4" w:space="0"/>
            </w:tcBorders>
            <w:shd w:val="clear" w:color="auto" w:fill="auto"/>
            <w:vAlign w:val="center"/>
            <w:hideMark/>
          </w:tcPr>
          <w:p w:rsidRPr="005D5556" w:rsidR="00B52BC8" w:rsidDel="006D0565" w:rsidP="00782317" w:rsidRDefault="006655EC" w14:paraId="65DFE237" w14:textId="1820222E">
            <w:pPr>
              <w:rPr>
                <w:del w:author="KARLOVCEC, Barbara" w:date="2025-02-26T14:28:00Z" w16du:dateUtc="2025-02-26T13:28:00Z" w:id="3960"/>
                <w:rFonts w:ascii="Calibri" w:hAnsi="Calibri" w:cs="Calibri"/>
                <w:b/>
                <w:bCs/>
              </w:rPr>
            </w:pPr>
            <w:del w:author="KARLOVCEC, Barbara" w:date="2025-02-26T14:28:00Z" w16du:dateUtc="2025-02-26T13:28:00Z" w:id="3961">
              <w:r w:rsidRPr="005D5556" w:rsidDel="006D0565">
                <w:rPr>
                  <w:rFonts w:ascii="Calibri" w:hAnsi="Calibri" w:cs="Calibri"/>
                  <w:b/>
                  <w:bCs/>
                </w:rPr>
                <w:delText xml:space="preserve">Tupe of business </w:delText>
              </w:r>
            </w:del>
          </w:p>
        </w:tc>
        <w:tc>
          <w:tcPr>
            <w:tcW w:w="1057" w:type="dxa"/>
            <w:tcBorders>
              <w:top w:val="single" w:color="auto" w:sz="4" w:space="0"/>
              <w:left w:val="nil"/>
              <w:bottom w:val="single" w:color="auto" w:sz="4" w:space="0"/>
              <w:right w:val="single" w:color="auto" w:sz="4" w:space="0"/>
            </w:tcBorders>
          </w:tcPr>
          <w:p w:rsidRPr="005D5556" w:rsidR="00B52BC8" w:rsidDel="006D0565" w:rsidP="00782317" w:rsidRDefault="00156C49" w14:paraId="7FD140CE" w14:textId="2B1A7433">
            <w:pPr>
              <w:rPr>
                <w:del w:author="KARLOVCEC, Barbara" w:date="2025-02-26T14:28:00Z" w16du:dateUtc="2025-02-26T13:28:00Z" w:id="3962"/>
                <w:rFonts w:ascii="Calibri" w:hAnsi="Calibri" w:cs="Calibri"/>
                <w:b/>
                <w:bCs/>
              </w:rPr>
            </w:pPr>
            <w:del w:author="KARLOVCEC, Barbara" w:date="2025-02-26T14:28:00Z" w16du:dateUtc="2025-02-26T13:28:00Z" w:id="3963">
              <w:r w:rsidRPr="005D5556" w:rsidDel="006D0565">
                <w:rPr>
                  <w:rFonts w:ascii="Calibri" w:hAnsi="Calibri" w:cs="Calibri"/>
                  <w:b/>
                  <w:bCs/>
                </w:rPr>
                <w:delText>Training s</w:delText>
              </w:r>
              <w:r w:rsidRPr="005D5556" w:rsidDel="006D0565" w:rsidR="00B52BC8">
                <w:rPr>
                  <w:rFonts w:ascii="Calibri" w:hAnsi="Calibri" w:cs="Calibri"/>
                  <w:b/>
                  <w:bCs/>
                </w:rPr>
                <w:delText>essio</w:delText>
              </w:r>
              <w:r w:rsidRPr="005D5556" w:rsidDel="006D0565">
                <w:rPr>
                  <w:rFonts w:ascii="Calibri" w:hAnsi="Calibri" w:cs="Calibri"/>
                  <w:b/>
                  <w:bCs/>
                </w:rPr>
                <w:delText>n</w:delText>
              </w:r>
            </w:del>
          </w:p>
        </w:tc>
      </w:tr>
      <w:tr w:rsidRPr="005D5556" w:rsidR="00B52BC8" w:rsidDel="006D0565" w:rsidTr="000128F9" w14:paraId="27A8BA92" w14:textId="39A3C978">
        <w:trPr>
          <w:trHeight w:val="612"/>
          <w:del w:author="KARLOVCEC, Barbara" w:date="2025-02-26T14:28:00Z" w:id="3964"/>
        </w:trPr>
        <w:tc>
          <w:tcPr>
            <w:tcW w:w="449"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B52BC8" w:rsidDel="006D0565" w:rsidP="00782317" w:rsidRDefault="00B52BC8" w14:paraId="7A043E63" w14:textId="16802A18">
            <w:pPr>
              <w:rPr>
                <w:del w:author="KARLOVCEC, Barbara" w:date="2025-02-26T14:28:00Z" w16du:dateUtc="2025-02-26T13:28:00Z" w:id="3965"/>
                <w:rFonts w:ascii="Calibri" w:hAnsi="Calibri" w:cs="Calibri"/>
                <w:color w:val="000000"/>
              </w:rPr>
            </w:pPr>
            <w:del w:author="KARLOVCEC, Barbara" w:date="2025-02-26T14:28:00Z" w16du:dateUtc="2025-02-26T13:28:00Z" w:id="3966">
              <w:r w:rsidRPr="005D5556" w:rsidDel="006D0565">
                <w:rPr>
                  <w:rFonts w:ascii="Calibri" w:hAnsi="Calibri" w:cs="Calibri"/>
                  <w:color w:val="000000"/>
                </w:rPr>
                <w:delText>1</w:delText>
              </w:r>
            </w:del>
          </w:p>
        </w:tc>
        <w:tc>
          <w:tcPr>
            <w:tcW w:w="1257" w:type="dxa"/>
            <w:tcBorders>
              <w:top w:val="nil"/>
              <w:left w:val="nil"/>
              <w:bottom w:val="single" w:color="auto" w:sz="4" w:space="0"/>
              <w:right w:val="single" w:color="auto" w:sz="4" w:space="0"/>
            </w:tcBorders>
            <w:shd w:val="clear" w:color="000000" w:fill="FCE4D6"/>
            <w:vAlign w:val="center"/>
            <w:hideMark/>
          </w:tcPr>
          <w:p w:rsidRPr="005D5556" w:rsidR="00B52BC8" w:rsidDel="006D0565" w:rsidP="00782317" w:rsidRDefault="00B52BC8" w14:paraId="0FDA4BFC" w14:textId="7B52612D">
            <w:pPr>
              <w:rPr>
                <w:del w:author="KARLOVCEC, Barbara" w:date="2025-02-26T14:28:00Z" w16du:dateUtc="2025-02-26T13:28:00Z" w:id="3967"/>
                <w:rFonts w:ascii="Calibri" w:hAnsi="Calibri" w:cs="Calibri"/>
                <w:color w:val="000000"/>
              </w:rPr>
            </w:pPr>
            <w:del w:author="KARLOVCEC, Barbara" w:date="2025-02-26T14:28:00Z" w16du:dateUtc="2025-02-26T13:28:00Z" w:id="3968">
              <w:r w:rsidRPr="005D5556" w:rsidDel="006D0565">
                <w:rPr>
                  <w:rFonts w:ascii="Calibri" w:hAnsi="Calibri" w:cs="Calibri"/>
                  <w:color w:val="000000"/>
                </w:rPr>
                <w:delText>Obi Electrical Engineering</w:delText>
              </w:r>
            </w:del>
          </w:p>
        </w:tc>
        <w:tc>
          <w:tcPr>
            <w:tcW w:w="1367" w:type="dxa"/>
            <w:tcBorders>
              <w:top w:val="nil"/>
              <w:left w:val="nil"/>
              <w:bottom w:val="single" w:color="auto" w:sz="4" w:space="0"/>
              <w:right w:val="single" w:color="auto" w:sz="4" w:space="0"/>
            </w:tcBorders>
            <w:shd w:val="clear" w:color="000000" w:fill="FCE4D6"/>
            <w:vAlign w:val="center"/>
          </w:tcPr>
          <w:p w:rsidRPr="005D5556" w:rsidR="00B52BC8" w:rsidDel="006D0565" w:rsidP="00782317" w:rsidRDefault="00B52BC8" w14:paraId="44A1CB4D" w14:textId="647F59F3">
            <w:pPr>
              <w:rPr>
                <w:del w:author="KARLOVCEC, Barbara" w:date="2025-02-26T14:28:00Z" w16du:dateUtc="2025-02-26T13:28:00Z" w:id="3969"/>
                <w:rFonts w:ascii="Calibri" w:hAnsi="Calibri" w:cs="Calibri"/>
                <w:color w:val="000000"/>
              </w:rPr>
            </w:pPr>
            <w:del w:author="KARLOVCEC, Barbara" w:date="2025-02-26T14:28:00Z" w16du:dateUtc="2025-02-26T13:28:00Z" w:id="3970">
              <w:r w:rsidRPr="005D5556" w:rsidDel="006D0565">
                <w:rPr>
                  <w:rFonts w:ascii="Calibri" w:hAnsi="Calibri" w:cs="Calibri"/>
                  <w:color w:val="000000"/>
                </w:rPr>
                <w:delText>Obi Olovo</w:delText>
              </w:r>
            </w:del>
          </w:p>
        </w:tc>
        <w:tc>
          <w:tcPr>
            <w:tcW w:w="1071" w:type="dxa"/>
            <w:tcBorders>
              <w:top w:val="nil"/>
              <w:left w:val="nil"/>
              <w:bottom w:val="single" w:color="auto" w:sz="4" w:space="0"/>
              <w:right w:val="single" w:color="auto" w:sz="4" w:space="0"/>
            </w:tcBorders>
            <w:shd w:val="clear" w:color="000000" w:fill="FCE4D6"/>
            <w:vAlign w:val="center"/>
          </w:tcPr>
          <w:p w:rsidRPr="005D5556" w:rsidR="00B52BC8" w:rsidDel="006D0565" w:rsidP="00782317" w:rsidRDefault="00B52BC8" w14:paraId="0E013120" w14:textId="22AF23D1">
            <w:pPr>
              <w:rPr>
                <w:del w:author="KARLOVCEC, Barbara" w:date="2025-02-26T14:28:00Z" w16du:dateUtc="2025-02-26T13:28:00Z" w:id="3971"/>
                <w:rFonts w:ascii="Calibri" w:hAnsi="Calibri" w:cs="Calibri"/>
                <w:color w:val="000000"/>
              </w:rPr>
            </w:pPr>
            <w:del w:author="KARLOVCEC, Barbara" w:date="2025-02-26T14:28:00Z" w16du:dateUtc="2025-02-26T13:28:00Z" w:id="3972">
              <w:r w:rsidRPr="005D5556" w:rsidDel="006D0565">
                <w:rPr>
                  <w:rFonts w:ascii="Calibri" w:hAnsi="Calibri" w:cs="Calibri"/>
                  <w:color w:val="000000"/>
                </w:rPr>
                <w:delText>0-8037424039</w:delText>
              </w:r>
            </w:del>
          </w:p>
        </w:tc>
        <w:tc>
          <w:tcPr>
            <w:tcW w:w="1876" w:type="dxa"/>
            <w:tcBorders>
              <w:top w:val="nil"/>
              <w:left w:val="nil"/>
              <w:bottom w:val="single" w:color="auto" w:sz="4" w:space="0"/>
              <w:right w:val="single" w:color="auto" w:sz="4" w:space="0"/>
            </w:tcBorders>
            <w:shd w:val="clear" w:color="000000" w:fill="FCE4D6"/>
            <w:vAlign w:val="center"/>
          </w:tcPr>
          <w:p w:rsidRPr="005D5556" w:rsidR="00B52BC8" w:rsidDel="006D0565" w:rsidP="00782317" w:rsidRDefault="00B52BC8" w14:paraId="5EC65E88" w14:textId="2DA96E1C">
            <w:pPr>
              <w:rPr>
                <w:del w:author="KARLOVCEC, Barbara" w:date="2025-02-26T14:28:00Z" w16du:dateUtc="2025-02-26T13:28:00Z" w:id="3973"/>
                <w:rFonts w:ascii="Calibri" w:hAnsi="Calibri" w:cs="Calibri"/>
                <w:color w:val="000000"/>
              </w:rPr>
            </w:pPr>
            <w:del w:author="KARLOVCEC, Barbara" w:date="2025-02-26T14:28:00Z" w16du:dateUtc="2025-02-26T13:28:00Z" w:id="3974">
              <w:r w:rsidRPr="005D5556" w:rsidDel="006D0565">
                <w:rPr>
                  <w:rFonts w:ascii="Calibri" w:hAnsi="Calibri" w:cs="Calibri"/>
                  <w:color w:val="000000"/>
                </w:rPr>
                <w:delText> </w:delText>
              </w:r>
            </w:del>
          </w:p>
        </w:tc>
        <w:tc>
          <w:tcPr>
            <w:tcW w:w="813" w:type="dxa"/>
            <w:tcBorders>
              <w:top w:val="nil"/>
              <w:left w:val="nil"/>
              <w:bottom w:val="single" w:color="auto" w:sz="4" w:space="0"/>
              <w:right w:val="single" w:color="auto" w:sz="4" w:space="0"/>
            </w:tcBorders>
            <w:shd w:val="clear" w:color="000000" w:fill="FCE4D6"/>
            <w:vAlign w:val="center"/>
            <w:hideMark/>
          </w:tcPr>
          <w:p w:rsidRPr="005D5556" w:rsidR="00B52BC8" w:rsidDel="006D0565" w:rsidP="00782317" w:rsidRDefault="00B52BC8" w14:paraId="66C54064" w14:textId="7863F45B">
            <w:pPr>
              <w:rPr>
                <w:del w:author="KARLOVCEC, Barbara" w:date="2025-02-26T14:28:00Z" w16du:dateUtc="2025-02-26T13:28:00Z" w:id="3975"/>
                <w:rFonts w:ascii="Calibri" w:hAnsi="Calibri" w:cs="Calibri"/>
                <w:color w:val="000000"/>
              </w:rPr>
            </w:pPr>
            <w:del w:author="KARLOVCEC, Barbara" w:date="2025-02-26T14:28:00Z" w16du:dateUtc="2025-02-26T13:28:00Z" w:id="3976">
              <w:r w:rsidRPr="005D5556" w:rsidDel="006D0565">
                <w:rPr>
                  <w:rFonts w:ascii="Calibri" w:hAnsi="Calibri" w:cs="Calibri"/>
                  <w:color w:val="000000"/>
                </w:rPr>
                <w:delText>South East</w:delText>
              </w:r>
            </w:del>
          </w:p>
        </w:tc>
        <w:tc>
          <w:tcPr>
            <w:tcW w:w="1242" w:type="dxa"/>
            <w:tcBorders>
              <w:top w:val="nil"/>
              <w:left w:val="nil"/>
              <w:bottom w:val="single" w:color="auto" w:sz="4" w:space="0"/>
              <w:right w:val="single" w:color="auto" w:sz="4" w:space="0"/>
            </w:tcBorders>
            <w:shd w:val="clear" w:color="000000" w:fill="FCE4D6"/>
            <w:vAlign w:val="center"/>
            <w:hideMark/>
          </w:tcPr>
          <w:p w:rsidRPr="005D5556" w:rsidR="006655EC" w:rsidDel="006D0565" w:rsidP="006655EC" w:rsidRDefault="006655EC" w14:paraId="55D790F9" w14:textId="452A4BF2">
            <w:pPr>
              <w:rPr>
                <w:del w:author="KARLOVCEC, Barbara" w:date="2025-02-26T14:28:00Z" w16du:dateUtc="2025-02-26T13:28:00Z" w:id="3977"/>
                <w:rFonts w:ascii="Calibri" w:hAnsi="Calibri" w:cs="Calibri"/>
                <w:color w:val="000000"/>
              </w:rPr>
            </w:pPr>
            <w:del w:author="KARLOVCEC, Barbara" w:date="2025-02-26T14:28:00Z" w16du:dateUtc="2025-02-26T13:28:00Z" w:id="3978">
              <w:r w:rsidRPr="005D5556" w:rsidDel="006D0565">
                <w:rPr>
                  <w:rFonts w:ascii="Calibri" w:hAnsi="Calibri" w:cs="Calibri"/>
                  <w:color w:val="000000"/>
                </w:rPr>
                <w:delText>ICE  MAKING MACHINE</w:delText>
              </w:r>
            </w:del>
          </w:p>
          <w:p w:rsidRPr="005D5556" w:rsidR="00B52BC8" w:rsidDel="006D0565" w:rsidP="00782317" w:rsidRDefault="00B52BC8" w14:paraId="38441A10" w14:textId="02B06945">
            <w:pPr>
              <w:rPr>
                <w:del w:author="KARLOVCEC, Barbara" w:date="2025-02-26T14:28:00Z" w16du:dateUtc="2025-02-26T13:28:00Z" w:id="3979"/>
                <w:rFonts w:ascii="Calibri" w:hAnsi="Calibri" w:cs="Calibri"/>
                <w:color w:val="000000"/>
              </w:rPr>
            </w:pPr>
          </w:p>
        </w:tc>
        <w:tc>
          <w:tcPr>
            <w:tcW w:w="1057" w:type="dxa"/>
            <w:vMerge w:val="restart"/>
            <w:tcBorders>
              <w:top w:val="nil"/>
              <w:left w:val="nil"/>
              <w:right w:val="single" w:color="auto" w:sz="4" w:space="0"/>
            </w:tcBorders>
            <w:shd w:val="clear" w:color="000000" w:fill="FCE4D6"/>
          </w:tcPr>
          <w:p w:rsidRPr="005D5556" w:rsidR="00B52BC8" w:rsidDel="006D0565" w:rsidP="005D5556" w:rsidRDefault="00B52BC8" w14:paraId="73D2020C" w14:textId="428D1678">
            <w:pPr>
              <w:jc w:val="center"/>
              <w:rPr>
                <w:del w:author="KARLOVCEC, Barbara" w:date="2025-02-26T14:28:00Z" w16du:dateUtc="2025-02-26T13:28:00Z" w:id="3980"/>
                <w:rFonts w:ascii="Calibri" w:hAnsi="Calibri" w:cs="Calibri"/>
                <w:color w:val="000000"/>
                <w:lang w:val="en-GB"/>
              </w:rPr>
            </w:pPr>
            <w:del w:author="KARLOVCEC, Barbara" w:date="2025-02-26T14:28:00Z" w16du:dateUtc="2025-02-26T13:28:00Z" w:id="3981">
              <w:r w:rsidRPr="005D5556" w:rsidDel="006D0565">
                <w:rPr>
                  <w:rFonts w:ascii="Calibri" w:hAnsi="Calibri" w:cs="Calibri"/>
                  <w:color w:val="000000"/>
                  <w:lang w:val="en-GB"/>
                </w:rPr>
                <w:delText xml:space="preserve">Session </w:delText>
              </w:r>
              <w:r w:rsidRPr="005D5556" w:rsidDel="006D0565" w:rsidR="00030A92">
                <w:rPr>
                  <w:rFonts w:ascii="Calibri" w:hAnsi="Calibri" w:cs="Calibri"/>
                  <w:color w:val="000000"/>
                  <w:lang w:val="en-GB"/>
                </w:rPr>
                <w:delText>#</w:delText>
              </w:r>
              <w:r w:rsidRPr="005D5556" w:rsidDel="006D0565" w:rsidR="00546531">
                <w:rPr>
                  <w:rFonts w:ascii="Calibri" w:hAnsi="Calibri" w:cs="Calibri"/>
                  <w:color w:val="000000"/>
                  <w:lang w:val="en-GB"/>
                </w:rPr>
                <w:delText>4</w:delText>
              </w:r>
              <w:r w:rsidRPr="005D5556" w:rsidDel="006D0565" w:rsidR="00030A92">
                <w:rPr>
                  <w:rFonts w:ascii="Calibri" w:hAnsi="Calibri" w:cs="Calibri"/>
                  <w:color w:val="000000"/>
                  <w:lang w:val="en-GB"/>
                </w:rPr>
                <w:delText xml:space="preserve"> </w:delText>
              </w:r>
              <w:r w:rsidRPr="005D5556" w:rsidDel="006D0565" w:rsidR="00622CB9">
                <w:rPr>
                  <w:rFonts w:ascii="Calibri" w:hAnsi="Calibri" w:cs="Calibri"/>
                  <w:color w:val="000000"/>
                  <w:lang w:val="en-GB"/>
                </w:rPr>
                <w:delText>(one trainee per compan</w:delText>
              </w:r>
              <w:r w:rsidRPr="005D5556" w:rsidDel="006D0565" w:rsidR="001718E6">
                <w:rPr>
                  <w:rFonts w:ascii="Calibri" w:hAnsi="Calibri" w:cs="Calibri"/>
                  <w:color w:val="000000"/>
                  <w:lang w:val="en-GB"/>
                </w:rPr>
                <w:delText>y)</w:delText>
              </w:r>
            </w:del>
          </w:p>
        </w:tc>
      </w:tr>
      <w:tr w:rsidRPr="005D5556" w:rsidR="00B52BC8" w:rsidDel="006D0565" w:rsidTr="000128F9" w14:paraId="6E9147CA" w14:textId="565209A1">
        <w:trPr>
          <w:trHeight w:val="612"/>
          <w:del w:author="KARLOVCEC, Barbara" w:date="2025-02-26T14:28:00Z" w:id="3982"/>
        </w:trPr>
        <w:tc>
          <w:tcPr>
            <w:tcW w:w="449"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B52BC8" w:rsidDel="006D0565" w:rsidP="00782317" w:rsidRDefault="00B52BC8" w14:paraId="0F0A35F4" w14:textId="2ACA7E92">
            <w:pPr>
              <w:rPr>
                <w:del w:author="KARLOVCEC, Barbara" w:date="2025-02-26T14:28:00Z" w16du:dateUtc="2025-02-26T13:28:00Z" w:id="3983"/>
                <w:rFonts w:ascii="Calibri" w:hAnsi="Calibri" w:cs="Calibri"/>
                <w:color w:val="000000"/>
              </w:rPr>
            </w:pPr>
            <w:del w:author="KARLOVCEC, Barbara" w:date="2025-02-26T14:28:00Z" w16du:dateUtc="2025-02-26T13:28:00Z" w:id="3984">
              <w:r w:rsidRPr="005D5556" w:rsidDel="006D0565">
                <w:rPr>
                  <w:rFonts w:ascii="Calibri" w:hAnsi="Calibri" w:cs="Calibri"/>
                  <w:color w:val="000000"/>
                </w:rPr>
                <w:delText>2</w:delText>
              </w:r>
            </w:del>
          </w:p>
        </w:tc>
        <w:tc>
          <w:tcPr>
            <w:tcW w:w="1257" w:type="dxa"/>
            <w:tcBorders>
              <w:top w:val="nil"/>
              <w:left w:val="nil"/>
              <w:bottom w:val="single" w:color="auto" w:sz="4" w:space="0"/>
              <w:right w:val="single" w:color="auto" w:sz="4" w:space="0"/>
            </w:tcBorders>
            <w:shd w:val="clear" w:color="000000" w:fill="FCE4D6"/>
            <w:vAlign w:val="center"/>
            <w:hideMark/>
          </w:tcPr>
          <w:p w:rsidRPr="005D5556" w:rsidR="00B52BC8" w:rsidDel="006D0565" w:rsidP="00782317" w:rsidRDefault="00B52BC8" w14:paraId="15C48CFD" w14:textId="34F5B13E">
            <w:pPr>
              <w:rPr>
                <w:del w:author="KARLOVCEC, Barbara" w:date="2025-02-26T14:28:00Z" w16du:dateUtc="2025-02-26T13:28:00Z" w:id="3985"/>
                <w:rFonts w:ascii="Calibri" w:hAnsi="Calibri" w:cs="Calibri"/>
                <w:color w:val="000000"/>
              </w:rPr>
            </w:pPr>
            <w:del w:author="KARLOVCEC, Barbara" w:date="2025-02-26T14:28:00Z" w16du:dateUtc="2025-02-26T13:28:00Z" w:id="3986">
              <w:r w:rsidRPr="005D5556" w:rsidDel="006D0565">
                <w:rPr>
                  <w:rFonts w:ascii="Calibri" w:hAnsi="Calibri" w:cs="Calibri"/>
                  <w:color w:val="000000"/>
                </w:rPr>
                <w:delText>Felix Cooling Technical</w:delText>
              </w:r>
            </w:del>
          </w:p>
        </w:tc>
        <w:tc>
          <w:tcPr>
            <w:tcW w:w="1367" w:type="dxa"/>
            <w:tcBorders>
              <w:top w:val="nil"/>
              <w:left w:val="nil"/>
              <w:bottom w:val="single" w:color="auto" w:sz="4" w:space="0"/>
              <w:right w:val="single" w:color="auto" w:sz="4" w:space="0"/>
            </w:tcBorders>
            <w:shd w:val="clear" w:color="000000" w:fill="FCE4D6"/>
            <w:vAlign w:val="center"/>
          </w:tcPr>
          <w:p w:rsidRPr="005D5556" w:rsidR="00B52BC8" w:rsidDel="006D0565" w:rsidP="00782317" w:rsidRDefault="00B52BC8" w14:paraId="306173FE" w14:textId="4380098B">
            <w:pPr>
              <w:rPr>
                <w:del w:author="KARLOVCEC, Barbara" w:date="2025-02-26T14:28:00Z" w16du:dateUtc="2025-02-26T13:28:00Z" w:id="3987"/>
                <w:rFonts w:ascii="Calibri" w:hAnsi="Calibri" w:cs="Calibri"/>
                <w:color w:val="000000"/>
              </w:rPr>
            </w:pPr>
            <w:del w:author="KARLOVCEC, Barbara" w:date="2025-02-26T14:28:00Z" w16du:dateUtc="2025-02-26T13:28:00Z" w:id="3988">
              <w:r w:rsidRPr="005D5556" w:rsidDel="006D0565">
                <w:rPr>
                  <w:rFonts w:ascii="Calibri" w:hAnsi="Calibri" w:cs="Calibri"/>
                  <w:color w:val="000000"/>
                </w:rPr>
                <w:delText>Felix Imumonlen Eromosele</w:delText>
              </w:r>
            </w:del>
          </w:p>
        </w:tc>
        <w:tc>
          <w:tcPr>
            <w:tcW w:w="1071" w:type="dxa"/>
            <w:tcBorders>
              <w:top w:val="nil"/>
              <w:left w:val="nil"/>
              <w:bottom w:val="single" w:color="auto" w:sz="4" w:space="0"/>
              <w:right w:val="single" w:color="auto" w:sz="4" w:space="0"/>
            </w:tcBorders>
            <w:shd w:val="clear" w:color="000000" w:fill="FCE4D6"/>
            <w:vAlign w:val="center"/>
          </w:tcPr>
          <w:p w:rsidRPr="005D5556" w:rsidR="00B52BC8" w:rsidDel="006D0565" w:rsidP="00782317" w:rsidRDefault="00B52BC8" w14:paraId="25ABA5F3" w14:textId="32CC021F">
            <w:pPr>
              <w:rPr>
                <w:del w:author="KARLOVCEC, Barbara" w:date="2025-02-26T14:28:00Z" w16du:dateUtc="2025-02-26T13:28:00Z" w:id="3989"/>
                <w:rFonts w:ascii="Calibri" w:hAnsi="Calibri" w:cs="Calibri"/>
                <w:color w:val="000000"/>
              </w:rPr>
            </w:pPr>
            <w:del w:author="KARLOVCEC, Barbara" w:date="2025-02-26T14:28:00Z" w16du:dateUtc="2025-02-26T13:28:00Z" w:id="3990">
              <w:r w:rsidRPr="005D5556" w:rsidDel="006D0565">
                <w:rPr>
                  <w:rFonts w:ascii="Calibri" w:hAnsi="Calibri" w:cs="Calibri"/>
                  <w:color w:val="000000"/>
                </w:rPr>
                <w:delText>0-8023371730</w:delText>
              </w:r>
            </w:del>
          </w:p>
        </w:tc>
        <w:tc>
          <w:tcPr>
            <w:tcW w:w="1876" w:type="dxa"/>
            <w:tcBorders>
              <w:top w:val="nil"/>
              <w:left w:val="nil"/>
              <w:bottom w:val="single" w:color="auto" w:sz="4" w:space="0"/>
              <w:right w:val="single" w:color="auto" w:sz="4" w:space="0"/>
            </w:tcBorders>
            <w:shd w:val="clear" w:color="000000" w:fill="FCE4D6"/>
            <w:vAlign w:val="center"/>
          </w:tcPr>
          <w:p w:rsidRPr="005D5556" w:rsidR="00B52BC8" w:rsidDel="006D0565" w:rsidP="00782317" w:rsidRDefault="00B52BC8" w14:paraId="450A2A7A" w14:textId="7BA94736">
            <w:pPr>
              <w:rPr>
                <w:del w:author="KARLOVCEC, Barbara" w:date="2025-02-26T14:28:00Z" w16du:dateUtc="2025-02-26T13:28:00Z" w:id="3991"/>
                <w:rFonts w:ascii="Calibri" w:hAnsi="Calibri" w:cs="Calibri"/>
                <w:color w:val="0563C1"/>
                <w:u w:val="single"/>
              </w:rPr>
            </w:pPr>
            <w:del w:author="KARLOVCEC, Barbara" w:date="2025-02-26T14:28:00Z" w16du:dateUtc="2025-02-26T13:28:00Z" w:id="3992">
              <w:r w:rsidDel="006D0565">
                <w:fldChar w:fldCharType="begin"/>
              </w:r>
              <w:r w:rsidDel="006D0565">
                <w:delInstrText>HYPERLINK "mailto:ozavesheade@gmail.com"</w:delInstrText>
              </w:r>
              <w:r w:rsidDel="006D0565">
                <w:fldChar w:fldCharType="separate"/>
              </w:r>
              <w:r w:rsidRPr="005D5556" w:rsidDel="006D0565">
                <w:rPr>
                  <w:rFonts w:ascii="Calibri" w:hAnsi="Calibri" w:cs="Calibri"/>
                  <w:color w:val="0563C1"/>
                  <w:u w:val="single"/>
                </w:rPr>
                <w:delText xml:space="preserve">ozavesheade@gmail.com </w:delText>
              </w:r>
              <w:r w:rsidDel="006D0565">
                <w:rPr>
                  <w:rFonts w:ascii="Calibri" w:hAnsi="Calibri" w:cs="Calibri"/>
                  <w:color w:val="0563C1"/>
                  <w:u w:val="single"/>
                </w:rPr>
                <w:fldChar w:fldCharType="end"/>
              </w:r>
            </w:del>
          </w:p>
        </w:tc>
        <w:tc>
          <w:tcPr>
            <w:tcW w:w="813" w:type="dxa"/>
            <w:tcBorders>
              <w:top w:val="nil"/>
              <w:left w:val="nil"/>
              <w:bottom w:val="single" w:color="auto" w:sz="4" w:space="0"/>
              <w:right w:val="single" w:color="auto" w:sz="4" w:space="0"/>
            </w:tcBorders>
            <w:shd w:val="clear" w:color="000000" w:fill="FCE4D6"/>
            <w:vAlign w:val="center"/>
            <w:hideMark/>
          </w:tcPr>
          <w:p w:rsidRPr="005D5556" w:rsidR="00B52BC8" w:rsidDel="006D0565" w:rsidP="00782317" w:rsidRDefault="00B52BC8" w14:paraId="2062AAF5" w14:textId="1CFDEAC3">
            <w:pPr>
              <w:rPr>
                <w:del w:author="KARLOVCEC, Barbara" w:date="2025-02-26T14:28:00Z" w16du:dateUtc="2025-02-26T13:28:00Z" w:id="3993"/>
                <w:rFonts w:ascii="Calibri" w:hAnsi="Calibri" w:cs="Calibri"/>
                <w:color w:val="000000"/>
              </w:rPr>
            </w:pPr>
            <w:del w:author="KARLOVCEC, Barbara" w:date="2025-02-26T14:28:00Z" w16du:dateUtc="2025-02-26T13:28:00Z" w:id="3994">
              <w:r w:rsidRPr="005D5556" w:rsidDel="006D0565">
                <w:rPr>
                  <w:rFonts w:ascii="Calibri" w:hAnsi="Calibri" w:cs="Calibri"/>
                  <w:color w:val="000000"/>
                </w:rPr>
                <w:delText>South South</w:delText>
              </w:r>
            </w:del>
          </w:p>
        </w:tc>
        <w:tc>
          <w:tcPr>
            <w:tcW w:w="1242" w:type="dxa"/>
            <w:tcBorders>
              <w:top w:val="nil"/>
              <w:left w:val="nil"/>
              <w:bottom w:val="single" w:color="auto" w:sz="4" w:space="0"/>
              <w:right w:val="single" w:color="auto" w:sz="4" w:space="0"/>
            </w:tcBorders>
            <w:shd w:val="clear" w:color="000000" w:fill="FCE4D6"/>
            <w:vAlign w:val="center"/>
            <w:hideMark/>
          </w:tcPr>
          <w:p w:rsidRPr="005D5556" w:rsidR="00741256" w:rsidDel="006D0565" w:rsidP="00741256" w:rsidRDefault="00741256" w14:paraId="1E2C1D0A" w14:textId="05D2D90D">
            <w:pPr>
              <w:rPr>
                <w:del w:author="KARLOVCEC, Barbara" w:date="2025-02-26T14:28:00Z" w16du:dateUtc="2025-02-26T13:28:00Z" w:id="3995"/>
                <w:rFonts w:ascii="Calibri" w:hAnsi="Calibri" w:cs="Calibri"/>
                <w:color w:val="000000"/>
              </w:rPr>
            </w:pPr>
            <w:del w:author="KARLOVCEC, Barbara" w:date="2025-02-26T14:28:00Z" w16du:dateUtc="2025-02-26T13:28:00Z" w:id="3996">
              <w:r w:rsidRPr="005D5556" w:rsidDel="006D0565">
                <w:rPr>
                  <w:rFonts w:ascii="Calibri" w:hAnsi="Calibri" w:cs="Calibri"/>
                  <w:color w:val="000000"/>
                </w:rPr>
                <w:delText>ICE  MAKING MACHINE</w:delText>
              </w:r>
            </w:del>
          </w:p>
          <w:p w:rsidRPr="005D5556" w:rsidR="00B52BC8" w:rsidDel="006D0565" w:rsidP="00782317" w:rsidRDefault="00B52BC8" w14:paraId="04453866" w14:textId="04DD8B29">
            <w:pPr>
              <w:rPr>
                <w:del w:author="KARLOVCEC, Barbara" w:date="2025-02-26T14:28:00Z" w16du:dateUtc="2025-02-26T13:28:00Z" w:id="3997"/>
                <w:rFonts w:ascii="Calibri" w:hAnsi="Calibri" w:cs="Calibri"/>
                <w:color w:val="000000"/>
              </w:rPr>
            </w:pPr>
          </w:p>
        </w:tc>
        <w:tc>
          <w:tcPr>
            <w:tcW w:w="1057" w:type="dxa"/>
            <w:vMerge/>
            <w:tcBorders>
              <w:left w:val="nil"/>
              <w:right w:val="single" w:color="auto" w:sz="4" w:space="0"/>
            </w:tcBorders>
            <w:shd w:val="clear" w:color="000000" w:fill="FCE4D6"/>
          </w:tcPr>
          <w:p w:rsidRPr="005D5556" w:rsidR="00B52BC8" w:rsidDel="006D0565" w:rsidP="00782317" w:rsidRDefault="00B52BC8" w14:paraId="558306D9" w14:textId="423069A7">
            <w:pPr>
              <w:rPr>
                <w:del w:author="KARLOVCEC, Barbara" w:date="2025-02-26T14:28:00Z" w16du:dateUtc="2025-02-26T13:28:00Z" w:id="3998"/>
                <w:rFonts w:ascii="Calibri" w:hAnsi="Calibri" w:cs="Calibri"/>
                <w:color w:val="000000"/>
              </w:rPr>
            </w:pPr>
          </w:p>
        </w:tc>
      </w:tr>
      <w:tr w:rsidRPr="005D5556" w:rsidR="00B52BC8" w:rsidDel="006D0565" w:rsidTr="000128F9" w14:paraId="05F41827" w14:textId="63370F79">
        <w:trPr>
          <w:trHeight w:val="612"/>
          <w:del w:author="KARLOVCEC, Barbara" w:date="2025-02-26T14:28:00Z" w:id="3999"/>
        </w:trPr>
        <w:tc>
          <w:tcPr>
            <w:tcW w:w="449"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B52BC8" w:rsidDel="006D0565" w:rsidP="00782317" w:rsidRDefault="00B52BC8" w14:paraId="567C0D10" w14:textId="016A99EF">
            <w:pPr>
              <w:rPr>
                <w:del w:author="KARLOVCEC, Barbara" w:date="2025-02-26T14:28:00Z" w16du:dateUtc="2025-02-26T13:28:00Z" w:id="4000"/>
                <w:rFonts w:ascii="Calibri" w:hAnsi="Calibri" w:cs="Calibri"/>
                <w:color w:val="000000"/>
              </w:rPr>
            </w:pPr>
            <w:del w:author="KARLOVCEC, Barbara" w:date="2025-02-26T14:28:00Z" w16du:dateUtc="2025-02-26T13:28:00Z" w:id="4001">
              <w:r w:rsidRPr="005D5556" w:rsidDel="006D0565">
                <w:rPr>
                  <w:rFonts w:ascii="Calibri" w:hAnsi="Calibri" w:cs="Calibri"/>
                  <w:color w:val="000000"/>
                </w:rPr>
                <w:delText>3</w:delText>
              </w:r>
            </w:del>
          </w:p>
        </w:tc>
        <w:tc>
          <w:tcPr>
            <w:tcW w:w="1257" w:type="dxa"/>
            <w:tcBorders>
              <w:top w:val="nil"/>
              <w:left w:val="nil"/>
              <w:bottom w:val="single" w:color="auto" w:sz="4" w:space="0"/>
              <w:right w:val="single" w:color="auto" w:sz="4" w:space="0"/>
            </w:tcBorders>
            <w:shd w:val="clear" w:color="000000" w:fill="FCE4D6"/>
            <w:vAlign w:val="center"/>
            <w:hideMark/>
          </w:tcPr>
          <w:p w:rsidRPr="005D5556" w:rsidR="00B52BC8" w:rsidDel="006D0565" w:rsidP="00782317" w:rsidRDefault="00B52BC8" w14:paraId="700E023D" w14:textId="27506121">
            <w:pPr>
              <w:rPr>
                <w:del w:author="KARLOVCEC, Barbara" w:date="2025-02-26T14:28:00Z" w16du:dateUtc="2025-02-26T13:28:00Z" w:id="4002"/>
                <w:rFonts w:ascii="Calibri" w:hAnsi="Calibri" w:cs="Calibri"/>
                <w:color w:val="000000"/>
              </w:rPr>
            </w:pPr>
            <w:del w:author="KARLOVCEC, Barbara" w:date="2025-02-26T14:28:00Z" w16du:dateUtc="2025-02-26T13:28:00Z" w:id="4003">
              <w:r w:rsidRPr="005D5556" w:rsidDel="006D0565">
                <w:rPr>
                  <w:rFonts w:ascii="Calibri" w:hAnsi="Calibri" w:cs="Calibri"/>
                  <w:color w:val="000000"/>
                </w:rPr>
                <w:delText>Michael Fast Cool Nig</w:delText>
              </w:r>
            </w:del>
          </w:p>
        </w:tc>
        <w:tc>
          <w:tcPr>
            <w:tcW w:w="1367" w:type="dxa"/>
            <w:tcBorders>
              <w:top w:val="nil"/>
              <w:left w:val="nil"/>
              <w:bottom w:val="single" w:color="auto" w:sz="4" w:space="0"/>
              <w:right w:val="single" w:color="auto" w:sz="4" w:space="0"/>
            </w:tcBorders>
            <w:shd w:val="clear" w:color="000000" w:fill="FCE4D6"/>
            <w:vAlign w:val="center"/>
          </w:tcPr>
          <w:p w:rsidRPr="005D5556" w:rsidR="00B52BC8" w:rsidDel="006D0565" w:rsidP="00782317" w:rsidRDefault="00B52BC8" w14:paraId="6478DFC9" w14:textId="26092686">
            <w:pPr>
              <w:rPr>
                <w:del w:author="KARLOVCEC, Barbara" w:date="2025-02-26T14:28:00Z" w16du:dateUtc="2025-02-26T13:28:00Z" w:id="4004"/>
                <w:rFonts w:ascii="Calibri" w:hAnsi="Calibri" w:cs="Calibri"/>
                <w:color w:val="000000"/>
              </w:rPr>
            </w:pPr>
            <w:del w:author="KARLOVCEC, Barbara" w:date="2025-02-26T14:28:00Z" w16du:dateUtc="2025-02-26T13:28:00Z" w:id="4005">
              <w:r w:rsidRPr="005D5556" w:rsidDel="006D0565">
                <w:rPr>
                  <w:rFonts w:ascii="Calibri" w:hAnsi="Calibri" w:cs="Calibri"/>
                  <w:color w:val="000000"/>
                </w:rPr>
                <w:delText>Michael Akaya</w:delText>
              </w:r>
            </w:del>
          </w:p>
        </w:tc>
        <w:tc>
          <w:tcPr>
            <w:tcW w:w="1071" w:type="dxa"/>
            <w:tcBorders>
              <w:top w:val="nil"/>
              <w:left w:val="nil"/>
              <w:bottom w:val="single" w:color="auto" w:sz="4" w:space="0"/>
              <w:right w:val="single" w:color="auto" w:sz="4" w:space="0"/>
            </w:tcBorders>
            <w:shd w:val="clear" w:color="000000" w:fill="FCE4D6"/>
            <w:vAlign w:val="center"/>
          </w:tcPr>
          <w:p w:rsidRPr="005D5556" w:rsidR="00B52BC8" w:rsidDel="006D0565" w:rsidP="00782317" w:rsidRDefault="00B52BC8" w14:paraId="0C2E0527" w14:textId="4C55894A">
            <w:pPr>
              <w:rPr>
                <w:del w:author="KARLOVCEC, Barbara" w:date="2025-02-26T14:28:00Z" w16du:dateUtc="2025-02-26T13:28:00Z" w:id="4006"/>
                <w:rFonts w:ascii="Calibri" w:hAnsi="Calibri" w:cs="Calibri"/>
                <w:color w:val="000000"/>
              </w:rPr>
            </w:pPr>
            <w:del w:author="KARLOVCEC, Barbara" w:date="2025-02-26T14:28:00Z" w16du:dateUtc="2025-02-26T13:28:00Z" w:id="4007">
              <w:r w:rsidRPr="005D5556" w:rsidDel="006D0565">
                <w:rPr>
                  <w:rFonts w:ascii="Calibri" w:hAnsi="Calibri" w:cs="Calibri"/>
                  <w:color w:val="000000"/>
                </w:rPr>
                <w:delText>0-7033677546</w:delText>
              </w:r>
            </w:del>
          </w:p>
        </w:tc>
        <w:tc>
          <w:tcPr>
            <w:tcW w:w="1876" w:type="dxa"/>
            <w:tcBorders>
              <w:top w:val="nil"/>
              <w:left w:val="nil"/>
              <w:bottom w:val="single" w:color="auto" w:sz="4" w:space="0"/>
              <w:right w:val="single" w:color="auto" w:sz="4" w:space="0"/>
            </w:tcBorders>
            <w:shd w:val="clear" w:color="000000" w:fill="FCE4D6"/>
            <w:vAlign w:val="center"/>
          </w:tcPr>
          <w:p w:rsidRPr="005D5556" w:rsidR="00B52BC8" w:rsidDel="006D0565" w:rsidP="00782317" w:rsidRDefault="00B52BC8" w14:paraId="5C88688E" w14:textId="4C3E5216">
            <w:pPr>
              <w:rPr>
                <w:del w:author="KARLOVCEC, Barbara" w:date="2025-02-26T14:28:00Z" w16du:dateUtc="2025-02-26T13:28:00Z" w:id="4008"/>
                <w:rFonts w:ascii="Calibri" w:hAnsi="Calibri" w:cs="Calibri"/>
                <w:color w:val="000000"/>
              </w:rPr>
            </w:pPr>
            <w:del w:author="KARLOVCEC, Barbara" w:date="2025-02-26T14:28:00Z" w16du:dateUtc="2025-02-26T13:28:00Z" w:id="4009">
              <w:r w:rsidRPr="005D5556" w:rsidDel="006D0565">
                <w:rPr>
                  <w:rFonts w:ascii="Calibri" w:hAnsi="Calibri" w:cs="Calibri"/>
                  <w:color w:val="000000"/>
                </w:rPr>
                <w:delText> </w:delText>
              </w:r>
            </w:del>
          </w:p>
        </w:tc>
        <w:tc>
          <w:tcPr>
            <w:tcW w:w="813" w:type="dxa"/>
            <w:tcBorders>
              <w:top w:val="nil"/>
              <w:left w:val="nil"/>
              <w:bottom w:val="single" w:color="auto" w:sz="4" w:space="0"/>
              <w:right w:val="single" w:color="auto" w:sz="4" w:space="0"/>
            </w:tcBorders>
            <w:shd w:val="clear" w:color="000000" w:fill="FCE4D6"/>
            <w:vAlign w:val="center"/>
            <w:hideMark/>
          </w:tcPr>
          <w:p w:rsidRPr="005D5556" w:rsidR="00B52BC8" w:rsidDel="006D0565" w:rsidP="00782317" w:rsidRDefault="00B52BC8" w14:paraId="7F21E009" w14:textId="63D5467B">
            <w:pPr>
              <w:rPr>
                <w:del w:author="KARLOVCEC, Barbara" w:date="2025-02-26T14:28:00Z" w16du:dateUtc="2025-02-26T13:28:00Z" w:id="4010"/>
                <w:rFonts w:ascii="Calibri" w:hAnsi="Calibri" w:cs="Calibri"/>
                <w:color w:val="000000"/>
              </w:rPr>
            </w:pPr>
            <w:del w:author="KARLOVCEC, Barbara" w:date="2025-02-26T14:28:00Z" w16du:dateUtc="2025-02-26T13:28:00Z" w:id="4011">
              <w:r w:rsidRPr="005D5556" w:rsidDel="006D0565">
                <w:rPr>
                  <w:rFonts w:ascii="Calibri" w:hAnsi="Calibri" w:cs="Calibri"/>
                  <w:color w:val="000000"/>
                </w:rPr>
                <w:delText>South South</w:delText>
              </w:r>
            </w:del>
          </w:p>
        </w:tc>
        <w:tc>
          <w:tcPr>
            <w:tcW w:w="1242" w:type="dxa"/>
            <w:tcBorders>
              <w:top w:val="nil"/>
              <w:left w:val="nil"/>
              <w:bottom w:val="single" w:color="auto" w:sz="4" w:space="0"/>
              <w:right w:val="single" w:color="auto" w:sz="4" w:space="0"/>
            </w:tcBorders>
            <w:shd w:val="clear" w:color="000000" w:fill="FCE4D6"/>
            <w:vAlign w:val="center"/>
            <w:hideMark/>
          </w:tcPr>
          <w:p w:rsidRPr="005D5556" w:rsidR="00741256" w:rsidDel="006D0565" w:rsidP="00741256" w:rsidRDefault="00741256" w14:paraId="29E0D49D" w14:textId="2B8981C4">
            <w:pPr>
              <w:rPr>
                <w:del w:author="KARLOVCEC, Barbara" w:date="2025-02-26T14:28:00Z" w16du:dateUtc="2025-02-26T13:28:00Z" w:id="4012"/>
                <w:rFonts w:ascii="Calibri" w:hAnsi="Calibri" w:cs="Calibri"/>
                <w:color w:val="000000"/>
              </w:rPr>
            </w:pPr>
            <w:del w:author="KARLOVCEC, Barbara" w:date="2025-02-26T14:28:00Z" w16du:dateUtc="2025-02-26T13:28:00Z" w:id="4013">
              <w:r w:rsidRPr="005D5556" w:rsidDel="006D0565">
                <w:rPr>
                  <w:rFonts w:ascii="Calibri" w:hAnsi="Calibri" w:cs="Calibri"/>
                  <w:color w:val="000000"/>
                </w:rPr>
                <w:delText>ICE  MAKING MACHINE</w:delText>
              </w:r>
            </w:del>
          </w:p>
          <w:p w:rsidRPr="005D5556" w:rsidR="00B52BC8" w:rsidDel="006D0565" w:rsidP="00782317" w:rsidRDefault="00B52BC8" w14:paraId="519CC310" w14:textId="55440FE6">
            <w:pPr>
              <w:rPr>
                <w:del w:author="KARLOVCEC, Barbara" w:date="2025-02-26T14:28:00Z" w16du:dateUtc="2025-02-26T13:28:00Z" w:id="4014"/>
                <w:rFonts w:ascii="Calibri" w:hAnsi="Calibri" w:cs="Calibri"/>
                <w:color w:val="000000"/>
              </w:rPr>
            </w:pPr>
          </w:p>
        </w:tc>
        <w:tc>
          <w:tcPr>
            <w:tcW w:w="1057" w:type="dxa"/>
            <w:vMerge/>
            <w:tcBorders>
              <w:left w:val="nil"/>
              <w:right w:val="single" w:color="auto" w:sz="4" w:space="0"/>
            </w:tcBorders>
            <w:shd w:val="clear" w:color="000000" w:fill="FCE4D6"/>
          </w:tcPr>
          <w:p w:rsidRPr="005D5556" w:rsidR="00B52BC8" w:rsidDel="006D0565" w:rsidP="00782317" w:rsidRDefault="00B52BC8" w14:paraId="058CB825" w14:textId="2F22C046">
            <w:pPr>
              <w:rPr>
                <w:del w:author="KARLOVCEC, Barbara" w:date="2025-02-26T14:28:00Z" w16du:dateUtc="2025-02-26T13:28:00Z" w:id="4015"/>
                <w:rFonts w:ascii="Calibri" w:hAnsi="Calibri" w:cs="Calibri"/>
                <w:color w:val="000000"/>
              </w:rPr>
            </w:pPr>
          </w:p>
        </w:tc>
      </w:tr>
      <w:tr w:rsidRPr="005D5556" w:rsidR="00B52BC8" w:rsidDel="006D0565" w:rsidTr="000128F9" w14:paraId="430BB3C4" w14:textId="1B0053D5">
        <w:trPr>
          <w:trHeight w:val="612"/>
          <w:del w:author="KARLOVCEC, Barbara" w:date="2025-02-26T14:28:00Z" w:id="4016"/>
        </w:trPr>
        <w:tc>
          <w:tcPr>
            <w:tcW w:w="449" w:type="dxa"/>
            <w:tcBorders>
              <w:top w:val="nil"/>
              <w:left w:val="single" w:color="auto" w:sz="4" w:space="0"/>
              <w:bottom w:val="single" w:color="auto" w:sz="4" w:space="0"/>
              <w:right w:val="single" w:color="auto" w:sz="4" w:space="0"/>
            </w:tcBorders>
            <w:shd w:val="clear" w:color="000000" w:fill="FCE4D6"/>
            <w:noWrap/>
            <w:vAlign w:val="center"/>
            <w:hideMark/>
          </w:tcPr>
          <w:p w:rsidRPr="005D5556" w:rsidR="00B52BC8" w:rsidDel="006D0565" w:rsidP="00782317" w:rsidRDefault="00B52BC8" w14:paraId="004F53C2" w14:textId="5123BE6B">
            <w:pPr>
              <w:rPr>
                <w:del w:author="KARLOVCEC, Barbara" w:date="2025-02-26T14:28:00Z" w16du:dateUtc="2025-02-26T13:28:00Z" w:id="4017"/>
                <w:rFonts w:ascii="Calibri" w:hAnsi="Calibri" w:cs="Calibri"/>
                <w:color w:val="000000"/>
              </w:rPr>
            </w:pPr>
            <w:del w:author="KARLOVCEC, Barbara" w:date="2025-02-26T14:28:00Z" w16du:dateUtc="2025-02-26T13:28:00Z" w:id="4018">
              <w:r w:rsidRPr="005D5556" w:rsidDel="006D0565">
                <w:rPr>
                  <w:rFonts w:ascii="Calibri" w:hAnsi="Calibri" w:cs="Calibri"/>
                  <w:color w:val="000000"/>
                </w:rPr>
                <w:delText>4</w:delText>
              </w:r>
            </w:del>
          </w:p>
        </w:tc>
        <w:tc>
          <w:tcPr>
            <w:tcW w:w="1257" w:type="dxa"/>
            <w:tcBorders>
              <w:top w:val="nil"/>
              <w:left w:val="nil"/>
              <w:bottom w:val="single" w:color="auto" w:sz="4" w:space="0"/>
              <w:right w:val="single" w:color="auto" w:sz="4" w:space="0"/>
            </w:tcBorders>
            <w:shd w:val="clear" w:color="000000" w:fill="FCE4D6"/>
            <w:vAlign w:val="center"/>
            <w:hideMark/>
          </w:tcPr>
          <w:p w:rsidRPr="005D5556" w:rsidR="00B52BC8" w:rsidDel="006D0565" w:rsidP="00782317" w:rsidRDefault="00B52BC8" w14:paraId="7E4CE6CE" w14:textId="1C7392A8">
            <w:pPr>
              <w:rPr>
                <w:del w:author="KARLOVCEC, Barbara" w:date="2025-02-26T14:28:00Z" w16du:dateUtc="2025-02-26T13:28:00Z" w:id="4019"/>
                <w:rFonts w:ascii="Calibri" w:hAnsi="Calibri" w:cs="Calibri"/>
                <w:color w:val="000000"/>
              </w:rPr>
            </w:pPr>
            <w:del w:author="KARLOVCEC, Barbara" w:date="2025-02-26T14:28:00Z" w16du:dateUtc="2025-02-26T13:28:00Z" w:id="4020">
              <w:r w:rsidRPr="005D5556" w:rsidDel="006D0565">
                <w:rPr>
                  <w:rFonts w:ascii="Calibri" w:hAnsi="Calibri" w:cs="Calibri"/>
                  <w:color w:val="000000"/>
                </w:rPr>
                <w:delText xml:space="preserve">Charles Oranebo Investment Nig. </w:delText>
              </w:r>
            </w:del>
          </w:p>
        </w:tc>
        <w:tc>
          <w:tcPr>
            <w:tcW w:w="1367" w:type="dxa"/>
            <w:tcBorders>
              <w:top w:val="nil"/>
              <w:left w:val="nil"/>
              <w:bottom w:val="single" w:color="auto" w:sz="4" w:space="0"/>
              <w:right w:val="single" w:color="auto" w:sz="4" w:space="0"/>
            </w:tcBorders>
            <w:shd w:val="clear" w:color="000000" w:fill="FCE4D6"/>
            <w:vAlign w:val="center"/>
          </w:tcPr>
          <w:p w:rsidRPr="005D5556" w:rsidR="00B52BC8" w:rsidDel="006D0565" w:rsidP="00782317" w:rsidRDefault="00B52BC8" w14:paraId="673F68EB" w14:textId="31874DEC">
            <w:pPr>
              <w:rPr>
                <w:del w:author="KARLOVCEC, Barbara" w:date="2025-02-26T14:28:00Z" w16du:dateUtc="2025-02-26T13:28:00Z" w:id="4021"/>
                <w:rFonts w:ascii="Calibri" w:hAnsi="Calibri" w:cs="Calibri"/>
                <w:color w:val="000000"/>
              </w:rPr>
            </w:pPr>
            <w:del w:author="KARLOVCEC, Barbara" w:date="2025-02-26T14:28:00Z" w16du:dateUtc="2025-02-26T13:28:00Z" w:id="4022">
              <w:r w:rsidRPr="005D5556" w:rsidDel="006D0565">
                <w:rPr>
                  <w:rFonts w:ascii="Calibri" w:hAnsi="Calibri" w:cs="Calibri"/>
                  <w:color w:val="000000"/>
                </w:rPr>
                <w:delText>Charles Ohanebo</w:delText>
              </w:r>
            </w:del>
          </w:p>
        </w:tc>
        <w:tc>
          <w:tcPr>
            <w:tcW w:w="1071" w:type="dxa"/>
            <w:tcBorders>
              <w:top w:val="nil"/>
              <w:left w:val="nil"/>
              <w:bottom w:val="single" w:color="auto" w:sz="4" w:space="0"/>
              <w:right w:val="single" w:color="auto" w:sz="4" w:space="0"/>
            </w:tcBorders>
            <w:shd w:val="clear" w:color="000000" w:fill="FCE4D6"/>
            <w:vAlign w:val="center"/>
          </w:tcPr>
          <w:p w:rsidRPr="005D5556" w:rsidR="00B52BC8" w:rsidDel="006D0565" w:rsidP="00782317" w:rsidRDefault="00B52BC8" w14:paraId="06A8DFCF" w14:textId="5B9243D8">
            <w:pPr>
              <w:rPr>
                <w:del w:author="KARLOVCEC, Barbara" w:date="2025-02-26T14:28:00Z" w16du:dateUtc="2025-02-26T13:28:00Z" w:id="4023"/>
                <w:rFonts w:ascii="Calibri" w:hAnsi="Calibri" w:cs="Calibri"/>
                <w:color w:val="000000"/>
              </w:rPr>
            </w:pPr>
            <w:del w:author="KARLOVCEC, Barbara" w:date="2025-02-26T14:28:00Z" w16du:dateUtc="2025-02-26T13:28:00Z" w:id="4024">
              <w:r w:rsidRPr="005D5556" w:rsidDel="006D0565">
                <w:rPr>
                  <w:rFonts w:ascii="Calibri" w:hAnsi="Calibri" w:cs="Calibri"/>
                  <w:color w:val="000000"/>
                </w:rPr>
                <w:delText>0-8036081729</w:delText>
              </w:r>
            </w:del>
          </w:p>
        </w:tc>
        <w:tc>
          <w:tcPr>
            <w:tcW w:w="1876" w:type="dxa"/>
            <w:tcBorders>
              <w:top w:val="nil"/>
              <w:left w:val="nil"/>
              <w:bottom w:val="single" w:color="auto" w:sz="4" w:space="0"/>
              <w:right w:val="single" w:color="auto" w:sz="4" w:space="0"/>
            </w:tcBorders>
            <w:shd w:val="clear" w:color="000000" w:fill="FCE4D6"/>
            <w:vAlign w:val="center"/>
          </w:tcPr>
          <w:p w:rsidRPr="005D5556" w:rsidR="00B52BC8" w:rsidDel="006D0565" w:rsidP="00782317" w:rsidRDefault="00B52BC8" w14:paraId="179EB2E9" w14:textId="106E2C80">
            <w:pPr>
              <w:rPr>
                <w:del w:author="KARLOVCEC, Barbara" w:date="2025-02-26T14:28:00Z" w16du:dateUtc="2025-02-26T13:28:00Z" w:id="4025"/>
                <w:rFonts w:ascii="Calibri" w:hAnsi="Calibri" w:cs="Calibri"/>
                <w:color w:val="000000"/>
              </w:rPr>
            </w:pPr>
            <w:del w:author="KARLOVCEC, Barbara" w:date="2025-02-26T14:28:00Z" w16du:dateUtc="2025-02-26T13:28:00Z" w:id="4026">
              <w:r w:rsidRPr="005D5556" w:rsidDel="006D0565">
                <w:rPr>
                  <w:rFonts w:ascii="Calibri" w:hAnsi="Calibri" w:cs="Calibri"/>
                  <w:color w:val="000000"/>
                </w:rPr>
                <w:delText> </w:delText>
              </w:r>
            </w:del>
          </w:p>
        </w:tc>
        <w:tc>
          <w:tcPr>
            <w:tcW w:w="813" w:type="dxa"/>
            <w:tcBorders>
              <w:top w:val="nil"/>
              <w:left w:val="nil"/>
              <w:bottom w:val="single" w:color="auto" w:sz="4" w:space="0"/>
              <w:right w:val="single" w:color="auto" w:sz="4" w:space="0"/>
            </w:tcBorders>
            <w:shd w:val="clear" w:color="000000" w:fill="FCE4D6"/>
            <w:vAlign w:val="center"/>
            <w:hideMark/>
          </w:tcPr>
          <w:p w:rsidRPr="005D5556" w:rsidR="00B52BC8" w:rsidDel="006D0565" w:rsidP="00782317" w:rsidRDefault="00B52BC8" w14:paraId="12E93B80" w14:textId="45CFC776">
            <w:pPr>
              <w:rPr>
                <w:del w:author="KARLOVCEC, Barbara" w:date="2025-02-26T14:28:00Z" w16du:dateUtc="2025-02-26T13:28:00Z" w:id="4027"/>
                <w:rFonts w:ascii="Calibri" w:hAnsi="Calibri" w:cs="Calibri"/>
                <w:color w:val="000000"/>
              </w:rPr>
            </w:pPr>
            <w:del w:author="KARLOVCEC, Barbara" w:date="2025-02-26T14:28:00Z" w16du:dateUtc="2025-02-26T13:28:00Z" w:id="4028">
              <w:r w:rsidRPr="005D5556" w:rsidDel="006D0565">
                <w:rPr>
                  <w:rFonts w:ascii="Calibri" w:hAnsi="Calibri" w:cs="Calibri"/>
                  <w:color w:val="000000"/>
                </w:rPr>
                <w:delText>South East</w:delText>
              </w:r>
            </w:del>
          </w:p>
        </w:tc>
        <w:tc>
          <w:tcPr>
            <w:tcW w:w="1242" w:type="dxa"/>
            <w:tcBorders>
              <w:top w:val="nil"/>
              <w:left w:val="nil"/>
              <w:bottom w:val="single" w:color="auto" w:sz="4" w:space="0"/>
              <w:right w:val="single" w:color="auto" w:sz="4" w:space="0"/>
            </w:tcBorders>
            <w:shd w:val="clear" w:color="000000" w:fill="FCE4D6"/>
            <w:vAlign w:val="center"/>
            <w:hideMark/>
          </w:tcPr>
          <w:p w:rsidRPr="005D5556" w:rsidR="006655EC" w:rsidDel="006D0565" w:rsidP="006655EC" w:rsidRDefault="006655EC" w14:paraId="0C80A58B" w14:textId="244DF29E">
            <w:pPr>
              <w:rPr>
                <w:del w:author="KARLOVCEC, Barbara" w:date="2025-02-26T14:28:00Z" w16du:dateUtc="2025-02-26T13:28:00Z" w:id="4029"/>
                <w:rFonts w:ascii="Calibri" w:hAnsi="Calibri" w:cs="Calibri"/>
                <w:color w:val="000000"/>
              </w:rPr>
            </w:pPr>
            <w:del w:author="KARLOVCEC, Barbara" w:date="2025-02-26T14:28:00Z" w16du:dateUtc="2025-02-26T13:28:00Z" w:id="4030">
              <w:r w:rsidRPr="005D5556" w:rsidDel="006D0565">
                <w:rPr>
                  <w:rFonts w:ascii="Calibri" w:hAnsi="Calibri" w:cs="Calibri"/>
                  <w:color w:val="000000"/>
                </w:rPr>
                <w:delText>ICE  MAKING MACHINE</w:delText>
              </w:r>
            </w:del>
          </w:p>
          <w:p w:rsidRPr="005D5556" w:rsidR="00B52BC8" w:rsidDel="006D0565" w:rsidP="00782317" w:rsidRDefault="00B52BC8" w14:paraId="189C6642" w14:textId="5D614E3F">
            <w:pPr>
              <w:rPr>
                <w:del w:author="KARLOVCEC, Barbara" w:date="2025-02-26T14:28:00Z" w16du:dateUtc="2025-02-26T13:28:00Z" w:id="4031"/>
                <w:rFonts w:ascii="Calibri" w:hAnsi="Calibri" w:cs="Calibri"/>
                <w:color w:val="000000"/>
              </w:rPr>
            </w:pPr>
          </w:p>
        </w:tc>
        <w:tc>
          <w:tcPr>
            <w:tcW w:w="1057" w:type="dxa"/>
            <w:vMerge/>
            <w:tcBorders>
              <w:left w:val="nil"/>
              <w:bottom w:val="single" w:color="auto" w:sz="4" w:space="0"/>
              <w:right w:val="single" w:color="auto" w:sz="4" w:space="0"/>
            </w:tcBorders>
            <w:shd w:val="clear" w:color="000000" w:fill="FCE4D6"/>
          </w:tcPr>
          <w:p w:rsidRPr="005D5556" w:rsidR="00B52BC8" w:rsidDel="006D0565" w:rsidP="00782317" w:rsidRDefault="00B52BC8" w14:paraId="7051CA84" w14:textId="79039F39">
            <w:pPr>
              <w:rPr>
                <w:del w:author="KARLOVCEC, Barbara" w:date="2025-02-26T14:28:00Z" w16du:dateUtc="2025-02-26T13:28:00Z" w:id="4032"/>
                <w:rFonts w:ascii="Calibri" w:hAnsi="Calibri" w:cs="Calibri"/>
                <w:color w:val="000000"/>
              </w:rPr>
            </w:pPr>
          </w:p>
        </w:tc>
      </w:tr>
    </w:tbl>
    <w:p w:rsidRPr="005D5556" w:rsidR="0064019E" w:rsidDel="006D0565" w:rsidP="00782317" w:rsidRDefault="0064019E" w14:paraId="0F351A12" w14:textId="769CCB3F">
      <w:pPr>
        <w:spacing w:after="160" w:line="278" w:lineRule="auto"/>
        <w:contextualSpacing/>
        <w:rPr>
          <w:del w:author="KARLOVCEC, Barbara" w:date="2025-02-26T14:28:00Z" w16du:dateUtc="2025-02-26T13:28:00Z" w:id="4033"/>
          <w:rFonts w:ascii="Calibri" w:hAnsi="Calibri" w:cs="Calibri"/>
          <w:sz w:val="22"/>
          <w:szCs w:val="22"/>
          <w:lang w:val="en-GB"/>
        </w:rPr>
      </w:pPr>
    </w:p>
    <w:p w:rsidRPr="005D5556" w:rsidR="0064019E" w:rsidDel="00CE235E" w:rsidP="00782317" w:rsidRDefault="0064019E" w14:paraId="0335ED99" w14:textId="2EC39579">
      <w:pPr>
        <w:spacing w:after="160" w:line="278" w:lineRule="auto"/>
        <w:contextualSpacing/>
        <w:rPr>
          <w:del w:author="KARLOVCEC, Barbara" w:date="2025-02-26T14:31:00Z" w16du:dateUtc="2025-02-26T13:31:00Z" w:id="4034"/>
          <w:rFonts w:ascii="Calibri" w:hAnsi="Calibri" w:cs="Calibri"/>
          <w:sz w:val="22"/>
          <w:szCs w:val="22"/>
          <w:lang w:val="en-GB"/>
        </w:rPr>
      </w:pPr>
      <w:del w:author="KARLOVCEC, Barbara" w:date="2025-02-26T14:31:00Z" w16du:dateUtc="2025-02-26T13:31:00Z" w:id="4035">
        <w:r w:rsidRPr="005D5556" w:rsidDel="00CE235E">
          <w:rPr>
            <w:rFonts w:ascii="Calibri" w:hAnsi="Calibri" w:cs="Calibri"/>
            <w:sz w:val="22"/>
            <w:szCs w:val="22"/>
            <w:lang w:val="en-GB"/>
          </w:rPr>
          <w:delText>Location of Training</w:delText>
        </w:r>
        <w:r w:rsidRPr="005D5556" w:rsidDel="00CE235E" w:rsidR="00E54361">
          <w:rPr>
            <w:rFonts w:ascii="Calibri" w:hAnsi="Calibri" w:cs="Calibri"/>
            <w:sz w:val="22"/>
            <w:szCs w:val="22"/>
            <w:lang w:val="en-GB"/>
          </w:rPr>
          <w:delText>: Group III companies</w:delText>
        </w:r>
      </w:del>
    </w:p>
    <w:p w:rsidRPr="005D5556" w:rsidR="0064019E" w:rsidDel="00CE235E" w:rsidP="0064019E" w:rsidRDefault="0064019E" w14:paraId="46E8BDE1" w14:textId="06C729EE">
      <w:pPr>
        <w:pStyle w:val="BodyText"/>
        <w:tabs>
          <w:tab w:val="left" w:pos="720"/>
        </w:tabs>
        <w:ind w:left="24"/>
        <w:rPr>
          <w:del w:author="KARLOVCEC, Barbara" w:date="2025-02-26T14:31:00Z" w16du:dateUtc="2025-02-26T13:31:00Z" w:id="4036"/>
          <w:rFonts w:ascii="Calibri" w:hAnsi="Calibri" w:cs="Calibri"/>
          <w:sz w:val="22"/>
          <w:szCs w:val="22"/>
        </w:rPr>
      </w:pPr>
      <w:del w:author="KARLOVCEC, Barbara" w:date="2025-02-26T14:31:00Z" w16du:dateUtc="2025-02-26T13:31:00Z" w:id="4037">
        <w:r w:rsidRPr="005D5556" w:rsidDel="00CE235E">
          <w:rPr>
            <w:rFonts w:ascii="Calibri" w:hAnsi="Calibri" w:cs="Calibri"/>
            <w:sz w:val="22"/>
            <w:szCs w:val="22"/>
          </w:rPr>
          <w:delText xml:space="preserve">The trainings will also be held for the 115 Group III enterprises at the same aforementioned three  designated </w:delText>
        </w:r>
        <w:r w:rsidRPr="005D5556" w:rsidDel="00CE235E" w:rsidR="00B502F8">
          <w:rPr>
            <w:rFonts w:ascii="Calibri" w:hAnsi="Calibri" w:cs="Calibri"/>
            <w:sz w:val="22"/>
            <w:szCs w:val="22"/>
          </w:rPr>
          <w:delText>Centers</w:delText>
        </w:r>
        <w:r w:rsidRPr="005D5556" w:rsidDel="00CE235E">
          <w:rPr>
            <w:rFonts w:ascii="Calibri" w:hAnsi="Calibri" w:cs="Calibri"/>
            <w:sz w:val="22"/>
            <w:szCs w:val="22"/>
          </w:rPr>
          <w:delText xml:space="preserve"> of Excellence as designed by the National Ozone Office (NOO) of Nigeria. The training will be held at Kano, Port Harcourt and Lagos. </w:delText>
        </w:r>
      </w:del>
    </w:p>
    <w:p w:rsidRPr="005D5556" w:rsidR="0064019E" w:rsidDel="00CE235E" w:rsidP="00782317" w:rsidRDefault="0064019E" w14:paraId="690C2232" w14:textId="21A03DFE">
      <w:pPr>
        <w:spacing w:after="160" w:line="278" w:lineRule="auto"/>
        <w:contextualSpacing/>
        <w:rPr>
          <w:del w:author="KARLOVCEC, Barbara" w:date="2025-02-26T14:31:00Z" w16du:dateUtc="2025-02-26T13:31:00Z" w:id="4038"/>
          <w:rFonts w:ascii="Calibri" w:hAnsi="Calibri" w:cs="Calibri"/>
          <w:sz w:val="22"/>
          <w:szCs w:val="22"/>
          <w:lang w:val="en-GB"/>
        </w:rPr>
      </w:pPr>
    </w:p>
    <w:p w:rsidRPr="005D5556" w:rsidR="00E54361" w:rsidDel="00CE235E" w:rsidP="00782317" w:rsidRDefault="00B502F8" w14:paraId="1188BB5F" w14:textId="74A4ED5D">
      <w:pPr>
        <w:spacing w:after="160" w:line="278" w:lineRule="auto"/>
        <w:contextualSpacing/>
        <w:rPr>
          <w:del w:author="KARLOVCEC, Barbara" w:date="2025-02-26T14:31:00Z" w16du:dateUtc="2025-02-26T13:31:00Z" w:id="4039"/>
          <w:rFonts w:ascii="Calibri" w:hAnsi="Calibri" w:cs="Calibri"/>
          <w:sz w:val="22"/>
          <w:szCs w:val="22"/>
          <w:lang w:val="en-GB"/>
        </w:rPr>
      </w:pPr>
      <w:del w:author="KARLOVCEC, Barbara" w:date="2025-02-26T14:31:00Z" w16du:dateUtc="2025-02-26T13:31:00Z" w:id="4040">
        <w:r w:rsidRPr="005D5556" w:rsidDel="00CE235E">
          <w:rPr>
            <w:rFonts w:ascii="Calibri" w:hAnsi="Calibri" w:cs="Calibri"/>
            <w:sz w:val="22"/>
            <w:szCs w:val="22"/>
            <w:lang w:val="en-GB"/>
          </w:rPr>
          <w:delText>Enterprises</w:delText>
        </w:r>
        <w:r w:rsidRPr="005D5556" w:rsidDel="00CE235E" w:rsidR="00E54361">
          <w:rPr>
            <w:rFonts w:ascii="Calibri" w:hAnsi="Calibri" w:cs="Calibri"/>
            <w:sz w:val="22"/>
            <w:szCs w:val="22"/>
            <w:lang w:val="en-GB"/>
          </w:rPr>
          <w:delText xml:space="preserve"> </w:delText>
        </w:r>
        <w:r w:rsidRPr="005D5556" w:rsidDel="00CE235E" w:rsidR="00F238AA">
          <w:rPr>
            <w:rFonts w:ascii="Calibri" w:hAnsi="Calibri" w:cs="Calibri"/>
            <w:sz w:val="22"/>
            <w:szCs w:val="22"/>
            <w:lang w:val="en-GB"/>
          </w:rPr>
          <w:delText>for</w:delText>
        </w:r>
        <w:r w:rsidRPr="005D5556" w:rsidDel="00CE235E" w:rsidR="00E54361">
          <w:rPr>
            <w:rFonts w:ascii="Calibri" w:hAnsi="Calibri" w:cs="Calibri"/>
            <w:sz w:val="22"/>
            <w:szCs w:val="22"/>
            <w:lang w:val="en-GB"/>
          </w:rPr>
          <w:delText xml:space="preserve"> training at Kano designated centre</w:delText>
        </w:r>
      </w:del>
    </w:p>
    <w:tbl>
      <w:tblPr>
        <w:tblW w:w="8500" w:type="dxa"/>
        <w:tblLook w:val="04A0" w:firstRow="1" w:lastRow="0" w:firstColumn="1" w:lastColumn="0" w:noHBand="0" w:noVBand="1"/>
      </w:tblPr>
      <w:tblGrid>
        <w:gridCol w:w="504"/>
        <w:gridCol w:w="1620"/>
        <w:gridCol w:w="1515"/>
        <w:gridCol w:w="952"/>
        <w:gridCol w:w="1840"/>
        <w:gridCol w:w="2353"/>
      </w:tblGrid>
      <w:tr w:rsidRPr="005D5556" w:rsidR="00EB47B1" w:rsidDel="00CE235E" w:rsidTr="005D5556" w14:paraId="1B8F5E47" w14:textId="6075F2E9">
        <w:trPr>
          <w:trHeight w:val="675"/>
          <w:del w:author="KARLOVCEC, Barbara" w:date="2025-02-26T14:31:00Z" w:id="4041"/>
        </w:trPr>
        <w:tc>
          <w:tcPr>
            <w:tcW w:w="48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D5556" w:rsidR="00EB47B1" w:rsidDel="00CE235E" w:rsidP="00EB47B1" w:rsidRDefault="00EB47B1" w14:paraId="70B43BB4" w14:textId="1EB3263F">
            <w:pPr>
              <w:rPr>
                <w:del w:author="KARLOVCEC, Barbara" w:date="2025-02-26T14:31:00Z" w16du:dateUtc="2025-02-26T13:31:00Z" w:id="4042"/>
                <w:rFonts w:ascii="Calibri" w:hAnsi="Calibri" w:cs="Calibri"/>
                <w:b/>
                <w:bCs/>
              </w:rPr>
            </w:pPr>
            <w:del w:author="KARLOVCEC, Barbara" w:date="2025-02-26T14:31:00Z" w16du:dateUtc="2025-02-26T13:31:00Z" w:id="4043">
              <w:r w:rsidRPr="005D5556" w:rsidDel="00CE235E">
                <w:rPr>
                  <w:rFonts w:ascii="Calibri" w:hAnsi="Calibri" w:cs="Calibri"/>
                  <w:b/>
                  <w:bCs/>
                </w:rPr>
                <w:delText>S/n</w:delText>
              </w:r>
            </w:del>
          </w:p>
        </w:tc>
        <w:tc>
          <w:tcPr>
            <w:tcW w:w="1620" w:type="dxa"/>
            <w:tcBorders>
              <w:top w:val="single" w:color="auto" w:sz="4" w:space="0"/>
              <w:left w:val="nil"/>
              <w:bottom w:val="single" w:color="auto" w:sz="4" w:space="0"/>
              <w:right w:val="single" w:color="auto" w:sz="4" w:space="0"/>
            </w:tcBorders>
            <w:shd w:val="clear" w:color="auto" w:fill="auto"/>
            <w:noWrap/>
            <w:vAlign w:val="center"/>
            <w:hideMark/>
          </w:tcPr>
          <w:p w:rsidRPr="005D5556" w:rsidR="00EB47B1" w:rsidDel="00CE235E" w:rsidP="00EB47B1" w:rsidRDefault="00EB47B1" w14:paraId="4D63660B" w14:textId="750C163F">
            <w:pPr>
              <w:rPr>
                <w:del w:author="KARLOVCEC, Barbara" w:date="2025-02-26T14:31:00Z" w16du:dateUtc="2025-02-26T13:31:00Z" w:id="4044"/>
                <w:rFonts w:ascii="Calibri" w:hAnsi="Calibri" w:cs="Calibri"/>
                <w:b/>
                <w:bCs/>
              </w:rPr>
            </w:pPr>
            <w:del w:author="KARLOVCEC, Barbara" w:date="2025-02-26T14:31:00Z" w16du:dateUtc="2025-02-26T13:31:00Z" w:id="4045">
              <w:r w:rsidRPr="005D5556" w:rsidDel="00CE235E">
                <w:rPr>
                  <w:rFonts w:ascii="Calibri" w:hAnsi="Calibri" w:cs="Calibri"/>
                  <w:b/>
                  <w:bCs/>
                </w:rPr>
                <w:delText>Company</w:delText>
              </w:r>
            </w:del>
          </w:p>
        </w:tc>
        <w:tc>
          <w:tcPr>
            <w:tcW w:w="1255" w:type="dxa"/>
            <w:tcBorders>
              <w:top w:val="single" w:color="auto" w:sz="4" w:space="0"/>
              <w:left w:val="nil"/>
              <w:bottom w:val="single" w:color="auto" w:sz="4" w:space="0"/>
              <w:right w:val="single" w:color="auto" w:sz="4" w:space="0"/>
            </w:tcBorders>
            <w:shd w:val="clear" w:color="auto" w:fill="auto"/>
            <w:vAlign w:val="center"/>
            <w:hideMark/>
          </w:tcPr>
          <w:p w:rsidRPr="005D5556" w:rsidR="00EB47B1" w:rsidDel="00CE235E" w:rsidP="00EB47B1" w:rsidRDefault="00EB47B1" w14:paraId="794EA55C" w14:textId="001B00C0">
            <w:pPr>
              <w:rPr>
                <w:del w:author="KARLOVCEC, Barbara" w:date="2025-02-26T14:31:00Z" w16du:dateUtc="2025-02-26T13:31:00Z" w:id="4046"/>
                <w:rFonts w:ascii="Calibri" w:hAnsi="Calibri" w:cs="Calibri"/>
                <w:b/>
                <w:bCs/>
              </w:rPr>
            </w:pPr>
            <w:del w:author="KARLOVCEC, Barbara" w:date="2025-02-26T14:31:00Z" w16du:dateUtc="2025-02-26T13:31:00Z" w:id="4047">
              <w:r w:rsidRPr="005D5556" w:rsidDel="00CE235E">
                <w:rPr>
                  <w:rFonts w:ascii="Calibri" w:hAnsi="Calibri" w:cs="Calibri"/>
                  <w:b/>
                  <w:bCs/>
                </w:rPr>
                <w:delText>Location</w:delText>
              </w:r>
            </w:del>
          </w:p>
        </w:tc>
        <w:tc>
          <w:tcPr>
            <w:tcW w:w="952" w:type="dxa"/>
            <w:tcBorders>
              <w:top w:val="single" w:color="auto" w:sz="4" w:space="0"/>
              <w:left w:val="nil"/>
              <w:bottom w:val="single" w:color="auto" w:sz="4" w:space="0"/>
              <w:right w:val="single" w:color="auto" w:sz="4" w:space="0"/>
            </w:tcBorders>
            <w:shd w:val="clear" w:color="auto" w:fill="auto"/>
            <w:vAlign w:val="center"/>
            <w:hideMark/>
          </w:tcPr>
          <w:p w:rsidRPr="005D5556" w:rsidR="00EB47B1" w:rsidDel="00CE235E" w:rsidP="00EB47B1" w:rsidRDefault="00EB47B1" w14:paraId="592AB3CE" w14:textId="23F0C786">
            <w:pPr>
              <w:rPr>
                <w:del w:author="KARLOVCEC, Barbara" w:date="2025-02-26T14:31:00Z" w16du:dateUtc="2025-02-26T13:31:00Z" w:id="4048"/>
                <w:rFonts w:ascii="Calibri" w:hAnsi="Calibri" w:cs="Calibri"/>
                <w:b/>
                <w:bCs/>
              </w:rPr>
            </w:pPr>
            <w:del w:author="KARLOVCEC, Barbara" w:date="2025-02-26T14:31:00Z" w16du:dateUtc="2025-02-26T13:31:00Z" w:id="4049">
              <w:r w:rsidRPr="005D5556" w:rsidDel="00CE235E">
                <w:rPr>
                  <w:rFonts w:ascii="Calibri" w:hAnsi="Calibri" w:cs="Calibri"/>
                  <w:b/>
                  <w:bCs/>
                </w:rPr>
                <w:delText>Geo-political zone</w:delText>
              </w:r>
            </w:del>
          </w:p>
        </w:tc>
        <w:tc>
          <w:tcPr>
            <w:tcW w:w="1840" w:type="dxa"/>
            <w:tcBorders>
              <w:top w:val="single" w:color="auto" w:sz="4" w:space="0"/>
              <w:left w:val="nil"/>
              <w:bottom w:val="single" w:color="auto" w:sz="4" w:space="0"/>
              <w:right w:val="single" w:color="auto" w:sz="4" w:space="0"/>
            </w:tcBorders>
            <w:shd w:val="clear" w:color="auto" w:fill="auto"/>
            <w:noWrap/>
            <w:vAlign w:val="center"/>
            <w:hideMark/>
          </w:tcPr>
          <w:p w:rsidRPr="005D5556" w:rsidR="00EB47B1" w:rsidDel="00CE235E" w:rsidP="00EB47B1" w:rsidRDefault="00EB47B1" w14:paraId="5640C991" w14:textId="4A54982A">
            <w:pPr>
              <w:rPr>
                <w:del w:author="KARLOVCEC, Barbara" w:date="2025-02-26T14:31:00Z" w16du:dateUtc="2025-02-26T13:31:00Z" w:id="4050"/>
                <w:rFonts w:ascii="Calibri" w:hAnsi="Calibri" w:cs="Calibri"/>
                <w:b/>
                <w:bCs/>
                <w:color w:val="000000"/>
              </w:rPr>
            </w:pPr>
            <w:del w:author="KARLOVCEC, Barbara" w:date="2025-02-26T14:31:00Z" w16du:dateUtc="2025-02-26T13:31:00Z" w:id="4051">
              <w:r w:rsidRPr="005D5556" w:rsidDel="00CE235E">
                <w:rPr>
                  <w:rFonts w:ascii="Calibri" w:hAnsi="Calibri" w:cs="Calibri"/>
                  <w:b/>
                  <w:bCs/>
                  <w:color w:val="000000"/>
                </w:rPr>
                <w:delText>Type of business</w:delText>
              </w:r>
            </w:del>
          </w:p>
        </w:tc>
        <w:tc>
          <w:tcPr>
            <w:tcW w:w="2353" w:type="dxa"/>
            <w:tcBorders>
              <w:top w:val="single" w:color="auto" w:sz="4" w:space="0"/>
              <w:left w:val="nil"/>
              <w:bottom w:val="single" w:color="auto" w:sz="4" w:space="0"/>
              <w:right w:val="single" w:color="auto" w:sz="4" w:space="0"/>
            </w:tcBorders>
            <w:shd w:val="clear" w:color="auto" w:fill="auto"/>
            <w:vAlign w:val="bottom"/>
            <w:hideMark/>
          </w:tcPr>
          <w:p w:rsidRPr="005D5556" w:rsidR="00EB47B1" w:rsidDel="00CE235E" w:rsidP="00EB47B1" w:rsidRDefault="00EB47B1" w14:paraId="0E819074" w14:textId="02570C0D">
            <w:pPr>
              <w:rPr>
                <w:del w:author="KARLOVCEC, Barbara" w:date="2025-02-26T14:31:00Z" w16du:dateUtc="2025-02-26T13:31:00Z" w:id="4052"/>
                <w:rFonts w:ascii="Calibri" w:hAnsi="Calibri" w:cs="Calibri"/>
                <w:b/>
                <w:bCs/>
                <w:color w:val="000000"/>
              </w:rPr>
            </w:pPr>
            <w:del w:author="KARLOVCEC, Barbara" w:date="2025-02-26T14:31:00Z" w16du:dateUtc="2025-02-26T13:31:00Z" w:id="4053">
              <w:r w:rsidRPr="005D5556" w:rsidDel="00CE235E">
                <w:rPr>
                  <w:rFonts w:ascii="Calibri" w:hAnsi="Calibri" w:cs="Calibri"/>
                  <w:b/>
                  <w:bCs/>
                  <w:color w:val="000000"/>
                </w:rPr>
                <w:delText>Training session</w:delText>
              </w:r>
            </w:del>
          </w:p>
        </w:tc>
      </w:tr>
      <w:tr w:rsidRPr="005D5556" w:rsidR="00B11A79" w:rsidDel="00CE235E" w:rsidTr="005D5556" w14:paraId="3E0F12E7" w14:textId="28E7B25A">
        <w:trPr>
          <w:trHeight w:val="675"/>
          <w:del w:author="KARLOVCEC, Barbara" w:date="2025-02-26T14:31:00Z" w:id="4054"/>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B11A79" w:rsidDel="00CE235E" w:rsidP="00EB47B1" w:rsidRDefault="00B11A79" w14:paraId="66207CBE" w14:textId="750CA339">
            <w:pPr>
              <w:rPr>
                <w:del w:author="KARLOVCEC, Barbara" w:date="2025-02-26T14:31:00Z" w16du:dateUtc="2025-02-26T13:31:00Z" w:id="4055"/>
                <w:rFonts w:ascii="Calibri" w:hAnsi="Calibri" w:cs="Calibri"/>
                <w:color w:val="000000"/>
              </w:rPr>
            </w:pPr>
            <w:del w:author="KARLOVCEC, Barbara" w:date="2025-02-26T14:31:00Z" w16du:dateUtc="2025-02-26T13:31:00Z" w:id="4056">
              <w:r w:rsidRPr="005D5556" w:rsidDel="00CE235E">
                <w:rPr>
                  <w:rFonts w:ascii="Calibri" w:hAnsi="Calibri" w:cs="Calibri"/>
                  <w:color w:val="000000"/>
                </w:rPr>
                <w:delText>1</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075E72A6" w14:textId="79B3FC91">
            <w:pPr>
              <w:rPr>
                <w:del w:author="KARLOVCEC, Barbara" w:date="2025-02-26T14:31:00Z" w16du:dateUtc="2025-02-26T13:31:00Z" w:id="4057"/>
                <w:rFonts w:ascii="Calibri" w:hAnsi="Calibri" w:cs="Calibri"/>
                <w:color w:val="000000"/>
              </w:rPr>
            </w:pPr>
            <w:del w:author="KARLOVCEC, Barbara" w:date="2025-02-26T14:31:00Z" w16du:dateUtc="2025-02-26T13:31:00Z" w:id="4058">
              <w:r w:rsidRPr="005D5556" w:rsidDel="00CE235E">
                <w:rPr>
                  <w:rFonts w:ascii="Calibri" w:hAnsi="Calibri" w:cs="Calibri"/>
                  <w:color w:val="000000"/>
                </w:rPr>
                <w:delText>Sholl-Sammy Associate (ENGR) Works</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4D60F3D1" w14:textId="0E414B6E">
            <w:pPr>
              <w:rPr>
                <w:del w:author="KARLOVCEC, Barbara" w:date="2025-02-26T14:31:00Z" w16du:dateUtc="2025-02-26T13:31:00Z" w:id="4059"/>
                <w:rFonts w:ascii="Calibri" w:hAnsi="Calibri" w:cs="Calibri"/>
                <w:color w:val="000000"/>
              </w:rPr>
            </w:pPr>
            <w:del w:author="KARLOVCEC, Barbara" w:date="2025-02-26T14:31:00Z" w16du:dateUtc="2025-02-26T13:31:00Z" w:id="4060">
              <w:r w:rsidRPr="005D5556" w:rsidDel="00CE235E">
                <w:rPr>
                  <w:rFonts w:ascii="Calibri" w:hAnsi="Calibri" w:cs="Calibri"/>
                  <w:color w:val="000000"/>
                </w:rPr>
                <w:delText>Kano/Kano</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1B766488" w14:textId="26BE704A">
            <w:pPr>
              <w:rPr>
                <w:del w:author="KARLOVCEC, Barbara" w:date="2025-02-26T14:31:00Z" w16du:dateUtc="2025-02-26T13:31:00Z" w:id="4061"/>
                <w:rFonts w:ascii="Calibri" w:hAnsi="Calibri" w:cs="Calibri"/>
                <w:color w:val="000000"/>
              </w:rPr>
            </w:pPr>
            <w:del w:author="KARLOVCEC, Barbara" w:date="2025-02-26T14:31:00Z" w16du:dateUtc="2025-02-26T13:31:00Z" w:id="4062">
              <w:r w:rsidRPr="005D5556" w:rsidDel="00CE235E">
                <w:rPr>
                  <w:rFonts w:ascii="Calibri" w:hAnsi="Calibri" w:cs="Calibri"/>
                  <w:color w:val="000000"/>
                </w:rPr>
                <w:delText>Norh West</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27FB7373" w14:textId="0F63E7ED">
            <w:pPr>
              <w:rPr>
                <w:del w:author="KARLOVCEC, Barbara" w:date="2025-02-26T14:31:00Z" w16du:dateUtc="2025-02-26T13:31:00Z" w:id="4063"/>
                <w:rFonts w:ascii="Calibri" w:hAnsi="Calibri" w:cs="Calibri"/>
                <w:color w:val="000000"/>
              </w:rPr>
            </w:pPr>
            <w:del w:author="KARLOVCEC, Barbara" w:date="2025-02-26T14:31:00Z" w16du:dateUtc="2025-02-26T13:31:00Z" w:id="4064">
              <w:r w:rsidRPr="005D5556" w:rsidDel="00CE235E">
                <w:rPr>
                  <w:rFonts w:ascii="Calibri" w:hAnsi="Calibri" w:cs="Calibri"/>
                  <w:color w:val="000000"/>
                </w:rPr>
                <w:delText>ICE  MAKING MACHINE/</w:delText>
              </w:r>
              <w:r w:rsidRPr="005D5556" w:rsidDel="00CE235E">
                <w:rPr>
                  <w:rFonts w:ascii="Calibri" w:hAnsi="Calibri" w:cs="Calibri"/>
                  <w:color w:val="000000"/>
                </w:rPr>
                <w:br/>
              </w:r>
              <w:r w:rsidRPr="005D5556" w:rsidDel="00CE235E">
                <w:rPr>
                  <w:rFonts w:ascii="Calibri" w:hAnsi="Calibri" w:cs="Calibri"/>
                  <w:color w:val="000000"/>
                </w:rPr>
                <w:delText xml:space="preserve"> COLD ROOM</w:delText>
              </w:r>
            </w:del>
          </w:p>
        </w:tc>
        <w:tc>
          <w:tcPr>
            <w:tcW w:w="2353" w:type="dxa"/>
            <w:vMerge w:val="restart"/>
            <w:tcBorders>
              <w:top w:val="nil"/>
              <w:left w:val="nil"/>
              <w:right w:val="single" w:color="auto" w:sz="4" w:space="0"/>
            </w:tcBorders>
            <w:shd w:val="clear" w:color="auto" w:fill="auto"/>
            <w:noWrap/>
            <w:vAlign w:val="bottom"/>
            <w:hideMark/>
          </w:tcPr>
          <w:p w:rsidRPr="005D5556" w:rsidR="00B11A79" w:rsidDel="00CE235E" w:rsidP="00EB47B1" w:rsidRDefault="00B11A79" w14:paraId="7488C589" w14:textId="520BC740">
            <w:pPr>
              <w:rPr>
                <w:del w:author="KARLOVCEC, Barbara" w:date="2025-02-26T14:31:00Z" w16du:dateUtc="2025-02-26T13:31:00Z" w:id="4065"/>
                <w:rFonts w:ascii="Calibri" w:hAnsi="Calibri" w:cs="Calibri"/>
                <w:color w:val="000000"/>
              </w:rPr>
            </w:pPr>
            <w:del w:author="KARLOVCEC, Barbara" w:date="2025-02-26T14:31:00Z" w16du:dateUtc="2025-02-26T13:31:00Z" w:id="4066">
              <w:r w:rsidRPr="005D5556" w:rsidDel="00CE235E">
                <w:rPr>
                  <w:rFonts w:ascii="Calibri" w:hAnsi="Calibri" w:cs="Calibri"/>
                  <w:color w:val="000000"/>
                </w:rPr>
                <w:delText>Session #5 (one trainee per company)</w:delText>
              </w:r>
            </w:del>
          </w:p>
        </w:tc>
      </w:tr>
      <w:tr w:rsidRPr="005D5556" w:rsidR="00B11A79" w:rsidDel="00CE235E" w:rsidTr="005D5556" w14:paraId="2D95DA5F" w14:textId="432BE777">
        <w:trPr>
          <w:trHeight w:val="450"/>
          <w:del w:author="KARLOVCEC, Barbara" w:date="2025-02-26T14:31:00Z" w:id="4067"/>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B11A79" w:rsidDel="00CE235E" w:rsidP="00EB47B1" w:rsidRDefault="00B11A79" w14:paraId="635504C1" w14:textId="520B7025">
            <w:pPr>
              <w:rPr>
                <w:del w:author="KARLOVCEC, Barbara" w:date="2025-02-26T14:31:00Z" w16du:dateUtc="2025-02-26T13:31:00Z" w:id="4068"/>
                <w:rFonts w:ascii="Calibri" w:hAnsi="Calibri" w:cs="Calibri"/>
                <w:color w:val="000000"/>
              </w:rPr>
            </w:pPr>
            <w:del w:author="KARLOVCEC, Barbara" w:date="2025-02-26T14:31:00Z" w16du:dateUtc="2025-02-26T13:31:00Z" w:id="4069">
              <w:r w:rsidRPr="005D5556" w:rsidDel="00CE235E">
                <w:rPr>
                  <w:rFonts w:ascii="Calibri" w:hAnsi="Calibri" w:cs="Calibri"/>
                  <w:color w:val="000000"/>
                </w:rPr>
                <w:delText>2</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4FA43BFA" w14:textId="1AE4C082">
            <w:pPr>
              <w:rPr>
                <w:del w:author="KARLOVCEC, Barbara" w:date="2025-02-26T14:31:00Z" w16du:dateUtc="2025-02-26T13:31:00Z" w:id="4070"/>
                <w:rFonts w:ascii="Calibri" w:hAnsi="Calibri" w:cs="Calibri"/>
                <w:color w:val="000000"/>
              </w:rPr>
            </w:pPr>
            <w:del w:author="KARLOVCEC, Barbara" w:date="2025-02-26T14:31:00Z" w16du:dateUtc="2025-02-26T13:31:00Z" w:id="4071">
              <w:r w:rsidRPr="005D5556" w:rsidDel="00CE235E">
                <w:rPr>
                  <w:rFonts w:ascii="Calibri" w:hAnsi="Calibri" w:cs="Calibri"/>
                  <w:color w:val="000000"/>
                </w:rPr>
                <w:delText>MARTINS TECHNICAL COMPANY</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6A9DB3D2" w14:textId="7EB08269">
            <w:pPr>
              <w:rPr>
                <w:del w:author="KARLOVCEC, Barbara" w:date="2025-02-26T14:31:00Z" w16du:dateUtc="2025-02-26T13:31:00Z" w:id="4072"/>
                <w:rFonts w:ascii="Calibri" w:hAnsi="Calibri" w:cs="Calibri"/>
                <w:color w:val="000000"/>
              </w:rPr>
            </w:pPr>
            <w:del w:author="KARLOVCEC, Barbara" w:date="2025-02-26T14:31:00Z" w16du:dateUtc="2025-02-26T13:31:00Z" w:id="4073">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3F085C80" w14:textId="7C4DC551">
            <w:pPr>
              <w:rPr>
                <w:del w:author="KARLOVCEC, Barbara" w:date="2025-02-26T14:31:00Z" w16du:dateUtc="2025-02-26T13:31:00Z" w:id="4074"/>
                <w:rFonts w:ascii="Calibri" w:hAnsi="Calibri" w:cs="Calibri"/>
                <w:color w:val="000000"/>
              </w:rPr>
            </w:pPr>
            <w:del w:author="KARLOVCEC, Barbara" w:date="2025-02-26T14:31:00Z" w16du:dateUtc="2025-02-26T13:31:00Z" w:id="4075">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3ED172D7" w14:textId="2E5AE668">
            <w:pPr>
              <w:rPr>
                <w:del w:author="KARLOVCEC, Barbara" w:date="2025-02-26T14:31:00Z" w16du:dateUtc="2025-02-26T13:31:00Z" w:id="4076"/>
                <w:rFonts w:ascii="Calibri" w:hAnsi="Calibri" w:cs="Calibri"/>
                <w:color w:val="000000"/>
              </w:rPr>
            </w:pPr>
            <w:del w:author="KARLOVCEC, Barbara" w:date="2025-02-26T14:31:00Z" w16du:dateUtc="2025-02-26T13:31:00Z" w:id="4077">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B11A79" w:rsidDel="00CE235E" w:rsidP="00EB47B1" w:rsidRDefault="00B11A79" w14:paraId="042F81DE" w14:textId="7045DC93">
            <w:pPr>
              <w:rPr>
                <w:del w:author="KARLOVCEC, Barbara" w:date="2025-02-26T14:31:00Z" w16du:dateUtc="2025-02-26T13:31:00Z" w:id="4078"/>
                <w:rFonts w:ascii="Calibri" w:hAnsi="Calibri" w:cs="Calibri"/>
                <w:color w:val="000000"/>
              </w:rPr>
            </w:pPr>
          </w:p>
        </w:tc>
      </w:tr>
      <w:tr w:rsidRPr="005D5556" w:rsidR="00B11A79" w:rsidDel="00CE235E" w:rsidTr="005D5556" w14:paraId="0A48D1A7" w14:textId="53E0F0D3">
        <w:trPr>
          <w:trHeight w:val="450"/>
          <w:del w:author="KARLOVCEC, Barbara" w:date="2025-02-26T14:31:00Z" w:id="4079"/>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B11A79" w:rsidDel="00CE235E" w:rsidP="00EB47B1" w:rsidRDefault="00B11A79" w14:paraId="68E7353E" w14:textId="05491E29">
            <w:pPr>
              <w:rPr>
                <w:del w:author="KARLOVCEC, Barbara" w:date="2025-02-26T14:31:00Z" w16du:dateUtc="2025-02-26T13:31:00Z" w:id="4080"/>
                <w:rFonts w:ascii="Calibri" w:hAnsi="Calibri" w:cs="Calibri"/>
                <w:color w:val="000000"/>
              </w:rPr>
            </w:pPr>
            <w:del w:author="KARLOVCEC, Barbara" w:date="2025-02-26T14:31:00Z" w16du:dateUtc="2025-02-26T13:31:00Z" w:id="4081">
              <w:r w:rsidRPr="005D5556" w:rsidDel="00CE235E">
                <w:rPr>
                  <w:rFonts w:ascii="Calibri" w:hAnsi="Calibri" w:cs="Calibri"/>
                  <w:color w:val="000000"/>
                </w:rPr>
                <w:delText>3</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08F27759" w14:textId="409D93AB">
            <w:pPr>
              <w:rPr>
                <w:del w:author="KARLOVCEC, Barbara" w:date="2025-02-26T14:31:00Z" w16du:dateUtc="2025-02-26T13:31:00Z" w:id="4082"/>
                <w:rFonts w:ascii="Calibri" w:hAnsi="Calibri" w:cs="Calibri"/>
                <w:color w:val="000000"/>
              </w:rPr>
            </w:pPr>
            <w:del w:author="KARLOVCEC, Barbara" w:date="2025-02-26T14:31:00Z" w16du:dateUtc="2025-02-26T13:31:00Z" w:id="4083">
              <w:r w:rsidRPr="005D5556" w:rsidDel="00CE235E">
                <w:rPr>
                  <w:rFonts w:ascii="Calibri" w:hAnsi="Calibri" w:cs="Calibri"/>
                  <w:color w:val="000000"/>
                </w:rPr>
                <w:delText>AUSREAL TECHNICAL CO.</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58D9536B" w14:textId="69D76C44">
            <w:pPr>
              <w:rPr>
                <w:del w:author="KARLOVCEC, Barbara" w:date="2025-02-26T14:31:00Z" w16du:dateUtc="2025-02-26T13:31:00Z" w:id="4084"/>
                <w:rFonts w:ascii="Calibri" w:hAnsi="Calibri" w:cs="Calibri"/>
                <w:color w:val="000000"/>
              </w:rPr>
            </w:pPr>
            <w:del w:author="KARLOVCEC, Barbara" w:date="2025-02-26T14:31:00Z" w16du:dateUtc="2025-02-26T13:31:00Z" w:id="4085">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246211A8" w14:textId="2966D024">
            <w:pPr>
              <w:rPr>
                <w:del w:author="KARLOVCEC, Barbara" w:date="2025-02-26T14:31:00Z" w16du:dateUtc="2025-02-26T13:31:00Z" w:id="4086"/>
                <w:rFonts w:ascii="Calibri" w:hAnsi="Calibri" w:cs="Calibri"/>
                <w:color w:val="000000"/>
              </w:rPr>
            </w:pPr>
            <w:del w:author="KARLOVCEC, Barbara" w:date="2025-02-26T14:31:00Z" w16du:dateUtc="2025-02-26T13:31:00Z" w:id="4087">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614C0F14" w14:textId="3F733D5D">
            <w:pPr>
              <w:rPr>
                <w:del w:author="KARLOVCEC, Barbara" w:date="2025-02-26T14:31:00Z" w16du:dateUtc="2025-02-26T13:31:00Z" w:id="4088"/>
                <w:rFonts w:ascii="Calibri" w:hAnsi="Calibri" w:cs="Calibri"/>
                <w:color w:val="000000"/>
              </w:rPr>
            </w:pPr>
            <w:del w:author="KARLOVCEC, Barbara" w:date="2025-02-26T14:31:00Z" w16du:dateUtc="2025-02-26T13:31:00Z" w:id="4089">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B11A79" w:rsidDel="00CE235E" w:rsidP="00EB47B1" w:rsidRDefault="00B11A79" w14:paraId="3DEB632F" w14:textId="4305E2F7">
            <w:pPr>
              <w:rPr>
                <w:del w:author="KARLOVCEC, Barbara" w:date="2025-02-26T14:31:00Z" w16du:dateUtc="2025-02-26T13:31:00Z" w:id="4090"/>
                <w:rFonts w:ascii="Calibri" w:hAnsi="Calibri" w:cs="Calibri"/>
                <w:color w:val="000000"/>
              </w:rPr>
            </w:pPr>
          </w:p>
        </w:tc>
      </w:tr>
      <w:tr w:rsidRPr="005D5556" w:rsidR="00B11A79" w:rsidDel="00CE235E" w:rsidTr="005D5556" w14:paraId="4DF0B6EB" w14:textId="7318D007">
        <w:trPr>
          <w:trHeight w:val="450"/>
          <w:del w:author="KARLOVCEC, Barbara" w:date="2025-02-26T14:31:00Z" w:id="4091"/>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B11A79" w:rsidDel="00CE235E" w:rsidP="00EB47B1" w:rsidRDefault="00B11A79" w14:paraId="269FA366" w14:textId="136A7E5A">
            <w:pPr>
              <w:rPr>
                <w:del w:author="KARLOVCEC, Barbara" w:date="2025-02-26T14:31:00Z" w16du:dateUtc="2025-02-26T13:31:00Z" w:id="4092"/>
                <w:rFonts w:ascii="Calibri" w:hAnsi="Calibri" w:cs="Calibri"/>
                <w:color w:val="000000"/>
              </w:rPr>
            </w:pPr>
            <w:del w:author="KARLOVCEC, Barbara" w:date="2025-02-26T14:31:00Z" w16du:dateUtc="2025-02-26T13:31:00Z" w:id="4093">
              <w:r w:rsidRPr="005D5556" w:rsidDel="00CE235E">
                <w:rPr>
                  <w:rFonts w:ascii="Calibri" w:hAnsi="Calibri" w:cs="Calibri"/>
                  <w:color w:val="000000"/>
                </w:rPr>
                <w:delText>4</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554C4E94" w14:textId="3551538E">
            <w:pPr>
              <w:rPr>
                <w:del w:author="KARLOVCEC, Barbara" w:date="2025-02-26T14:31:00Z" w16du:dateUtc="2025-02-26T13:31:00Z" w:id="4094"/>
                <w:rFonts w:ascii="Calibri" w:hAnsi="Calibri" w:cs="Calibri"/>
                <w:color w:val="000000"/>
              </w:rPr>
            </w:pPr>
            <w:del w:author="KARLOVCEC, Barbara" w:date="2025-02-26T14:31:00Z" w16du:dateUtc="2025-02-26T13:31:00Z" w:id="4095">
              <w:r w:rsidRPr="005D5556" w:rsidDel="00CE235E">
                <w:rPr>
                  <w:rFonts w:ascii="Calibri" w:hAnsi="Calibri" w:cs="Calibri"/>
                  <w:color w:val="000000"/>
                </w:rPr>
                <w:delText>Johnson Kay Services</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6B6F6B64" w14:textId="5AD2578C">
            <w:pPr>
              <w:rPr>
                <w:del w:author="KARLOVCEC, Barbara" w:date="2025-02-26T14:31:00Z" w16du:dateUtc="2025-02-26T13:31:00Z" w:id="4096"/>
                <w:rFonts w:ascii="Calibri" w:hAnsi="Calibri" w:cs="Calibri"/>
                <w:color w:val="000000"/>
              </w:rPr>
            </w:pPr>
            <w:del w:author="KARLOVCEC, Barbara" w:date="2025-02-26T14:31:00Z" w16du:dateUtc="2025-02-26T13:31:00Z" w:id="4097">
              <w:r w:rsidRPr="005D5556" w:rsidDel="00CE235E">
                <w:rPr>
                  <w:rFonts w:ascii="Calibri" w:hAnsi="Calibri" w:cs="Calibri"/>
                  <w:color w:val="000000"/>
                </w:rPr>
                <w:delText>Kwara/Ilorin</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2C77BD30" w14:textId="7D81C0C0">
            <w:pPr>
              <w:rPr>
                <w:del w:author="KARLOVCEC, Barbara" w:date="2025-02-26T14:31:00Z" w16du:dateUtc="2025-02-26T13:31:00Z" w:id="4098"/>
                <w:rFonts w:ascii="Calibri" w:hAnsi="Calibri" w:cs="Calibri"/>
                <w:color w:val="000000"/>
              </w:rPr>
            </w:pPr>
            <w:del w:author="KARLOVCEC, Barbara" w:date="2025-02-26T14:31:00Z" w16du:dateUtc="2025-02-26T13:31:00Z" w:id="4099">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08A1969C" w14:textId="3F6753FA">
            <w:pPr>
              <w:rPr>
                <w:del w:author="KARLOVCEC, Barbara" w:date="2025-02-26T14:31:00Z" w16du:dateUtc="2025-02-26T13:31:00Z" w:id="4100"/>
                <w:rFonts w:ascii="Calibri" w:hAnsi="Calibri" w:cs="Calibri"/>
                <w:color w:val="000000"/>
              </w:rPr>
            </w:pPr>
            <w:del w:author="KARLOVCEC, Barbara" w:date="2025-02-26T14:31:00Z" w16du:dateUtc="2025-02-26T13:31:00Z" w:id="4101">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COLD ROOM</w:delText>
              </w:r>
            </w:del>
          </w:p>
        </w:tc>
        <w:tc>
          <w:tcPr>
            <w:tcW w:w="2353" w:type="dxa"/>
            <w:vMerge/>
            <w:tcBorders>
              <w:left w:val="nil"/>
              <w:right w:val="single" w:color="auto" w:sz="4" w:space="0"/>
            </w:tcBorders>
            <w:shd w:val="clear" w:color="auto" w:fill="auto"/>
            <w:noWrap/>
            <w:vAlign w:val="bottom"/>
            <w:hideMark/>
          </w:tcPr>
          <w:p w:rsidRPr="005D5556" w:rsidR="00B11A79" w:rsidDel="00CE235E" w:rsidP="00EB47B1" w:rsidRDefault="00B11A79" w14:paraId="3A1B8CAE" w14:textId="7A0D80F2">
            <w:pPr>
              <w:rPr>
                <w:del w:author="KARLOVCEC, Barbara" w:date="2025-02-26T14:31:00Z" w16du:dateUtc="2025-02-26T13:31:00Z" w:id="4102"/>
                <w:rFonts w:ascii="Calibri" w:hAnsi="Calibri" w:cs="Calibri"/>
                <w:color w:val="000000"/>
              </w:rPr>
            </w:pPr>
          </w:p>
        </w:tc>
      </w:tr>
      <w:tr w:rsidRPr="005D5556" w:rsidR="00B11A79" w:rsidDel="00CE235E" w:rsidTr="005D5556" w14:paraId="336A3715" w14:textId="60D6B3A9">
        <w:trPr>
          <w:trHeight w:val="450"/>
          <w:del w:author="KARLOVCEC, Barbara" w:date="2025-02-26T14:31:00Z" w:id="4103"/>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B11A79" w:rsidDel="00CE235E" w:rsidP="00EB47B1" w:rsidRDefault="00B11A79" w14:paraId="26A628B1" w14:textId="633432DC">
            <w:pPr>
              <w:rPr>
                <w:del w:author="KARLOVCEC, Barbara" w:date="2025-02-26T14:31:00Z" w16du:dateUtc="2025-02-26T13:31:00Z" w:id="4104"/>
                <w:rFonts w:ascii="Calibri" w:hAnsi="Calibri" w:cs="Calibri"/>
                <w:color w:val="000000"/>
              </w:rPr>
            </w:pPr>
            <w:del w:author="KARLOVCEC, Barbara" w:date="2025-02-26T14:31:00Z" w16du:dateUtc="2025-02-26T13:31:00Z" w:id="4105">
              <w:r w:rsidRPr="005D5556" w:rsidDel="00CE235E">
                <w:rPr>
                  <w:rFonts w:ascii="Calibri" w:hAnsi="Calibri" w:cs="Calibri"/>
                  <w:color w:val="000000"/>
                </w:rPr>
                <w:delText>5</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4F73E78A" w14:textId="03F94B29">
            <w:pPr>
              <w:rPr>
                <w:del w:author="KARLOVCEC, Barbara" w:date="2025-02-26T14:31:00Z" w16du:dateUtc="2025-02-26T13:31:00Z" w:id="4106"/>
                <w:rFonts w:ascii="Calibri" w:hAnsi="Calibri" w:cs="Calibri"/>
                <w:color w:val="000000"/>
              </w:rPr>
            </w:pPr>
            <w:del w:author="KARLOVCEC, Barbara" w:date="2025-02-26T14:31:00Z" w16du:dateUtc="2025-02-26T13:31:00Z" w:id="4107">
              <w:r w:rsidRPr="005D5556" w:rsidDel="00CE235E">
                <w:rPr>
                  <w:rFonts w:ascii="Calibri" w:hAnsi="Calibri" w:cs="Calibri"/>
                  <w:color w:val="000000"/>
                </w:rPr>
                <w:delText>Koseru Technical Services</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2C867FC9" w14:textId="5D7D44EA">
            <w:pPr>
              <w:rPr>
                <w:del w:author="KARLOVCEC, Barbara" w:date="2025-02-26T14:31:00Z" w16du:dateUtc="2025-02-26T13:31:00Z" w:id="4108"/>
                <w:rFonts w:ascii="Calibri" w:hAnsi="Calibri" w:cs="Calibri"/>
                <w:color w:val="000000"/>
              </w:rPr>
            </w:pPr>
            <w:del w:author="KARLOVCEC, Barbara" w:date="2025-02-26T14:31:00Z" w16du:dateUtc="2025-02-26T13:31:00Z" w:id="4109">
              <w:r w:rsidRPr="005D5556" w:rsidDel="00CE235E">
                <w:rPr>
                  <w:rFonts w:ascii="Calibri" w:hAnsi="Calibri" w:cs="Calibri"/>
                  <w:color w:val="000000"/>
                </w:rPr>
                <w:delText>Kwara/Ilorin</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3EE11604" w14:textId="396C3F26">
            <w:pPr>
              <w:rPr>
                <w:del w:author="KARLOVCEC, Barbara" w:date="2025-02-26T14:31:00Z" w16du:dateUtc="2025-02-26T13:31:00Z" w:id="4110"/>
                <w:rFonts w:ascii="Calibri" w:hAnsi="Calibri" w:cs="Calibri"/>
                <w:color w:val="000000"/>
              </w:rPr>
            </w:pPr>
            <w:del w:author="KARLOVCEC, Barbara" w:date="2025-02-26T14:31:00Z" w16du:dateUtc="2025-02-26T13:31:00Z" w:id="4111">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5C1662AE" w14:textId="30BCFBDE">
            <w:pPr>
              <w:rPr>
                <w:del w:author="KARLOVCEC, Barbara" w:date="2025-02-26T14:31:00Z" w16du:dateUtc="2025-02-26T13:31:00Z" w:id="4112"/>
                <w:rFonts w:ascii="Calibri" w:hAnsi="Calibri" w:cs="Calibri"/>
                <w:color w:val="000000"/>
              </w:rPr>
            </w:pPr>
            <w:del w:author="KARLOVCEC, Barbara" w:date="2025-02-26T14:31:00Z" w16du:dateUtc="2025-02-26T13:31:00Z" w:id="4113">
              <w:r w:rsidRPr="005D5556" w:rsidDel="00CE235E">
                <w:rPr>
                  <w:rFonts w:ascii="Calibri" w:hAnsi="Calibri" w:cs="Calibri"/>
                  <w:color w:val="000000"/>
                </w:rPr>
                <w:delText>ICE  MAKING MACHINE/</w:delText>
              </w:r>
              <w:r w:rsidRPr="005D5556" w:rsidDel="00CE235E">
                <w:rPr>
                  <w:rFonts w:ascii="Calibri" w:hAnsi="Calibri" w:cs="Calibri"/>
                  <w:color w:val="000000"/>
                </w:rPr>
                <w:br/>
              </w:r>
              <w:r w:rsidRPr="005D5556" w:rsidDel="00CE235E">
                <w:rPr>
                  <w:rFonts w:ascii="Calibri" w:hAnsi="Calibri" w:cs="Calibri"/>
                  <w:color w:val="000000"/>
                </w:rPr>
                <w:delText xml:space="preserve"> COLD ROOM</w:delText>
              </w:r>
            </w:del>
          </w:p>
        </w:tc>
        <w:tc>
          <w:tcPr>
            <w:tcW w:w="2353" w:type="dxa"/>
            <w:vMerge/>
            <w:tcBorders>
              <w:left w:val="nil"/>
              <w:right w:val="single" w:color="auto" w:sz="4" w:space="0"/>
            </w:tcBorders>
            <w:shd w:val="clear" w:color="auto" w:fill="auto"/>
            <w:noWrap/>
            <w:vAlign w:val="bottom"/>
            <w:hideMark/>
          </w:tcPr>
          <w:p w:rsidRPr="005D5556" w:rsidR="00B11A79" w:rsidDel="00CE235E" w:rsidP="00EB47B1" w:rsidRDefault="00B11A79" w14:paraId="61D49522" w14:textId="5D17459E">
            <w:pPr>
              <w:rPr>
                <w:del w:author="KARLOVCEC, Barbara" w:date="2025-02-26T14:31:00Z" w16du:dateUtc="2025-02-26T13:31:00Z" w:id="4114"/>
                <w:rFonts w:ascii="Calibri" w:hAnsi="Calibri" w:cs="Calibri"/>
                <w:color w:val="000000"/>
              </w:rPr>
            </w:pPr>
          </w:p>
        </w:tc>
      </w:tr>
      <w:tr w:rsidRPr="005D5556" w:rsidR="00B11A79" w:rsidDel="00CE235E" w:rsidTr="005D5556" w14:paraId="0DF14160" w14:textId="21C6F36C">
        <w:trPr>
          <w:trHeight w:val="450"/>
          <w:del w:author="KARLOVCEC, Barbara" w:date="2025-02-26T14:31:00Z" w:id="4115"/>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B11A79" w:rsidDel="00CE235E" w:rsidP="00EB47B1" w:rsidRDefault="00B11A79" w14:paraId="0CCFF287" w14:textId="3BE581C0">
            <w:pPr>
              <w:rPr>
                <w:del w:author="KARLOVCEC, Barbara" w:date="2025-02-26T14:31:00Z" w16du:dateUtc="2025-02-26T13:31:00Z" w:id="4116"/>
                <w:rFonts w:ascii="Calibri" w:hAnsi="Calibri" w:cs="Calibri"/>
                <w:color w:val="000000"/>
              </w:rPr>
            </w:pPr>
            <w:del w:author="KARLOVCEC, Barbara" w:date="2025-02-26T14:31:00Z" w16du:dateUtc="2025-02-26T13:31:00Z" w:id="4117">
              <w:r w:rsidRPr="005D5556" w:rsidDel="00CE235E">
                <w:rPr>
                  <w:rFonts w:ascii="Calibri" w:hAnsi="Calibri" w:cs="Calibri"/>
                  <w:color w:val="000000"/>
                </w:rPr>
                <w:delText>6</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2097ECFA" w14:textId="5EDB0C8D">
            <w:pPr>
              <w:rPr>
                <w:del w:author="KARLOVCEC, Barbara" w:date="2025-02-26T14:31:00Z" w16du:dateUtc="2025-02-26T13:31:00Z" w:id="4118"/>
                <w:rFonts w:ascii="Calibri" w:hAnsi="Calibri" w:cs="Calibri"/>
                <w:color w:val="000000"/>
              </w:rPr>
            </w:pPr>
            <w:del w:author="KARLOVCEC, Barbara" w:date="2025-02-26T14:31:00Z" w16du:dateUtc="2025-02-26T13:31:00Z" w:id="4119">
              <w:r w:rsidRPr="005D5556" w:rsidDel="00CE235E">
                <w:rPr>
                  <w:rFonts w:ascii="Calibri" w:hAnsi="Calibri" w:cs="Calibri"/>
                  <w:color w:val="000000"/>
                </w:rPr>
                <w:delText>Oyetech Nig</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7F6AF4AE" w14:textId="27D80E9B">
            <w:pPr>
              <w:rPr>
                <w:del w:author="KARLOVCEC, Barbara" w:date="2025-02-26T14:31:00Z" w16du:dateUtc="2025-02-26T13:31:00Z" w:id="4120"/>
                <w:rFonts w:ascii="Calibri" w:hAnsi="Calibri" w:cs="Calibri"/>
                <w:color w:val="000000"/>
              </w:rPr>
            </w:pPr>
            <w:del w:author="KARLOVCEC, Barbara" w:date="2025-02-26T14:31:00Z" w16du:dateUtc="2025-02-26T13:31:00Z" w:id="4121">
              <w:r w:rsidRPr="005D5556" w:rsidDel="00CE235E">
                <w:rPr>
                  <w:rFonts w:ascii="Calibri" w:hAnsi="Calibri" w:cs="Calibri"/>
                  <w:color w:val="000000"/>
                </w:rPr>
                <w:delText>Kwara/Ilorin</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4539AA73" w14:textId="0DC5D500">
            <w:pPr>
              <w:rPr>
                <w:del w:author="KARLOVCEC, Barbara" w:date="2025-02-26T14:31:00Z" w16du:dateUtc="2025-02-26T13:31:00Z" w:id="4122"/>
                <w:rFonts w:ascii="Calibri" w:hAnsi="Calibri" w:cs="Calibri"/>
                <w:color w:val="000000"/>
              </w:rPr>
            </w:pPr>
            <w:del w:author="KARLOVCEC, Barbara" w:date="2025-02-26T14:31:00Z" w16du:dateUtc="2025-02-26T13:31:00Z" w:id="4123">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504CE5B4" w14:textId="6A8C0D71">
            <w:pPr>
              <w:rPr>
                <w:del w:author="KARLOVCEC, Barbara" w:date="2025-02-26T14:31:00Z" w16du:dateUtc="2025-02-26T13:31:00Z" w:id="4124"/>
                <w:rFonts w:ascii="Calibri" w:hAnsi="Calibri" w:cs="Calibri"/>
                <w:color w:val="000000"/>
              </w:rPr>
            </w:pPr>
            <w:del w:author="KARLOVCEC, Barbara" w:date="2025-02-26T14:31:00Z" w16du:dateUtc="2025-02-26T13:31:00Z" w:id="4125">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COLD ROOM</w:delText>
              </w:r>
            </w:del>
          </w:p>
        </w:tc>
        <w:tc>
          <w:tcPr>
            <w:tcW w:w="2353" w:type="dxa"/>
            <w:vMerge/>
            <w:tcBorders>
              <w:left w:val="nil"/>
              <w:right w:val="single" w:color="auto" w:sz="4" w:space="0"/>
            </w:tcBorders>
            <w:shd w:val="clear" w:color="auto" w:fill="auto"/>
            <w:noWrap/>
            <w:vAlign w:val="bottom"/>
            <w:hideMark/>
          </w:tcPr>
          <w:p w:rsidRPr="005D5556" w:rsidR="00B11A79" w:rsidDel="00CE235E" w:rsidP="00EB47B1" w:rsidRDefault="00B11A79" w14:paraId="311501C2" w14:textId="19EC856A">
            <w:pPr>
              <w:rPr>
                <w:del w:author="KARLOVCEC, Barbara" w:date="2025-02-26T14:31:00Z" w16du:dateUtc="2025-02-26T13:31:00Z" w:id="4126"/>
                <w:rFonts w:ascii="Calibri" w:hAnsi="Calibri" w:cs="Calibri"/>
                <w:color w:val="000000"/>
              </w:rPr>
            </w:pPr>
          </w:p>
        </w:tc>
      </w:tr>
      <w:tr w:rsidRPr="005D5556" w:rsidR="00B11A79" w:rsidDel="00CE235E" w:rsidTr="005D5556" w14:paraId="648B415A" w14:textId="297AD1DC">
        <w:trPr>
          <w:trHeight w:val="450"/>
          <w:del w:author="KARLOVCEC, Barbara" w:date="2025-02-26T14:31:00Z" w:id="4127"/>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B11A79" w:rsidDel="00CE235E" w:rsidP="00EB47B1" w:rsidRDefault="00B11A79" w14:paraId="7B65C7CE" w14:textId="77349E95">
            <w:pPr>
              <w:rPr>
                <w:del w:author="KARLOVCEC, Barbara" w:date="2025-02-26T14:31:00Z" w16du:dateUtc="2025-02-26T13:31:00Z" w:id="4128"/>
                <w:rFonts w:ascii="Calibri" w:hAnsi="Calibri" w:cs="Calibri"/>
                <w:color w:val="000000"/>
              </w:rPr>
            </w:pPr>
            <w:del w:author="KARLOVCEC, Barbara" w:date="2025-02-26T14:31:00Z" w16du:dateUtc="2025-02-26T13:31:00Z" w:id="4129">
              <w:r w:rsidRPr="005D5556" w:rsidDel="00CE235E">
                <w:rPr>
                  <w:rFonts w:ascii="Calibri" w:hAnsi="Calibri" w:cs="Calibri"/>
                  <w:color w:val="000000"/>
                </w:rPr>
                <w:delText>7</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0AAF1211" w14:textId="0471EDD7">
            <w:pPr>
              <w:rPr>
                <w:del w:author="KARLOVCEC, Barbara" w:date="2025-02-26T14:31:00Z" w16du:dateUtc="2025-02-26T13:31:00Z" w:id="4130"/>
                <w:rFonts w:ascii="Calibri" w:hAnsi="Calibri" w:cs="Calibri"/>
                <w:color w:val="000000"/>
              </w:rPr>
            </w:pPr>
            <w:del w:author="KARLOVCEC, Barbara" w:date="2025-02-26T14:31:00Z" w16du:dateUtc="2025-02-26T13:31:00Z" w:id="4131">
              <w:r w:rsidRPr="005D5556" w:rsidDel="00CE235E">
                <w:rPr>
                  <w:rFonts w:ascii="Calibri" w:hAnsi="Calibri" w:cs="Calibri"/>
                  <w:color w:val="000000"/>
                </w:rPr>
                <w:delText>R &amp; A Place</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7954BCC3" w14:textId="10D9C448">
            <w:pPr>
              <w:rPr>
                <w:del w:author="KARLOVCEC, Barbara" w:date="2025-02-26T14:31:00Z" w16du:dateUtc="2025-02-26T13:31:00Z" w:id="4132"/>
                <w:rFonts w:ascii="Calibri" w:hAnsi="Calibri" w:cs="Calibri"/>
                <w:color w:val="000000"/>
              </w:rPr>
            </w:pPr>
            <w:del w:author="KARLOVCEC, Barbara" w:date="2025-02-26T14:31:00Z" w16du:dateUtc="2025-02-26T13:31:00Z" w:id="4133">
              <w:r w:rsidRPr="005D5556" w:rsidDel="00CE235E">
                <w:rPr>
                  <w:rFonts w:ascii="Calibri" w:hAnsi="Calibri" w:cs="Calibri"/>
                  <w:color w:val="000000"/>
                </w:rPr>
                <w:delText>Kwara/Ilorin</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42DA7396" w14:textId="2A215A16">
            <w:pPr>
              <w:rPr>
                <w:del w:author="KARLOVCEC, Barbara" w:date="2025-02-26T14:31:00Z" w16du:dateUtc="2025-02-26T13:31:00Z" w:id="4134"/>
                <w:rFonts w:ascii="Calibri" w:hAnsi="Calibri" w:cs="Calibri"/>
                <w:color w:val="000000"/>
              </w:rPr>
            </w:pPr>
            <w:del w:author="KARLOVCEC, Barbara" w:date="2025-02-26T14:31:00Z" w16du:dateUtc="2025-02-26T13:31:00Z" w:id="4135">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519106F3" w14:textId="2F8E7387">
            <w:pPr>
              <w:rPr>
                <w:del w:author="KARLOVCEC, Barbara" w:date="2025-02-26T14:31:00Z" w16du:dateUtc="2025-02-26T13:31:00Z" w:id="4136"/>
                <w:rFonts w:ascii="Calibri" w:hAnsi="Calibri" w:cs="Calibri"/>
                <w:color w:val="000000"/>
              </w:rPr>
            </w:pPr>
            <w:del w:author="KARLOVCEC, Barbara" w:date="2025-02-26T14:31:00Z" w16du:dateUtc="2025-02-26T13:31:00Z" w:id="4137">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COLD ROOM</w:delText>
              </w:r>
            </w:del>
          </w:p>
        </w:tc>
        <w:tc>
          <w:tcPr>
            <w:tcW w:w="2353" w:type="dxa"/>
            <w:vMerge/>
            <w:tcBorders>
              <w:left w:val="nil"/>
              <w:right w:val="single" w:color="auto" w:sz="4" w:space="0"/>
            </w:tcBorders>
            <w:shd w:val="clear" w:color="auto" w:fill="auto"/>
            <w:noWrap/>
            <w:vAlign w:val="bottom"/>
            <w:hideMark/>
          </w:tcPr>
          <w:p w:rsidRPr="005D5556" w:rsidR="00B11A79" w:rsidDel="00CE235E" w:rsidP="00EB47B1" w:rsidRDefault="00B11A79" w14:paraId="43C480BA" w14:textId="06F2BE4A">
            <w:pPr>
              <w:rPr>
                <w:del w:author="KARLOVCEC, Barbara" w:date="2025-02-26T14:31:00Z" w16du:dateUtc="2025-02-26T13:31:00Z" w:id="4138"/>
                <w:rFonts w:ascii="Calibri" w:hAnsi="Calibri" w:cs="Calibri"/>
                <w:color w:val="000000"/>
              </w:rPr>
            </w:pPr>
          </w:p>
        </w:tc>
      </w:tr>
      <w:tr w:rsidRPr="005D5556" w:rsidR="00B11A79" w:rsidDel="00CE235E" w:rsidTr="005D5556" w14:paraId="2A10E3DF" w14:textId="11DC6796">
        <w:trPr>
          <w:trHeight w:val="675"/>
          <w:del w:author="KARLOVCEC, Barbara" w:date="2025-02-26T14:31:00Z" w:id="4139"/>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B11A79" w:rsidDel="00CE235E" w:rsidP="00EB47B1" w:rsidRDefault="00B11A79" w14:paraId="4D56F51B" w14:textId="713A56EB">
            <w:pPr>
              <w:rPr>
                <w:del w:author="KARLOVCEC, Barbara" w:date="2025-02-26T14:31:00Z" w16du:dateUtc="2025-02-26T13:31:00Z" w:id="4140"/>
                <w:rFonts w:ascii="Calibri" w:hAnsi="Calibri" w:cs="Calibri"/>
                <w:color w:val="000000"/>
              </w:rPr>
            </w:pPr>
            <w:del w:author="KARLOVCEC, Barbara" w:date="2025-02-26T14:31:00Z" w16du:dateUtc="2025-02-26T13:31:00Z" w:id="4141">
              <w:r w:rsidRPr="005D5556" w:rsidDel="00CE235E">
                <w:rPr>
                  <w:rFonts w:ascii="Calibri" w:hAnsi="Calibri" w:cs="Calibri"/>
                  <w:color w:val="000000"/>
                </w:rPr>
                <w:delText>8</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1C05FDBA" w14:textId="457E4130">
            <w:pPr>
              <w:rPr>
                <w:del w:author="KARLOVCEC, Barbara" w:date="2025-02-26T14:31:00Z" w16du:dateUtc="2025-02-26T13:31:00Z" w:id="4142"/>
                <w:rFonts w:ascii="Calibri" w:hAnsi="Calibri" w:cs="Calibri"/>
                <w:color w:val="000000"/>
              </w:rPr>
            </w:pPr>
            <w:del w:author="KARLOVCEC, Barbara" w:date="2025-02-26T14:31:00Z" w16du:dateUtc="2025-02-26T13:31:00Z" w:id="4143">
              <w:r w:rsidRPr="005D5556" w:rsidDel="00CE235E">
                <w:rPr>
                  <w:rFonts w:ascii="Calibri" w:hAnsi="Calibri" w:cs="Calibri"/>
                  <w:color w:val="000000"/>
                </w:rPr>
                <w:delText>HOLY WATER TECHNICAL ENTERPRISE</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2CE39825" w14:textId="2F872452">
            <w:pPr>
              <w:rPr>
                <w:del w:author="KARLOVCEC, Barbara" w:date="2025-02-26T14:31:00Z" w16du:dateUtc="2025-02-26T13:31:00Z" w:id="4144"/>
                <w:rFonts w:ascii="Calibri" w:hAnsi="Calibri" w:cs="Calibri"/>
                <w:color w:val="000000"/>
              </w:rPr>
            </w:pPr>
            <w:del w:author="KARLOVCEC, Barbara" w:date="2025-02-26T14:31:00Z" w16du:dateUtc="2025-02-26T13:31:00Z" w:id="4145">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32509989" w14:textId="1F53623E">
            <w:pPr>
              <w:rPr>
                <w:del w:author="KARLOVCEC, Barbara" w:date="2025-02-26T14:31:00Z" w16du:dateUtc="2025-02-26T13:31:00Z" w:id="4146"/>
                <w:rFonts w:ascii="Calibri" w:hAnsi="Calibri" w:cs="Calibri"/>
                <w:color w:val="000000"/>
              </w:rPr>
            </w:pPr>
            <w:del w:author="KARLOVCEC, Barbara" w:date="2025-02-26T14:31:00Z" w16du:dateUtc="2025-02-26T13:31:00Z" w:id="4147">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591EEB4B" w14:textId="7E6FE890">
            <w:pPr>
              <w:rPr>
                <w:del w:author="KARLOVCEC, Barbara" w:date="2025-02-26T14:31:00Z" w16du:dateUtc="2025-02-26T13:31:00Z" w:id="4148"/>
                <w:rFonts w:ascii="Calibri" w:hAnsi="Calibri" w:cs="Calibri"/>
                <w:color w:val="000000"/>
              </w:rPr>
            </w:pPr>
            <w:del w:author="KARLOVCEC, Barbara" w:date="2025-02-26T14:31:00Z" w16du:dateUtc="2025-02-26T13:31:00Z" w:id="4149">
              <w:r w:rsidRPr="005D5556" w:rsidDel="00CE235E">
                <w:rPr>
                  <w:rFonts w:ascii="Calibri" w:hAnsi="Calibri" w:cs="Calibri"/>
                  <w:color w:val="000000"/>
                </w:rPr>
                <w:delText>ICE  MAKING MACHINE/</w:delText>
              </w:r>
              <w:r w:rsidRPr="005D5556" w:rsidDel="00CE235E">
                <w:rPr>
                  <w:rFonts w:ascii="Calibri" w:hAnsi="Calibri" w:cs="Calibri"/>
                  <w:color w:val="000000"/>
                </w:rPr>
                <w:br/>
              </w:r>
              <w:r w:rsidRPr="005D5556" w:rsidDel="00CE235E">
                <w:rPr>
                  <w:rFonts w:ascii="Calibri" w:hAnsi="Calibri" w:cs="Calibri"/>
                  <w:color w:val="000000"/>
                </w:rPr>
                <w:delText>WATER COOLING MACHINE</w:delText>
              </w:r>
            </w:del>
          </w:p>
        </w:tc>
        <w:tc>
          <w:tcPr>
            <w:tcW w:w="2353" w:type="dxa"/>
            <w:vMerge/>
            <w:tcBorders>
              <w:left w:val="nil"/>
              <w:right w:val="single" w:color="auto" w:sz="4" w:space="0"/>
            </w:tcBorders>
            <w:shd w:val="clear" w:color="auto" w:fill="auto"/>
            <w:noWrap/>
            <w:vAlign w:val="bottom"/>
            <w:hideMark/>
          </w:tcPr>
          <w:p w:rsidRPr="005D5556" w:rsidR="00B11A79" w:rsidDel="00CE235E" w:rsidP="00EB47B1" w:rsidRDefault="00B11A79" w14:paraId="123583E0" w14:textId="2639C8E3">
            <w:pPr>
              <w:rPr>
                <w:del w:author="KARLOVCEC, Barbara" w:date="2025-02-26T14:31:00Z" w16du:dateUtc="2025-02-26T13:31:00Z" w:id="4150"/>
                <w:rFonts w:ascii="Calibri" w:hAnsi="Calibri" w:cs="Calibri"/>
                <w:color w:val="000000"/>
              </w:rPr>
            </w:pPr>
          </w:p>
        </w:tc>
      </w:tr>
      <w:tr w:rsidRPr="005D5556" w:rsidR="00B11A79" w:rsidDel="00CE235E" w:rsidTr="005D5556" w14:paraId="37B7C310" w14:textId="77B59255">
        <w:trPr>
          <w:trHeight w:val="450"/>
          <w:del w:author="KARLOVCEC, Barbara" w:date="2025-02-26T14:31:00Z" w:id="4151"/>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B11A79" w:rsidDel="00CE235E" w:rsidP="00EB47B1" w:rsidRDefault="00B11A79" w14:paraId="65029E07" w14:textId="488DFEF2">
            <w:pPr>
              <w:rPr>
                <w:del w:author="KARLOVCEC, Barbara" w:date="2025-02-26T14:31:00Z" w16du:dateUtc="2025-02-26T13:31:00Z" w:id="4152"/>
                <w:rFonts w:ascii="Calibri" w:hAnsi="Calibri" w:cs="Calibri"/>
                <w:color w:val="000000"/>
              </w:rPr>
            </w:pPr>
            <w:del w:author="KARLOVCEC, Barbara" w:date="2025-02-26T14:31:00Z" w16du:dateUtc="2025-02-26T13:31:00Z" w:id="4153">
              <w:r w:rsidRPr="005D5556" w:rsidDel="00CE235E">
                <w:rPr>
                  <w:rFonts w:ascii="Calibri" w:hAnsi="Calibri" w:cs="Calibri"/>
                  <w:color w:val="000000"/>
                </w:rPr>
                <w:delText>9</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30755F57" w14:textId="128E6918">
            <w:pPr>
              <w:rPr>
                <w:del w:author="KARLOVCEC, Barbara" w:date="2025-02-26T14:31:00Z" w16du:dateUtc="2025-02-26T13:31:00Z" w:id="4154"/>
                <w:rFonts w:ascii="Calibri" w:hAnsi="Calibri" w:cs="Calibri"/>
                <w:color w:val="000000"/>
              </w:rPr>
            </w:pPr>
            <w:del w:author="KARLOVCEC, Barbara" w:date="2025-02-26T14:31:00Z" w16du:dateUtc="2025-02-26T13:31:00Z" w:id="4155">
              <w:r w:rsidRPr="005D5556" w:rsidDel="00CE235E">
                <w:rPr>
                  <w:rFonts w:ascii="Calibri" w:hAnsi="Calibri" w:cs="Calibri"/>
                  <w:color w:val="000000"/>
                </w:rPr>
                <w:delText>OKOTI TECHNICAL COMPANY LTD</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21D75C8E" w14:textId="66C5C689">
            <w:pPr>
              <w:rPr>
                <w:del w:author="KARLOVCEC, Barbara" w:date="2025-02-26T14:31:00Z" w16du:dateUtc="2025-02-26T13:31:00Z" w:id="4156"/>
                <w:rFonts w:ascii="Calibri" w:hAnsi="Calibri" w:cs="Calibri"/>
                <w:color w:val="000000"/>
              </w:rPr>
            </w:pPr>
            <w:del w:author="KARLOVCEC, Barbara" w:date="2025-02-26T14:31:00Z" w16du:dateUtc="2025-02-26T13:31:00Z" w:id="4157">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5E068628" w14:textId="34A527BC">
            <w:pPr>
              <w:rPr>
                <w:del w:author="KARLOVCEC, Barbara" w:date="2025-02-26T14:31:00Z" w16du:dateUtc="2025-02-26T13:31:00Z" w:id="4158"/>
                <w:rFonts w:ascii="Calibri" w:hAnsi="Calibri" w:cs="Calibri"/>
                <w:color w:val="000000"/>
              </w:rPr>
            </w:pPr>
            <w:del w:author="KARLOVCEC, Barbara" w:date="2025-02-26T14:31:00Z" w16du:dateUtc="2025-02-26T13:31:00Z" w:id="4159">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3B558CD1" w14:textId="6BEF41E9">
            <w:pPr>
              <w:rPr>
                <w:del w:author="KARLOVCEC, Barbara" w:date="2025-02-26T14:31:00Z" w16du:dateUtc="2025-02-26T13:31:00Z" w:id="4160"/>
                <w:rFonts w:ascii="Calibri" w:hAnsi="Calibri" w:cs="Calibri"/>
                <w:color w:val="000000"/>
              </w:rPr>
            </w:pPr>
            <w:del w:author="KARLOVCEC, Barbara" w:date="2025-02-26T14:31:00Z" w16du:dateUtc="2025-02-26T13:31:00Z" w:id="4161">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B11A79" w:rsidDel="00CE235E" w:rsidP="00EB47B1" w:rsidRDefault="00B11A79" w14:paraId="5C07F10F" w14:textId="54C07E2E">
            <w:pPr>
              <w:rPr>
                <w:del w:author="KARLOVCEC, Barbara" w:date="2025-02-26T14:31:00Z" w16du:dateUtc="2025-02-26T13:31:00Z" w:id="4162"/>
                <w:rFonts w:ascii="Calibri" w:hAnsi="Calibri" w:cs="Calibri"/>
                <w:color w:val="000000"/>
              </w:rPr>
            </w:pPr>
          </w:p>
        </w:tc>
      </w:tr>
      <w:tr w:rsidRPr="005D5556" w:rsidR="00B11A79" w:rsidDel="00CE235E" w:rsidTr="005D5556" w14:paraId="2ED509F3" w14:textId="19077276">
        <w:trPr>
          <w:trHeight w:val="450"/>
          <w:del w:author="KARLOVCEC, Barbara" w:date="2025-02-26T14:31:00Z" w:id="4163"/>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B11A79" w:rsidDel="00CE235E" w:rsidP="00EB47B1" w:rsidRDefault="00B11A79" w14:paraId="1FC304E5" w14:textId="3F04D49D">
            <w:pPr>
              <w:rPr>
                <w:del w:author="KARLOVCEC, Barbara" w:date="2025-02-26T14:31:00Z" w16du:dateUtc="2025-02-26T13:31:00Z" w:id="4164"/>
                <w:rFonts w:ascii="Calibri" w:hAnsi="Calibri" w:cs="Calibri"/>
                <w:color w:val="000000"/>
              </w:rPr>
            </w:pPr>
            <w:del w:author="KARLOVCEC, Barbara" w:date="2025-02-26T14:31:00Z" w16du:dateUtc="2025-02-26T13:31:00Z" w:id="4165">
              <w:r w:rsidRPr="005D5556" w:rsidDel="00CE235E">
                <w:rPr>
                  <w:rFonts w:ascii="Calibri" w:hAnsi="Calibri" w:cs="Calibri"/>
                  <w:color w:val="000000"/>
                </w:rPr>
                <w:delText>10</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179F94FE" w14:textId="1421E07E">
            <w:pPr>
              <w:rPr>
                <w:del w:author="KARLOVCEC, Barbara" w:date="2025-02-26T14:31:00Z" w16du:dateUtc="2025-02-26T13:31:00Z" w:id="4166"/>
                <w:rFonts w:ascii="Calibri" w:hAnsi="Calibri" w:cs="Calibri"/>
                <w:color w:val="000000"/>
              </w:rPr>
            </w:pPr>
            <w:del w:author="KARLOVCEC, Barbara" w:date="2025-02-26T14:31:00Z" w16du:dateUtc="2025-02-26T13:31:00Z" w:id="4167">
              <w:r w:rsidRPr="005D5556" w:rsidDel="00CE235E">
                <w:rPr>
                  <w:rFonts w:ascii="Calibri" w:hAnsi="Calibri" w:cs="Calibri"/>
                  <w:color w:val="000000"/>
                </w:rPr>
                <w:delText>Flamin go Cooling (NIG) enterprise</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602398E8" w14:textId="15AC552D">
            <w:pPr>
              <w:rPr>
                <w:del w:author="KARLOVCEC, Barbara" w:date="2025-02-26T14:31:00Z" w16du:dateUtc="2025-02-26T13:31:00Z" w:id="4168"/>
                <w:rFonts w:ascii="Calibri" w:hAnsi="Calibri" w:cs="Calibri"/>
                <w:color w:val="000000"/>
              </w:rPr>
            </w:pPr>
            <w:del w:author="KARLOVCEC, Barbara" w:date="2025-02-26T14:31:00Z" w16du:dateUtc="2025-02-26T13:31:00Z" w:id="4169">
              <w:r w:rsidRPr="005D5556" w:rsidDel="00CE235E">
                <w:rPr>
                  <w:rFonts w:ascii="Calibri" w:hAnsi="Calibri" w:cs="Calibri"/>
                  <w:color w:val="000000"/>
                </w:rPr>
                <w:delText>Kogi/Ajaokuta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50ADE4CE" w14:textId="0000A416">
            <w:pPr>
              <w:rPr>
                <w:del w:author="KARLOVCEC, Barbara" w:date="2025-02-26T14:31:00Z" w16du:dateUtc="2025-02-26T13:31:00Z" w:id="4170"/>
                <w:rFonts w:ascii="Calibri" w:hAnsi="Calibri" w:cs="Calibri"/>
                <w:color w:val="000000"/>
              </w:rPr>
            </w:pPr>
            <w:del w:author="KARLOVCEC, Barbara" w:date="2025-02-26T14:31:00Z" w16du:dateUtc="2025-02-26T13:31:00Z" w:id="4171">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3A2F9B96" w14:textId="228E949A">
            <w:pPr>
              <w:rPr>
                <w:del w:author="KARLOVCEC, Barbara" w:date="2025-02-26T14:31:00Z" w16du:dateUtc="2025-02-26T13:31:00Z" w:id="4172"/>
                <w:rFonts w:ascii="Calibri" w:hAnsi="Calibri" w:cs="Calibri"/>
                <w:color w:val="000000"/>
              </w:rPr>
            </w:pPr>
            <w:del w:author="KARLOVCEC, Barbara" w:date="2025-02-26T14:31:00Z" w16du:dateUtc="2025-02-26T13:31:00Z" w:id="4173">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B11A79" w:rsidDel="00CE235E" w:rsidP="00EB47B1" w:rsidRDefault="00B11A79" w14:paraId="4F70A0C8" w14:textId="52E79336">
            <w:pPr>
              <w:rPr>
                <w:del w:author="KARLOVCEC, Barbara" w:date="2025-02-26T14:31:00Z" w16du:dateUtc="2025-02-26T13:31:00Z" w:id="4174"/>
                <w:rFonts w:ascii="Calibri" w:hAnsi="Calibri" w:cs="Calibri"/>
                <w:color w:val="000000"/>
              </w:rPr>
            </w:pPr>
          </w:p>
        </w:tc>
      </w:tr>
      <w:tr w:rsidRPr="005D5556" w:rsidR="00B11A79" w:rsidDel="00CE235E" w:rsidTr="005D5556" w14:paraId="44E7AFC1" w14:textId="1A67622C">
        <w:trPr>
          <w:trHeight w:val="300"/>
          <w:del w:author="KARLOVCEC, Barbara" w:date="2025-02-26T14:31:00Z" w:id="4175"/>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B11A79" w:rsidDel="00CE235E" w:rsidP="00EB47B1" w:rsidRDefault="00B11A79" w14:paraId="3DEB7B54" w14:textId="2AA3E9CD">
            <w:pPr>
              <w:rPr>
                <w:del w:author="KARLOVCEC, Barbara" w:date="2025-02-26T14:31:00Z" w16du:dateUtc="2025-02-26T13:31:00Z" w:id="4176"/>
                <w:rFonts w:ascii="Calibri" w:hAnsi="Calibri" w:cs="Calibri"/>
                <w:color w:val="000000"/>
              </w:rPr>
            </w:pPr>
            <w:del w:author="KARLOVCEC, Barbara" w:date="2025-02-26T14:31:00Z" w16du:dateUtc="2025-02-26T13:31:00Z" w:id="4177">
              <w:r w:rsidRPr="005D5556" w:rsidDel="00CE235E">
                <w:rPr>
                  <w:rFonts w:ascii="Calibri" w:hAnsi="Calibri" w:cs="Calibri"/>
                  <w:color w:val="000000"/>
                </w:rPr>
                <w:delText>11</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0DE72D5F" w14:textId="410E8642">
            <w:pPr>
              <w:rPr>
                <w:del w:author="KARLOVCEC, Barbara" w:date="2025-02-26T14:31:00Z" w16du:dateUtc="2025-02-26T13:31:00Z" w:id="4178"/>
                <w:rFonts w:ascii="Calibri" w:hAnsi="Calibri" w:cs="Calibri"/>
                <w:color w:val="000000"/>
              </w:rPr>
            </w:pPr>
            <w:del w:author="KARLOVCEC, Barbara" w:date="2025-02-26T14:31:00Z" w16du:dateUtc="2025-02-26T13:31:00Z" w:id="4179">
              <w:r w:rsidRPr="005D5556" w:rsidDel="00CE235E">
                <w:rPr>
                  <w:rFonts w:ascii="Calibri" w:hAnsi="Calibri" w:cs="Calibri"/>
                  <w:color w:val="000000"/>
                </w:rPr>
                <w:delText>MACHI TECH</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78C43F8B" w14:textId="1B58F103">
            <w:pPr>
              <w:rPr>
                <w:del w:author="KARLOVCEC, Barbara" w:date="2025-02-26T14:31:00Z" w16du:dateUtc="2025-02-26T13:31:00Z" w:id="4180"/>
                <w:rFonts w:ascii="Calibri" w:hAnsi="Calibri" w:cs="Calibri"/>
                <w:color w:val="000000"/>
              </w:rPr>
            </w:pPr>
            <w:del w:author="KARLOVCEC, Barbara" w:date="2025-02-26T14:31:00Z" w16du:dateUtc="2025-02-26T13:31:00Z" w:id="4181">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1BC6B3E1" w14:textId="567D3A42">
            <w:pPr>
              <w:rPr>
                <w:del w:author="KARLOVCEC, Barbara" w:date="2025-02-26T14:31:00Z" w16du:dateUtc="2025-02-26T13:31:00Z" w:id="4182"/>
                <w:rFonts w:ascii="Calibri" w:hAnsi="Calibri" w:cs="Calibri"/>
                <w:color w:val="000000"/>
              </w:rPr>
            </w:pPr>
            <w:del w:author="KARLOVCEC, Barbara" w:date="2025-02-26T14:31:00Z" w16du:dateUtc="2025-02-26T13:31:00Z" w:id="4183">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30EF864C" w14:textId="757BCCC4">
            <w:pPr>
              <w:rPr>
                <w:del w:author="KARLOVCEC, Barbara" w:date="2025-02-26T14:31:00Z" w16du:dateUtc="2025-02-26T13:31:00Z" w:id="4184"/>
                <w:rFonts w:ascii="Calibri" w:hAnsi="Calibri" w:cs="Calibri"/>
                <w:color w:val="000000"/>
              </w:rPr>
            </w:pPr>
            <w:del w:author="KARLOVCEC, Barbara" w:date="2025-02-26T14:31:00Z" w16du:dateUtc="2025-02-26T13:31:00Z" w:id="4185">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B11A79" w:rsidDel="00CE235E" w:rsidP="00EB47B1" w:rsidRDefault="00B11A79" w14:paraId="6FFFD6FE" w14:textId="296B74AA">
            <w:pPr>
              <w:rPr>
                <w:del w:author="KARLOVCEC, Barbara" w:date="2025-02-26T14:31:00Z" w16du:dateUtc="2025-02-26T13:31:00Z" w:id="4186"/>
                <w:rFonts w:ascii="Calibri" w:hAnsi="Calibri" w:cs="Calibri"/>
                <w:color w:val="000000"/>
              </w:rPr>
            </w:pPr>
          </w:p>
        </w:tc>
      </w:tr>
      <w:tr w:rsidRPr="005D5556" w:rsidR="00B11A79" w:rsidDel="00CE235E" w:rsidTr="005D5556" w14:paraId="14A59119" w14:textId="4532DE2E">
        <w:trPr>
          <w:trHeight w:val="450"/>
          <w:del w:author="KARLOVCEC, Barbara" w:date="2025-02-26T14:31:00Z" w:id="4187"/>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B11A79" w:rsidDel="00CE235E" w:rsidP="00EB47B1" w:rsidRDefault="00B11A79" w14:paraId="074E6518" w14:textId="79DA1C45">
            <w:pPr>
              <w:rPr>
                <w:del w:author="KARLOVCEC, Barbara" w:date="2025-02-26T14:31:00Z" w16du:dateUtc="2025-02-26T13:31:00Z" w:id="4188"/>
                <w:rFonts w:ascii="Calibri" w:hAnsi="Calibri" w:cs="Calibri"/>
                <w:color w:val="000000"/>
              </w:rPr>
            </w:pPr>
            <w:del w:author="KARLOVCEC, Barbara" w:date="2025-02-26T14:31:00Z" w16du:dateUtc="2025-02-26T13:31:00Z" w:id="4189">
              <w:r w:rsidRPr="005D5556" w:rsidDel="00CE235E">
                <w:rPr>
                  <w:rFonts w:ascii="Calibri" w:hAnsi="Calibri" w:cs="Calibri"/>
                  <w:color w:val="000000"/>
                </w:rPr>
                <w:delText>12</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6589055C" w14:textId="7FDAE639">
            <w:pPr>
              <w:rPr>
                <w:del w:author="KARLOVCEC, Barbara" w:date="2025-02-26T14:31:00Z" w16du:dateUtc="2025-02-26T13:31:00Z" w:id="4190"/>
                <w:rFonts w:ascii="Calibri" w:hAnsi="Calibri" w:cs="Calibri"/>
                <w:color w:val="000000"/>
              </w:rPr>
            </w:pPr>
            <w:del w:author="KARLOVCEC, Barbara" w:date="2025-02-26T14:31:00Z" w16du:dateUtc="2025-02-26T13:31:00Z" w:id="4191">
              <w:r w:rsidRPr="005D5556" w:rsidDel="00CE235E">
                <w:rPr>
                  <w:rFonts w:ascii="Calibri" w:hAnsi="Calibri" w:cs="Calibri"/>
                  <w:color w:val="000000"/>
                </w:rPr>
                <w:delText xml:space="preserve">JASMOD NIG ENTERPRISES </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549F8ABD" w14:textId="3AF52DF2">
            <w:pPr>
              <w:rPr>
                <w:del w:author="KARLOVCEC, Barbara" w:date="2025-02-26T14:31:00Z" w16du:dateUtc="2025-02-26T13:31:00Z" w:id="4192"/>
                <w:rFonts w:ascii="Calibri" w:hAnsi="Calibri" w:cs="Calibri"/>
                <w:color w:val="000000"/>
              </w:rPr>
            </w:pPr>
            <w:del w:author="KARLOVCEC, Barbara" w:date="2025-02-26T14:31:00Z" w16du:dateUtc="2025-02-26T13:31:00Z" w:id="4193">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079A5938" w14:textId="233CDBFD">
            <w:pPr>
              <w:rPr>
                <w:del w:author="KARLOVCEC, Barbara" w:date="2025-02-26T14:31:00Z" w16du:dateUtc="2025-02-26T13:31:00Z" w:id="4194"/>
                <w:rFonts w:ascii="Calibri" w:hAnsi="Calibri" w:cs="Calibri"/>
                <w:color w:val="000000"/>
              </w:rPr>
            </w:pPr>
            <w:del w:author="KARLOVCEC, Barbara" w:date="2025-02-26T14:31:00Z" w16du:dateUtc="2025-02-26T13:31:00Z" w:id="4195">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475D63AE" w14:textId="018232C1">
            <w:pPr>
              <w:rPr>
                <w:del w:author="KARLOVCEC, Barbara" w:date="2025-02-26T14:31:00Z" w16du:dateUtc="2025-02-26T13:31:00Z" w:id="4196"/>
                <w:rFonts w:ascii="Calibri" w:hAnsi="Calibri" w:cs="Calibri"/>
                <w:color w:val="000000"/>
              </w:rPr>
            </w:pPr>
            <w:del w:author="KARLOVCEC, Barbara" w:date="2025-02-26T14:31:00Z" w16du:dateUtc="2025-02-26T13:31:00Z" w:id="4197">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B11A79" w:rsidDel="00CE235E" w:rsidP="00EB47B1" w:rsidRDefault="00B11A79" w14:paraId="64C5D5BD" w14:textId="7AE1D846">
            <w:pPr>
              <w:rPr>
                <w:del w:author="KARLOVCEC, Barbara" w:date="2025-02-26T14:31:00Z" w16du:dateUtc="2025-02-26T13:31:00Z" w:id="4198"/>
                <w:rFonts w:ascii="Calibri" w:hAnsi="Calibri" w:cs="Calibri"/>
                <w:color w:val="000000"/>
              </w:rPr>
            </w:pPr>
          </w:p>
        </w:tc>
      </w:tr>
      <w:tr w:rsidRPr="005D5556" w:rsidR="00B11A79" w:rsidDel="00CE235E" w:rsidTr="005D5556" w14:paraId="751FB536" w14:textId="5F623C33">
        <w:trPr>
          <w:trHeight w:val="675"/>
          <w:del w:author="KARLOVCEC, Barbara" w:date="2025-02-26T14:31:00Z" w:id="4199"/>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B11A79" w:rsidDel="00CE235E" w:rsidP="00EB47B1" w:rsidRDefault="00B11A79" w14:paraId="2EBC32F7" w14:textId="65B13760">
            <w:pPr>
              <w:rPr>
                <w:del w:author="KARLOVCEC, Barbara" w:date="2025-02-26T14:31:00Z" w16du:dateUtc="2025-02-26T13:31:00Z" w:id="4200"/>
                <w:rFonts w:ascii="Calibri" w:hAnsi="Calibri" w:cs="Calibri"/>
                <w:color w:val="000000"/>
              </w:rPr>
            </w:pPr>
            <w:del w:author="KARLOVCEC, Barbara" w:date="2025-02-26T14:31:00Z" w16du:dateUtc="2025-02-26T13:31:00Z" w:id="4201">
              <w:r w:rsidRPr="005D5556" w:rsidDel="00CE235E">
                <w:rPr>
                  <w:rFonts w:ascii="Calibri" w:hAnsi="Calibri" w:cs="Calibri"/>
                  <w:color w:val="000000"/>
                </w:rPr>
                <w:delText>13</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04FC0121" w14:textId="67C21517">
            <w:pPr>
              <w:rPr>
                <w:del w:author="KARLOVCEC, Barbara" w:date="2025-02-26T14:31:00Z" w16du:dateUtc="2025-02-26T13:31:00Z" w:id="4202"/>
                <w:rFonts w:ascii="Calibri" w:hAnsi="Calibri" w:cs="Calibri"/>
                <w:color w:val="000000"/>
              </w:rPr>
            </w:pPr>
            <w:del w:author="KARLOVCEC, Barbara" w:date="2025-02-26T14:31:00Z" w16du:dateUtc="2025-02-26T13:31:00Z" w:id="4203">
              <w:r w:rsidRPr="005D5556" w:rsidDel="00CE235E">
                <w:rPr>
                  <w:rFonts w:ascii="Calibri" w:hAnsi="Calibri" w:cs="Calibri"/>
                  <w:color w:val="000000"/>
                </w:rPr>
                <w:delText>J. J. Johnson Engineering Enterprises</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52C408D5" w14:textId="483C7C8D">
            <w:pPr>
              <w:rPr>
                <w:del w:author="KARLOVCEC, Barbara" w:date="2025-02-26T14:31:00Z" w16du:dateUtc="2025-02-26T13:31:00Z" w:id="4204"/>
                <w:rFonts w:ascii="Calibri" w:hAnsi="Calibri" w:cs="Calibri"/>
                <w:color w:val="000000"/>
              </w:rPr>
            </w:pPr>
            <w:del w:author="KARLOVCEC, Barbara" w:date="2025-02-26T14:31:00Z" w16du:dateUtc="2025-02-26T13:31:00Z" w:id="4205">
              <w:r w:rsidRPr="005D5556" w:rsidDel="00CE235E">
                <w:rPr>
                  <w:rFonts w:ascii="Calibri" w:hAnsi="Calibri" w:cs="Calibri"/>
                  <w:color w:val="000000"/>
                </w:rPr>
                <w:delText>Kogi/Lokoja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4593B5E9" w14:textId="6373B0D6">
            <w:pPr>
              <w:rPr>
                <w:del w:author="KARLOVCEC, Barbara" w:date="2025-02-26T14:31:00Z" w16du:dateUtc="2025-02-26T13:31:00Z" w:id="4206"/>
                <w:rFonts w:ascii="Calibri" w:hAnsi="Calibri" w:cs="Calibri"/>
                <w:color w:val="000000"/>
              </w:rPr>
            </w:pPr>
            <w:del w:author="KARLOVCEC, Barbara" w:date="2025-02-26T14:31:00Z" w16du:dateUtc="2025-02-26T13:31:00Z" w:id="4207">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4EB68003" w14:textId="795A1867">
            <w:pPr>
              <w:rPr>
                <w:del w:author="KARLOVCEC, Barbara" w:date="2025-02-26T14:31:00Z" w16du:dateUtc="2025-02-26T13:31:00Z" w:id="4208"/>
                <w:rFonts w:ascii="Calibri" w:hAnsi="Calibri" w:cs="Calibri"/>
                <w:color w:val="000000"/>
              </w:rPr>
            </w:pPr>
            <w:del w:author="KARLOVCEC, Barbara" w:date="2025-02-26T14:31:00Z" w16du:dateUtc="2025-02-26T13:31:00Z" w:id="4209">
              <w:r w:rsidRPr="005D5556" w:rsidDel="00CE235E">
                <w:rPr>
                  <w:rFonts w:ascii="Calibri" w:hAnsi="Calibri" w:cs="Calibri"/>
                  <w:color w:val="000000"/>
                </w:rPr>
                <w:delText>ICE  MAKING MACHINE/</w:delText>
              </w:r>
              <w:r w:rsidRPr="005D5556" w:rsidDel="00CE235E">
                <w:rPr>
                  <w:rFonts w:ascii="Calibri" w:hAnsi="Calibri" w:cs="Calibri"/>
                  <w:color w:val="000000"/>
                </w:rPr>
                <w:br/>
              </w:r>
              <w:r w:rsidRPr="005D5556" w:rsidDel="00CE235E">
                <w:rPr>
                  <w:rFonts w:ascii="Calibri" w:hAnsi="Calibri" w:cs="Calibri"/>
                  <w:color w:val="000000"/>
                </w:rPr>
                <w:delText xml:space="preserve"> COLD ROOM</w:delText>
              </w:r>
            </w:del>
          </w:p>
        </w:tc>
        <w:tc>
          <w:tcPr>
            <w:tcW w:w="2353" w:type="dxa"/>
            <w:vMerge/>
            <w:tcBorders>
              <w:left w:val="nil"/>
              <w:right w:val="single" w:color="auto" w:sz="4" w:space="0"/>
            </w:tcBorders>
            <w:shd w:val="clear" w:color="auto" w:fill="auto"/>
            <w:noWrap/>
            <w:vAlign w:val="bottom"/>
            <w:hideMark/>
          </w:tcPr>
          <w:p w:rsidRPr="005D5556" w:rsidR="00B11A79" w:rsidDel="00CE235E" w:rsidP="00EB47B1" w:rsidRDefault="00B11A79" w14:paraId="4A59E129" w14:textId="106720CE">
            <w:pPr>
              <w:rPr>
                <w:del w:author="KARLOVCEC, Barbara" w:date="2025-02-26T14:31:00Z" w16du:dateUtc="2025-02-26T13:31:00Z" w:id="4210"/>
                <w:rFonts w:ascii="Calibri" w:hAnsi="Calibri" w:cs="Calibri"/>
                <w:color w:val="000000"/>
              </w:rPr>
            </w:pPr>
          </w:p>
        </w:tc>
      </w:tr>
      <w:tr w:rsidRPr="005D5556" w:rsidR="00B11A79" w:rsidDel="00CE235E" w:rsidTr="005D5556" w14:paraId="0724B6D5" w14:textId="0E78185D">
        <w:trPr>
          <w:trHeight w:val="450"/>
          <w:del w:author="KARLOVCEC, Barbara" w:date="2025-02-26T14:31:00Z" w:id="4211"/>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B11A79" w:rsidDel="00CE235E" w:rsidP="00EB47B1" w:rsidRDefault="00B11A79" w14:paraId="5C77D838" w14:textId="2F11B741">
            <w:pPr>
              <w:rPr>
                <w:del w:author="KARLOVCEC, Barbara" w:date="2025-02-26T14:31:00Z" w16du:dateUtc="2025-02-26T13:31:00Z" w:id="4212"/>
                <w:rFonts w:ascii="Calibri" w:hAnsi="Calibri" w:cs="Calibri"/>
                <w:color w:val="000000"/>
              </w:rPr>
            </w:pPr>
            <w:del w:author="KARLOVCEC, Barbara" w:date="2025-02-26T14:31:00Z" w16du:dateUtc="2025-02-26T13:31:00Z" w:id="4213">
              <w:r w:rsidRPr="005D5556" w:rsidDel="00CE235E">
                <w:rPr>
                  <w:rFonts w:ascii="Calibri" w:hAnsi="Calibri" w:cs="Calibri"/>
                  <w:color w:val="000000"/>
                </w:rPr>
                <w:delText>14</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7CAEC311" w14:textId="5EAC9EB7">
            <w:pPr>
              <w:rPr>
                <w:del w:author="KARLOVCEC, Barbara" w:date="2025-02-26T14:31:00Z" w16du:dateUtc="2025-02-26T13:31:00Z" w:id="4214"/>
                <w:rFonts w:ascii="Calibri" w:hAnsi="Calibri" w:cs="Calibri"/>
                <w:color w:val="000000"/>
              </w:rPr>
            </w:pPr>
            <w:del w:author="KARLOVCEC, Barbara" w:date="2025-02-26T14:31:00Z" w16du:dateUtc="2025-02-26T13:31:00Z" w:id="4215">
              <w:r w:rsidRPr="005D5556" w:rsidDel="00CE235E">
                <w:rPr>
                  <w:rFonts w:ascii="Calibri" w:hAnsi="Calibri" w:cs="Calibri"/>
                  <w:color w:val="000000"/>
                </w:rPr>
                <w:delText xml:space="preserve">FEMOO COOL NIGERIA LTD </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577E6480" w14:textId="1F8E0673">
            <w:pPr>
              <w:rPr>
                <w:del w:author="KARLOVCEC, Barbara" w:date="2025-02-26T14:31:00Z" w16du:dateUtc="2025-02-26T13:31:00Z" w:id="4216"/>
                <w:rFonts w:ascii="Calibri" w:hAnsi="Calibri" w:cs="Calibri"/>
                <w:color w:val="000000"/>
              </w:rPr>
            </w:pPr>
            <w:del w:author="KARLOVCEC, Barbara" w:date="2025-02-26T14:31:00Z" w16du:dateUtc="2025-02-26T13:31:00Z" w:id="4217">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26E2701F" w14:textId="02F6660E">
            <w:pPr>
              <w:rPr>
                <w:del w:author="KARLOVCEC, Barbara" w:date="2025-02-26T14:31:00Z" w16du:dateUtc="2025-02-26T13:31:00Z" w:id="4218"/>
                <w:rFonts w:ascii="Calibri" w:hAnsi="Calibri" w:cs="Calibri"/>
                <w:color w:val="000000"/>
              </w:rPr>
            </w:pPr>
            <w:del w:author="KARLOVCEC, Barbara" w:date="2025-02-26T14:31:00Z" w16du:dateUtc="2025-02-26T13:31:00Z" w:id="4219">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57F42522" w14:textId="77A5C276">
            <w:pPr>
              <w:rPr>
                <w:del w:author="KARLOVCEC, Barbara" w:date="2025-02-26T14:31:00Z" w16du:dateUtc="2025-02-26T13:31:00Z" w:id="4220"/>
                <w:rFonts w:ascii="Calibri" w:hAnsi="Calibri" w:cs="Calibri"/>
                <w:color w:val="000000"/>
              </w:rPr>
            </w:pPr>
            <w:del w:author="KARLOVCEC, Barbara" w:date="2025-02-26T14:31:00Z" w16du:dateUtc="2025-02-26T13:31:00Z" w:id="4221">
              <w:r w:rsidRPr="005D5556" w:rsidDel="00CE235E">
                <w:rPr>
                  <w:rFonts w:ascii="Calibri" w:hAnsi="Calibri" w:cs="Calibri"/>
                  <w:color w:val="000000"/>
                </w:rPr>
                <w:delText>ICE  MAKING MACHINE/</w:delText>
              </w:r>
              <w:r w:rsidRPr="005D5556" w:rsidDel="00CE235E">
                <w:rPr>
                  <w:rFonts w:ascii="Calibri" w:hAnsi="Calibri" w:cs="Calibri"/>
                  <w:color w:val="000000"/>
                </w:rPr>
                <w:br/>
              </w:r>
              <w:r w:rsidRPr="005D5556" w:rsidDel="00CE235E">
                <w:rPr>
                  <w:rFonts w:ascii="Calibri" w:hAnsi="Calibri" w:cs="Calibri"/>
                  <w:color w:val="000000"/>
                </w:rPr>
                <w:delText>COOLER BOX</w:delText>
              </w:r>
            </w:del>
          </w:p>
        </w:tc>
        <w:tc>
          <w:tcPr>
            <w:tcW w:w="2353" w:type="dxa"/>
            <w:vMerge/>
            <w:tcBorders>
              <w:left w:val="nil"/>
              <w:right w:val="single" w:color="auto" w:sz="4" w:space="0"/>
            </w:tcBorders>
            <w:shd w:val="clear" w:color="auto" w:fill="auto"/>
            <w:noWrap/>
            <w:vAlign w:val="bottom"/>
            <w:hideMark/>
          </w:tcPr>
          <w:p w:rsidRPr="005D5556" w:rsidR="00B11A79" w:rsidDel="00CE235E" w:rsidP="00EB47B1" w:rsidRDefault="00B11A79" w14:paraId="4C417B51" w14:textId="2D220DCC">
            <w:pPr>
              <w:rPr>
                <w:del w:author="KARLOVCEC, Barbara" w:date="2025-02-26T14:31:00Z" w16du:dateUtc="2025-02-26T13:31:00Z" w:id="4222"/>
                <w:rFonts w:ascii="Calibri" w:hAnsi="Calibri" w:cs="Calibri"/>
                <w:color w:val="000000"/>
              </w:rPr>
            </w:pPr>
          </w:p>
        </w:tc>
      </w:tr>
      <w:tr w:rsidRPr="005D5556" w:rsidR="00B11A79" w:rsidDel="00CE235E" w:rsidTr="005D5556" w14:paraId="1EBD8925" w14:textId="6F579401">
        <w:trPr>
          <w:trHeight w:val="450"/>
          <w:del w:author="KARLOVCEC, Barbara" w:date="2025-02-26T14:31:00Z" w:id="4223"/>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B11A79" w:rsidDel="00CE235E" w:rsidP="00EB47B1" w:rsidRDefault="00B11A79" w14:paraId="2686CC24" w14:textId="57887909">
            <w:pPr>
              <w:rPr>
                <w:del w:author="KARLOVCEC, Barbara" w:date="2025-02-26T14:31:00Z" w16du:dateUtc="2025-02-26T13:31:00Z" w:id="4224"/>
                <w:rFonts w:ascii="Calibri" w:hAnsi="Calibri" w:cs="Calibri"/>
                <w:color w:val="000000"/>
              </w:rPr>
            </w:pPr>
            <w:del w:author="KARLOVCEC, Barbara" w:date="2025-02-26T14:31:00Z" w16du:dateUtc="2025-02-26T13:31:00Z" w:id="4225">
              <w:r w:rsidRPr="005D5556" w:rsidDel="00CE235E">
                <w:rPr>
                  <w:rFonts w:ascii="Calibri" w:hAnsi="Calibri" w:cs="Calibri"/>
                  <w:color w:val="000000"/>
                </w:rPr>
                <w:delText>15</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1C5254DA" w14:textId="4D9AE818">
            <w:pPr>
              <w:rPr>
                <w:del w:author="KARLOVCEC, Barbara" w:date="2025-02-26T14:31:00Z" w16du:dateUtc="2025-02-26T13:31:00Z" w:id="4226"/>
                <w:rFonts w:ascii="Calibri" w:hAnsi="Calibri" w:cs="Calibri"/>
                <w:color w:val="000000"/>
              </w:rPr>
            </w:pPr>
            <w:del w:author="KARLOVCEC, Barbara" w:date="2025-02-26T14:31:00Z" w16du:dateUtc="2025-02-26T13:31:00Z" w:id="4227">
              <w:r w:rsidRPr="005D5556" w:rsidDel="00CE235E">
                <w:rPr>
                  <w:rFonts w:ascii="Calibri" w:hAnsi="Calibri" w:cs="Calibri"/>
                  <w:color w:val="000000"/>
                </w:rPr>
                <w:delText xml:space="preserve">FRANCO ELECTRICAL WORK </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1D8DE585" w14:textId="4434FA07">
            <w:pPr>
              <w:rPr>
                <w:del w:author="KARLOVCEC, Barbara" w:date="2025-02-26T14:31:00Z" w16du:dateUtc="2025-02-26T13:31:00Z" w:id="4228"/>
                <w:rFonts w:ascii="Calibri" w:hAnsi="Calibri" w:cs="Calibri"/>
                <w:color w:val="000000"/>
              </w:rPr>
            </w:pPr>
            <w:del w:author="KARLOVCEC, Barbara" w:date="2025-02-26T14:31:00Z" w16du:dateUtc="2025-02-26T13:31:00Z" w:id="4229">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67AAED3D" w14:textId="2F4B3B37">
            <w:pPr>
              <w:rPr>
                <w:del w:author="KARLOVCEC, Barbara" w:date="2025-02-26T14:31:00Z" w16du:dateUtc="2025-02-26T13:31:00Z" w:id="4230"/>
                <w:rFonts w:ascii="Calibri" w:hAnsi="Calibri" w:cs="Calibri"/>
                <w:color w:val="000000"/>
              </w:rPr>
            </w:pPr>
            <w:del w:author="KARLOVCEC, Barbara" w:date="2025-02-26T14:31:00Z" w16du:dateUtc="2025-02-26T13:31:00Z" w:id="4231">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235C39C5" w14:textId="4292B279">
            <w:pPr>
              <w:rPr>
                <w:del w:author="KARLOVCEC, Barbara" w:date="2025-02-26T14:31:00Z" w16du:dateUtc="2025-02-26T13:31:00Z" w:id="4232"/>
                <w:rFonts w:ascii="Calibri" w:hAnsi="Calibri" w:cs="Calibri"/>
                <w:color w:val="000000"/>
              </w:rPr>
            </w:pPr>
            <w:del w:author="KARLOVCEC, Barbara" w:date="2025-02-26T14:31:00Z" w16du:dateUtc="2025-02-26T13:31:00Z" w:id="4233">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B11A79" w:rsidDel="00CE235E" w:rsidP="00EB47B1" w:rsidRDefault="00B11A79" w14:paraId="2420F0AB" w14:textId="10D5A640">
            <w:pPr>
              <w:rPr>
                <w:del w:author="KARLOVCEC, Barbara" w:date="2025-02-26T14:31:00Z" w16du:dateUtc="2025-02-26T13:31:00Z" w:id="4234"/>
                <w:rFonts w:ascii="Calibri" w:hAnsi="Calibri" w:cs="Calibri"/>
                <w:color w:val="000000"/>
              </w:rPr>
            </w:pPr>
          </w:p>
        </w:tc>
      </w:tr>
      <w:tr w:rsidRPr="005D5556" w:rsidR="00B11A79" w:rsidDel="00CE235E" w:rsidTr="005D5556" w14:paraId="61BE8C69" w14:textId="53773728">
        <w:trPr>
          <w:trHeight w:val="450"/>
          <w:del w:author="KARLOVCEC, Barbara" w:date="2025-02-26T14:31:00Z" w:id="4235"/>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B11A79" w:rsidDel="00CE235E" w:rsidP="00EB47B1" w:rsidRDefault="00B11A79" w14:paraId="68430CAE" w14:textId="5ECEB9E0">
            <w:pPr>
              <w:rPr>
                <w:del w:author="KARLOVCEC, Barbara" w:date="2025-02-26T14:31:00Z" w16du:dateUtc="2025-02-26T13:31:00Z" w:id="4236"/>
                <w:rFonts w:ascii="Calibri" w:hAnsi="Calibri" w:cs="Calibri"/>
                <w:color w:val="000000"/>
              </w:rPr>
            </w:pPr>
            <w:del w:author="KARLOVCEC, Barbara" w:date="2025-02-26T14:31:00Z" w16du:dateUtc="2025-02-26T13:31:00Z" w:id="4237">
              <w:r w:rsidRPr="005D5556" w:rsidDel="00CE235E">
                <w:rPr>
                  <w:rFonts w:ascii="Calibri" w:hAnsi="Calibri" w:cs="Calibri"/>
                  <w:color w:val="000000"/>
                </w:rPr>
                <w:delText>16</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6F4A70E9" w14:textId="763C3E31">
            <w:pPr>
              <w:rPr>
                <w:del w:author="KARLOVCEC, Barbara" w:date="2025-02-26T14:31:00Z" w16du:dateUtc="2025-02-26T13:31:00Z" w:id="4238"/>
                <w:rFonts w:ascii="Calibri" w:hAnsi="Calibri" w:cs="Calibri"/>
                <w:color w:val="000000"/>
              </w:rPr>
            </w:pPr>
            <w:del w:author="KARLOVCEC, Barbara" w:date="2025-02-26T14:31:00Z" w16du:dateUtc="2025-02-26T13:31:00Z" w:id="4239">
              <w:r w:rsidRPr="005D5556" w:rsidDel="00CE235E">
                <w:rPr>
                  <w:rFonts w:ascii="Calibri" w:hAnsi="Calibri" w:cs="Calibri"/>
                  <w:color w:val="000000"/>
                </w:rPr>
                <w:delText>BAABAGIDA IBRAHIM ELECTRICAL</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15DA8499" w14:textId="049FA00D">
            <w:pPr>
              <w:rPr>
                <w:del w:author="KARLOVCEC, Barbara" w:date="2025-02-26T14:31:00Z" w16du:dateUtc="2025-02-26T13:31:00Z" w:id="4240"/>
                <w:rFonts w:ascii="Calibri" w:hAnsi="Calibri" w:cs="Calibri"/>
                <w:color w:val="000000"/>
              </w:rPr>
            </w:pPr>
            <w:del w:author="KARLOVCEC, Barbara" w:date="2025-02-26T14:31:00Z" w16du:dateUtc="2025-02-26T13:31:00Z" w:id="4241">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7B1D8F0F" w14:textId="77E102A9">
            <w:pPr>
              <w:rPr>
                <w:del w:author="KARLOVCEC, Barbara" w:date="2025-02-26T14:31:00Z" w16du:dateUtc="2025-02-26T13:31:00Z" w:id="4242"/>
                <w:rFonts w:ascii="Calibri" w:hAnsi="Calibri" w:cs="Calibri"/>
                <w:color w:val="000000"/>
              </w:rPr>
            </w:pPr>
            <w:del w:author="KARLOVCEC, Barbara" w:date="2025-02-26T14:31:00Z" w16du:dateUtc="2025-02-26T13:31:00Z" w:id="4243">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38063C78" w14:textId="64D6F4B5">
            <w:pPr>
              <w:rPr>
                <w:del w:author="KARLOVCEC, Barbara" w:date="2025-02-26T14:31:00Z" w16du:dateUtc="2025-02-26T13:31:00Z" w:id="4244"/>
                <w:rFonts w:ascii="Calibri" w:hAnsi="Calibri" w:cs="Calibri"/>
                <w:color w:val="000000"/>
              </w:rPr>
            </w:pPr>
            <w:del w:author="KARLOVCEC, Barbara" w:date="2025-02-26T14:31:00Z" w16du:dateUtc="2025-02-26T13:31:00Z" w:id="4245">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B11A79" w:rsidDel="00CE235E" w:rsidP="00EB47B1" w:rsidRDefault="00B11A79" w14:paraId="624A918C" w14:textId="2576A3D0">
            <w:pPr>
              <w:rPr>
                <w:del w:author="KARLOVCEC, Barbara" w:date="2025-02-26T14:31:00Z" w16du:dateUtc="2025-02-26T13:31:00Z" w:id="4246"/>
                <w:rFonts w:ascii="Calibri" w:hAnsi="Calibri" w:cs="Calibri"/>
                <w:color w:val="000000"/>
              </w:rPr>
            </w:pPr>
          </w:p>
        </w:tc>
      </w:tr>
      <w:tr w:rsidRPr="005D5556" w:rsidR="00B11A79" w:rsidDel="00CE235E" w:rsidTr="005D5556" w14:paraId="1AD8A619" w14:textId="735D5FFF">
        <w:trPr>
          <w:trHeight w:val="450"/>
          <w:del w:author="KARLOVCEC, Barbara" w:date="2025-02-26T14:31:00Z" w:id="4247"/>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B11A79" w:rsidDel="00CE235E" w:rsidP="00EB47B1" w:rsidRDefault="00B11A79" w14:paraId="661D8F34" w14:textId="52A31066">
            <w:pPr>
              <w:rPr>
                <w:del w:author="KARLOVCEC, Barbara" w:date="2025-02-26T14:31:00Z" w16du:dateUtc="2025-02-26T13:31:00Z" w:id="4248"/>
                <w:rFonts w:ascii="Calibri" w:hAnsi="Calibri" w:cs="Calibri"/>
                <w:color w:val="000000"/>
              </w:rPr>
            </w:pPr>
            <w:del w:author="KARLOVCEC, Barbara" w:date="2025-02-26T14:31:00Z" w16du:dateUtc="2025-02-26T13:31:00Z" w:id="4249">
              <w:r w:rsidRPr="005D5556" w:rsidDel="00CE235E">
                <w:rPr>
                  <w:rFonts w:ascii="Calibri" w:hAnsi="Calibri" w:cs="Calibri"/>
                  <w:color w:val="000000"/>
                </w:rPr>
                <w:delText>17</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170BAFC9" w14:textId="565F2BF5">
            <w:pPr>
              <w:rPr>
                <w:del w:author="KARLOVCEC, Barbara" w:date="2025-02-26T14:31:00Z" w16du:dateUtc="2025-02-26T13:31:00Z" w:id="4250"/>
                <w:rFonts w:ascii="Calibri" w:hAnsi="Calibri" w:cs="Calibri"/>
                <w:color w:val="000000"/>
              </w:rPr>
            </w:pPr>
            <w:del w:author="KARLOVCEC, Barbara" w:date="2025-02-26T14:31:00Z" w16du:dateUtc="2025-02-26T13:31:00Z" w:id="4251">
              <w:r w:rsidRPr="005D5556" w:rsidDel="00CE235E">
                <w:rPr>
                  <w:rFonts w:ascii="Calibri" w:hAnsi="Calibri" w:cs="Calibri"/>
                  <w:color w:val="000000"/>
                </w:rPr>
                <w:delText>THEERMOCOOL COOL WORLD ENTERPRISES</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36636918" w14:textId="0162137F">
            <w:pPr>
              <w:rPr>
                <w:del w:author="KARLOVCEC, Barbara" w:date="2025-02-26T14:31:00Z" w16du:dateUtc="2025-02-26T13:31:00Z" w:id="4252"/>
                <w:rFonts w:ascii="Calibri" w:hAnsi="Calibri" w:cs="Calibri"/>
                <w:color w:val="000000"/>
              </w:rPr>
            </w:pPr>
            <w:del w:author="KARLOVCEC, Barbara" w:date="2025-02-26T14:31:00Z" w16du:dateUtc="2025-02-26T13:31:00Z" w:id="4253">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1EC3849A" w14:textId="5666D35B">
            <w:pPr>
              <w:rPr>
                <w:del w:author="KARLOVCEC, Barbara" w:date="2025-02-26T14:31:00Z" w16du:dateUtc="2025-02-26T13:31:00Z" w:id="4254"/>
                <w:rFonts w:ascii="Calibri" w:hAnsi="Calibri" w:cs="Calibri"/>
                <w:color w:val="000000"/>
              </w:rPr>
            </w:pPr>
            <w:del w:author="KARLOVCEC, Barbara" w:date="2025-02-26T14:31:00Z" w16du:dateUtc="2025-02-26T13:31:00Z" w:id="4255">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4DC2DB57" w14:textId="0EB7BBC4">
            <w:pPr>
              <w:rPr>
                <w:del w:author="KARLOVCEC, Barbara" w:date="2025-02-26T14:31:00Z" w16du:dateUtc="2025-02-26T13:31:00Z" w:id="4256"/>
                <w:rFonts w:ascii="Calibri" w:hAnsi="Calibri" w:cs="Calibri"/>
                <w:color w:val="000000"/>
              </w:rPr>
            </w:pPr>
            <w:del w:author="KARLOVCEC, Barbara" w:date="2025-02-26T14:31:00Z" w16du:dateUtc="2025-02-26T13:31:00Z" w:id="4257">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B11A79" w:rsidDel="00CE235E" w:rsidP="00EB47B1" w:rsidRDefault="00B11A79" w14:paraId="476578D0" w14:textId="39AB1550">
            <w:pPr>
              <w:rPr>
                <w:del w:author="KARLOVCEC, Barbara" w:date="2025-02-26T14:31:00Z" w16du:dateUtc="2025-02-26T13:31:00Z" w:id="4258"/>
                <w:rFonts w:ascii="Calibri" w:hAnsi="Calibri" w:cs="Calibri"/>
                <w:color w:val="000000"/>
              </w:rPr>
            </w:pPr>
          </w:p>
        </w:tc>
      </w:tr>
      <w:tr w:rsidRPr="005D5556" w:rsidR="00B11A79" w:rsidDel="00CE235E" w:rsidTr="005D5556" w14:paraId="1BE23AF0" w14:textId="4608EFA5">
        <w:trPr>
          <w:trHeight w:val="450"/>
          <w:del w:author="KARLOVCEC, Barbara" w:date="2025-02-26T14:31:00Z" w:id="4259"/>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B11A79" w:rsidDel="00CE235E" w:rsidP="00EB47B1" w:rsidRDefault="00B11A79" w14:paraId="0468BB18" w14:textId="7A584932">
            <w:pPr>
              <w:rPr>
                <w:del w:author="KARLOVCEC, Barbara" w:date="2025-02-26T14:31:00Z" w16du:dateUtc="2025-02-26T13:31:00Z" w:id="4260"/>
                <w:rFonts w:ascii="Calibri" w:hAnsi="Calibri" w:cs="Calibri"/>
                <w:color w:val="000000"/>
              </w:rPr>
            </w:pPr>
            <w:del w:author="KARLOVCEC, Barbara" w:date="2025-02-26T14:31:00Z" w16du:dateUtc="2025-02-26T13:31:00Z" w:id="4261">
              <w:r w:rsidRPr="005D5556" w:rsidDel="00CE235E">
                <w:rPr>
                  <w:rFonts w:ascii="Calibri" w:hAnsi="Calibri" w:cs="Calibri"/>
                  <w:color w:val="000000"/>
                </w:rPr>
                <w:delText>18</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40DE2910" w14:textId="2F1B2E9F">
            <w:pPr>
              <w:rPr>
                <w:del w:author="KARLOVCEC, Barbara" w:date="2025-02-26T14:31:00Z" w16du:dateUtc="2025-02-26T13:31:00Z" w:id="4262"/>
                <w:rFonts w:ascii="Calibri" w:hAnsi="Calibri" w:cs="Calibri"/>
                <w:color w:val="000000"/>
              </w:rPr>
            </w:pPr>
            <w:del w:author="KARLOVCEC, Barbara" w:date="2025-02-26T14:31:00Z" w16du:dateUtc="2025-02-26T13:31:00Z" w:id="4263">
              <w:r w:rsidRPr="005D5556" w:rsidDel="00CE235E">
                <w:rPr>
                  <w:rFonts w:ascii="Calibri" w:hAnsi="Calibri" w:cs="Calibri"/>
                  <w:color w:val="000000"/>
                </w:rPr>
                <w:delText>JOHNYCOOL TECH. VENTURE</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25DA1E22" w14:textId="44B4A7AF">
            <w:pPr>
              <w:rPr>
                <w:del w:author="KARLOVCEC, Barbara" w:date="2025-02-26T14:31:00Z" w16du:dateUtc="2025-02-26T13:31:00Z" w:id="4264"/>
                <w:rFonts w:ascii="Calibri" w:hAnsi="Calibri" w:cs="Calibri"/>
                <w:color w:val="000000"/>
              </w:rPr>
            </w:pPr>
            <w:del w:author="KARLOVCEC, Barbara" w:date="2025-02-26T14:31:00Z" w16du:dateUtc="2025-02-26T13:31:00Z" w:id="4265">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3BC2D797" w14:textId="2DE12A17">
            <w:pPr>
              <w:rPr>
                <w:del w:author="KARLOVCEC, Barbara" w:date="2025-02-26T14:31:00Z" w16du:dateUtc="2025-02-26T13:31:00Z" w:id="4266"/>
                <w:rFonts w:ascii="Calibri" w:hAnsi="Calibri" w:cs="Calibri"/>
                <w:color w:val="000000"/>
              </w:rPr>
            </w:pPr>
            <w:del w:author="KARLOVCEC, Barbara" w:date="2025-02-26T14:31:00Z" w16du:dateUtc="2025-02-26T13:31:00Z" w:id="4267">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3CD5A282" w14:textId="6E7C3ABA">
            <w:pPr>
              <w:rPr>
                <w:del w:author="KARLOVCEC, Barbara" w:date="2025-02-26T14:31:00Z" w16du:dateUtc="2025-02-26T13:31:00Z" w:id="4268"/>
                <w:rFonts w:ascii="Calibri" w:hAnsi="Calibri" w:cs="Calibri"/>
                <w:color w:val="000000"/>
              </w:rPr>
            </w:pPr>
            <w:del w:author="KARLOVCEC, Barbara" w:date="2025-02-26T14:31:00Z" w16du:dateUtc="2025-02-26T13:31:00Z" w:id="4269">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B11A79" w:rsidDel="00CE235E" w:rsidP="00EB47B1" w:rsidRDefault="00B11A79" w14:paraId="6AC82938" w14:textId="2EE5EEDA">
            <w:pPr>
              <w:rPr>
                <w:del w:author="KARLOVCEC, Barbara" w:date="2025-02-26T14:31:00Z" w16du:dateUtc="2025-02-26T13:31:00Z" w:id="4270"/>
                <w:rFonts w:ascii="Calibri" w:hAnsi="Calibri" w:cs="Calibri"/>
                <w:color w:val="000000"/>
              </w:rPr>
            </w:pPr>
          </w:p>
        </w:tc>
      </w:tr>
      <w:tr w:rsidRPr="005D5556" w:rsidR="00B11A79" w:rsidDel="00CE235E" w:rsidTr="005D5556" w14:paraId="7D4491C1" w14:textId="7C3661C7">
        <w:trPr>
          <w:trHeight w:val="450"/>
          <w:del w:author="KARLOVCEC, Barbara" w:date="2025-02-26T14:31:00Z" w:id="4271"/>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B11A79" w:rsidDel="00CE235E" w:rsidP="00EB47B1" w:rsidRDefault="00B11A79" w14:paraId="50FBCAC0" w14:textId="731F6C8F">
            <w:pPr>
              <w:rPr>
                <w:del w:author="KARLOVCEC, Barbara" w:date="2025-02-26T14:31:00Z" w16du:dateUtc="2025-02-26T13:31:00Z" w:id="4272"/>
                <w:rFonts w:ascii="Calibri" w:hAnsi="Calibri" w:cs="Calibri"/>
                <w:color w:val="000000"/>
              </w:rPr>
            </w:pPr>
            <w:del w:author="KARLOVCEC, Barbara" w:date="2025-02-26T14:31:00Z" w16du:dateUtc="2025-02-26T13:31:00Z" w:id="4273">
              <w:r w:rsidRPr="005D5556" w:rsidDel="00CE235E">
                <w:rPr>
                  <w:rFonts w:ascii="Calibri" w:hAnsi="Calibri" w:cs="Calibri"/>
                  <w:color w:val="000000"/>
                </w:rPr>
                <w:delText>19</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669DFF1D" w14:textId="38C9FFF5">
            <w:pPr>
              <w:rPr>
                <w:del w:author="KARLOVCEC, Barbara" w:date="2025-02-26T14:31:00Z" w16du:dateUtc="2025-02-26T13:31:00Z" w:id="4274"/>
                <w:rFonts w:ascii="Calibri" w:hAnsi="Calibri" w:cs="Calibri"/>
                <w:color w:val="000000"/>
              </w:rPr>
            </w:pPr>
            <w:del w:author="KARLOVCEC, Barbara" w:date="2025-02-26T14:31:00Z" w16du:dateUtc="2025-02-26T13:31:00Z" w:id="4275">
              <w:r w:rsidRPr="005D5556" w:rsidDel="00CE235E">
                <w:rPr>
                  <w:rFonts w:ascii="Calibri" w:hAnsi="Calibri" w:cs="Calibri"/>
                  <w:color w:val="000000"/>
                </w:rPr>
                <w:delText>JODAMAF TECH. NIG. LTD</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5650F3CB" w14:textId="5205C4A5">
            <w:pPr>
              <w:rPr>
                <w:del w:author="KARLOVCEC, Barbara" w:date="2025-02-26T14:31:00Z" w16du:dateUtc="2025-02-26T13:31:00Z" w:id="4276"/>
                <w:rFonts w:ascii="Calibri" w:hAnsi="Calibri" w:cs="Calibri"/>
                <w:color w:val="000000"/>
              </w:rPr>
            </w:pPr>
            <w:del w:author="KARLOVCEC, Barbara" w:date="2025-02-26T14:31:00Z" w16du:dateUtc="2025-02-26T13:31:00Z" w:id="4277">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7AA5A10A" w14:textId="7378CBD0">
            <w:pPr>
              <w:rPr>
                <w:del w:author="KARLOVCEC, Barbara" w:date="2025-02-26T14:31:00Z" w16du:dateUtc="2025-02-26T13:31:00Z" w:id="4278"/>
                <w:rFonts w:ascii="Calibri" w:hAnsi="Calibri" w:cs="Calibri"/>
                <w:color w:val="000000"/>
              </w:rPr>
            </w:pPr>
            <w:del w:author="KARLOVCEC, Barbara" w:date="2025-02-26T14:31:00Z" w16du:dateUtc="2025-02-26T13:31:00Z" w:id="4279">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3F1FE4DC" w14:textId="5276F3BE">
            <w:pPr>
              <w:rPr>
                <w:del w:author="KARLOVCEC, Barbara" w:date="2025-02-26T14:31:00Z" w16du:dateUtc="2025-02-26T13:31:00Z" w:id="4280"/>
                <w:rFonts w:ascii="Calibri" w:hAnsi="Calibri" w:cs="Calibri"/>
                <w:color w:val="000000"/>
              </w:rPr>
            </w:pPr>
            <w:del w:author="KARLOVCEC, Barbara" w:date="2025-02-26T14:31:00Z" w16du:dateUtc="2025-02-26T13:31:00Z" w:id="4281">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B11A79" w:rsidDel="00CE235E" w:rsidP="00EB47B1" w:rsidRDefault="00B11A79" w14:paraId="459B98E0" w14:textId="3871AE3E">
            <w:pPr>
              <w:rPr>
                <w:del w:author="KARLOVCEC, Barbara" w:date="2025-02-26T14:31:00Z" w16du:dateUtc="2025-02-26T13:31:00Z" w:id="4282"/>
                <w:rFonts w:ascii="Calibri" w:hAnsi="Calibri" w:cs="Calibri"/>
                <w:color w:val="000000"/>
              </w:rPr>
            </w:pPr>
          </w:p>
        </w:tc>
      </w:tr>
      <w:tr w:rsidRPr="005D5556" w:rsidR="00B11A79" w:rsidDel="00CE235E" w:rsidTr="005D5556" w14:paraId="3403E20A" w14:textId="3872BF0F">
        <w:trPr>
          <w:trHeight w:val="450"/>
          <w:del w:author="KARLOVCEC, Barbara" w:date="2025-02-26T14:31:00Z" w:id="4283"/>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B11A79" w:rsidDel="00CE235E" w:rsidP="00EB47B1" w:rsidRDefault="00B11A79" w14:paraId="4A9884C9" w14:textId="5ED61C24">
            <w:pPr>
              <w:rPr>
                <w:del w:author="KARLOVCEC, Barbara" w:date="2025-02-26T14:31:00Z" w16du:dateUtc="2025-02-26T13:31:00Z" w:id="4284"/>
                <w:rFonts w:ascii="Calibri" w:hAnsi="Calibri" w:cs="Calibri"/>
                <w:color w:val="000000"/>
              </w:rPr>
            </w:pPr>
            <w:del w:author="KARLOVCEC, Barbara" w:date="2025-02-26T14:31:00Z" w16du:dateUtc="2025-02-26T13:31:00Z" w:id="4285">
              <w:r w:rsidRPr="005D5556" w:rsidDel="00CE235E">
                <w:rPr>
                  <w:rFonts w:ascii="Calibri" w:hAnsi="Calibri" w:cs="Calibri"/>
                  <w:color w:val="000000"/>
                </w:rPr>
                <w:delText>20</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582AED9B" w14:textId="17A9330C">
            <w:pPr>
              <w:rPr>
                <w:del w:author="KARLOVCEC, Barbara" w:date="2025-02-26T14:31:00Z" w16du:dateUtc="2025-02-26T13:31:00Z" w:id="4286"/>
                <w:rFonts w:ascii="Calibri" w:hAnsi="Calibri" w:cs="Calibri"/>
                <w:color w:val="000000"/>
              </w:rPr>
            </w:pPr>
            <w:del w:author="KARLOVCEC, Barbara" w:date="2025-02-26T14:31:00Z" w16du:dateUtc="2025-02-26T13:31:00Z" w:id="4287">
              <w:r w:rsidRPr="005D5556" w:rsidDel="00CE235E">
                <w:rPr>
                  <w:rFonts w:ascii="Calibri" w:hAnsi="Calibri" w:cs="Calibri"/>
                  <w:color w:val="000000"/>
                </w:rPr>
                <w:delText>DANY BEST TECHNICAL VENTURE</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01EA444E" w14:textId="248591FD">
            <w:pPr>
              <w:rPr>
                <w:del w:author="KARLOVCEC, Barbara" w:date="2025-02-26T14:31:00Z" w16du:dateUtc="2025-02-26T13:31:00Z" w:id="4288"/>
                <w:rFonts w:ascii="Calibri" w:hAnsi="Calibri" w:cs="Calibri"/>
                <w:color w:val="000000"/>
              </w:rPr>
            </w:pPr>
            <w:del w:author="KARLOVCEC, Barbara" w:date="2025-02-26T14:31:00Z" w16du:dateUtc="2025-02-26T13:31:00Z" w:id="4289">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134B1485" w14:textId="7CCEAF0C">
            <w:pPr>
              <w:rPr>
                <w:del w:author="KARLOVCEC, Barbara" w:date="2025-02-26T14:31:00Z" w16du:dateUtc="2025-02-26T13:31:00Z" w:id="4290"/>
                <w:rFonts w:ascii="Calibri" w:hAnsi="Calibri" w:cs="Calibri"/>
                <w:color w:val="000000"/>
              </w:rPr>
            </w:pPr>
            <w:del w:author="KARLOVCEC, Barbara" w:date="2025-02-26T14:31:00Z" w16du:dateUtc="2025-02-26T13:31:00Z" w:id="4291">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425EDDED" w14:textId="4A24F389">
            <w:pPr>
              <w:rPr>
                <w:del w:author="KARLOVCEC, Barbara" w:date="2025-02-26T14:31:00Z" w16du:dateUtc="2025-02-26T13:31:00Z" w:id="4292"/>
                <w:rFonts w:ascii="Calibri" w:hAnsi="Calibri" w:cs="Calibri"/>
                <w:color w:val="000000"/>
              </w:rPr>
            </w:pPr>
            <w:del w:author="KARLOVCEC, Barbara" w:date="2025-02-26T14:31:00Z" w16du:dateUtc="2025-02-26T13:31:00Z" w:id="4293">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B11A79" w:rsidDel="00CE235E" w:rsidP="00EB47B1" w:rsidRDefault="00B11A79" w14:paraId="4C74B300" w14:textId="069FB86C">
            <w:pPr>
              <w:rPr>
                <w:del w:author="KARLOVCEC, Barbara" w:date="2025-02-26T14:31:00Z" w16du:dateUtc="2025-02-26T13:31:00Z" w:id="4294"/>
                <w:rFonts w:ascii="Calibri" w:hAnsi="Calibri" w:cs="Calibri"/>
                <w:color w:val="000000"/>
              </w:rPr>
            </w:pPr>
          </w:p>
        </w:tc>
      </w:tr>
      <w:tr w:rsidRPr="005D5556" w:rsidR="00B11A79" w:rsidDel="00CE235E" w:rsidTr="005D5556" w14:paraId="4A6530B4" w14:textId="2C99AEF5">
        <w:trPr>
          <w:trHeight w:val="450"/>
          <w:del w:author="KARLOVCEC, Barbara" w:date="2025-02-26T14:31:00Z" w:id="4295"/>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B11A79" w:rsidDel="00CE235E" w:rsidP="00EB47B1" w:rsidRDefault="00B11A79" w14:paraId="140367B6" w14:textId="337F816F">
            <w:pPr>
              <w:rPr>
                <w:del w:author="KARLOVCEC, Barbara" w:date="2025-02-26T14:31:00Z" w16du:dateUtc="2025-02-26T13:31:00Z" w:id="4296"/>
                <w:rFonts w:ascii="Calibri" w:hAnsi="Calibri" w:cs="Calibri"/>
                <w:color w:val="000000"/>
              </w:rPr>
            </w:pPr>
            <w:del w:author="KARLOVCEC, Barbara" w:date="2025-02-26T14:31:00Z" w16du:dateUtc="2025-02-26T13:31:00Z" w:id="4297">
              <w:r w:rsidRPr="005D5556" w:rsidDel="00CE235E">
                <w:rPr>
                  <w:rFonts w:ascii="Calibri" w:hAnsi="Calibri" w:cs="Calibri"/>
                  <w:color w:val="000000"/>
                </w:rPr>
                <w:delText>21</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61AE6EEE" w14:textId="214EC2B0">
            <w:pPr>
              <w:rPr>
                <w:del w:author="KARLOVCEC, Barbara" w:date="2025-02-26T14:31:00Z" w16du:dateUtc="2025-02-26T13:31:00Z" w:id="4298"/>
                <w:rFonts w:ascii="Calibri" w:hAnsi="Calibri" w:cs="Calibri"/>
                <w:color w:val="000000"/>
              </w:rPr>
            </w:pPr>
            <w:del w:author="KARLOVCEC, Barbara" w:date="2025-02-26T14:31:00Z" w16du:dateUtc="2025-02-26T13:31:00Z" w:id="4299">
              <w:r w:rsidRPr="005D5556" w:rsidDel="00CE235E">
                <w:rPr>
                  <w:rFonts w:ascii="Calibri" w:hAnsi="Calibri" w:cs="Calibri"/>
                  <w:color w:val="000000"/>
                </w:rPr>
                <w:delText>JOF-TECH TECHNICAL COMPANY</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7BE29B0A" w14:textId="51FCACFA">
            <w:pPr>
              <w:rPr>
                <w:del w:author="KARLOVCEC, Barbara" w:date="2025-02-26T14:31:00Z" w16du:dateUtc="2025-02-26T13:31:00Z" w:id="4300"/>
                <w:rFonts w:ascii="Calibri" w:hAnsi="Calibri" w:cs="Calibri"/>
                <w:color w:val="000000"/>
              </w:rPr>
            </w:pPr>
            <w:del w:author="KARLOVCEC, Barbara" w:date="2025-02-26T14:31:00Z" w16du:dateUtc="2025-02-26T13:31:00Z" w:id="4301">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3F62D521" w14:textId="340DD129">
            <w:pPr>
              <w:rPr>
                <w:del w:author="KARLOVCEC, Barbara" w:date="2025-02-26T14:31:00Z" w16du:dateUtc="2025-02-26T13:31:00Z" w:id="4302"/>
                <w:rFonts w:ascii="Calibri" w:hAnsi="Calibri" w:cs="Calibri"/>
                <w:color w:val="000000"/>
              </w:rPr>
            </w:pPr>
            <w:del w:author="KARLOVCEC, Barbara" w:date="2025-02-26T14:31:00Z" w16du:dateUtc="2025-02-26T13:31:00Z" w:id="4303">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4D972EA0" w14:textId="429ECBD7">
            <w:pPr>
              <w:rPr>
                <w:del w:author="KARLOVCEC, Barbara" w:date="2025-02-26T14:31:00Z" w16du:dateUtc="2025-02-26T13:31:00Z" w:id="4304"/>
                <w:rFonts w:ascii="Calibri" w:hAnsi="Calibri" w:cs="Calibri"/>
                <w:color w:val="000000"/>
              </w:rPr>
            </w:pPr>
            <w:del w:author="KARLOVCEC, Barbara" w:date="2025-02-26T14:31:00Z" w16du:dateUtc="2025-02-26T13:31:00Z" w:id="4305">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B11A79" w:rsidDel="00CE235E" w:rsidP="00EB47B1" w:rsidRDefault="00B11A79" w14:paraId="3BE48F96" w14:textId="60FEDE0E">
            <w:pPr>
              <w:rPr>
                <w:del w:author="KARLOVCEC, Barbara" w:date="2025-02-26T14:31:00Z" w16du:dateUtc="2025-02-26T13:31:00Z" w:id="4306"/>
                <w:rFonts w:ascii="Calibri" w:hAnsi="Calibri" w:cs="Calibri"/>
                <w:color w:val="000000"/>
              </w:rPr>
            </w:pPr>
          </w:p>
        </w:tc>
      </w:tr>
      <w:tr w:rsidRPr="005D5556" w:rsidR="00B11A79" w:rsidDel="00CE235E" w:rsidTr="005D5556" w14:paraId="70444399" w14:textId="6264F5F1">
        <w:trPr>
          <w:trHeight w:val="450"/>
          <w:del w:author="KARLOVCEC, Barbara" w:date="2025-02-26T14:31:00Z" w:id="4307"/>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B11A79" w:rsidDel="00CE235E" w:rsidP="00EB47B1" w:rsidRDefault="00B11A79" w14:paraId="270A409C" w14:textId="1F0533D0">
            <w:pPr>
              <w:rPr>
                <w:del w:author="KARLOVCEC, Barbara" w:date="2025-02-26T14:31:00Z" w16du:dateUtc="2025-02-26T13:31:00Z" w:id="4308"/>
                <w:rFonts w:ascii="Calibri" w:hAnsi="Calibri" w:cs="Calibri"/>
                <w:color w:val="000000"/>
              </w:rPr>
            </w:pPr>
            <w:del w:author="KARLOVCEC, Barbara" w:date="2025-02-26T14:31:00Z" w16du:dateUtc="2025-02-26T13:31:00Z" w:id="4309">
              <w:r w:rsidRPr="005D5556" w:rsidDel="00CE235E">
                <w:rPr>
                  <w:rFonts w:ascii="Calibri" w:hAnsi="Calibri" w:cs="Calibri"/>
                  <w:color w:val="000000"/>
                </w:rPr>
                <w:delText>22</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4F5D64A2" w14:textId="3F18D9AC">
            <w:pPr>
              <w:rPr>
                <w:del w:author="KARLOVCEC, Barbara" w:date="2025-02-26T14:31:00Z" w16du:dateUtc="2025-02-26T13:31:00Z" w:id="4310"/>
                <w:rFonts w:ascii="Calibri" w:hAnsi="Calibri" w:cs="Calibri"/>
                <w:color w:val="000000"/>
              </w:rPr>
            </w:pPr>
            <w:del w:author="KARLOVCEC, Barbara" w:date="2025-02-26T14:31:00Z" w16du:dateUtc="2025-02-26T13:31:00Z" w:id="4311">
              <w:r w:rsidRPr="005D5556" w:rsidDel="00CE235E">
                <w:rPr>
                  <w:rFonts w:ascii="Calibri" w:hAnsi="Calibri" w:cs="Calibri"/>
                  <w:color w:val="000000"/>
                </w:rPr>
                <w:delText xml:space="preserve">JOHN OSIKE FABRICATION WORK </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B11A79" w:rsidDel="00CE235E" w:rsidP="00EB47B1" w:rsidRDefault="00B11A79" w14:paraId="4CEA6B06" w14:textId="7C0934CC">
            <w:pPr>
              <w:rPr>
                <w:del w:author="KARLOVCEC, Barbara" w:date="2025-02-26T14:31:00Z" w16du:dateUtc="2025-02-26T13:31:00Z" w:id="4312"/>
                <w:rFonts w:ascii="Calibri" w:hAnsi="Calibri" w:cs="Calibri"/>
                <w:color w:val="000000"/>
              </w:rPr>
            </w:pPr>
            <w:del w:author="KARLOVCEC, Barbara" w:date="2025-02-26T14:31:00Z" w16du:dateUtc="2025-02-26T13:31:00Z" w:id="4313">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5818ACA8" w14:textId="6BC0D22F">
            <w:pPr>
              <w:rPr>
                <w:del w:author="KARLOVCEC, Barbara" w:date="2025-02-26T14:31:00Z" w16du:dateUtc="2025-02-26T13:31:00Z" w:id="4314"/>
                <w:rFonts w:ascii="Calibri" w:hAnsi="Calibri" w:cs="Calibri"/>
                <w:color w:val="000000"/>
              </w:rPr>
            </w:pPr>
            <w:del w:author="KARLOVCEC, Barbara" w:date="2025-02-26T14:31:00Z" w16du:dateUtc="2025-02-26T13:31:00Z" w:id="4315">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B11A79" w:rsidDel="00CE235E" w:rsidP="00EB47B1" w:rsidRDefault="00B11A79" w14:paraId="45A47CF3" w14:textId="2E55F808">
            <w:pPr>
              <w:rPr>
                <w:del w:author="KARLOVCEC, Barbara" w:date="2025-02-26T14:31:00Z" w16du:dateUtc="2025-02-26T13:31:00Z" w:id="4316"/>
                <w:rFonts w:ascii="Calibri" w:hAnsi="Calibri" w:cs="Calibri"/>
                <w:color w:val="000000"/>
              </w:rPr>
            </w:pPr>
            <w:del w:author="KARLOVCEC, Barbara" w:date="2025-02-26T14:31:00Z" w16du:dateUtc="2025-02-26T13:31:00Z" w:id="4317">
              <w:r w:rsidRPr="005D5556" w:rsidDel="00CE235E">
                <w:rPr>
                  <w:rFonts w:ascii="Calibri" w:hAnsi="Calibri" w:cs="Calibri"/>
                  <w:color w:val="000000"/>
                </w:rPr>
                <w:delText>ICE  MAKING MACHINE</w:delText>
              </w:r>
            </w:del>
          </w:p>
        </w:tc>
        <w:tc>
          <w:tcPr>
            <w:tcW w:w="2353" w:type="dxa"/>
            <w:vMerge/>
            <w:tcBorders>
              <w:left w:val="nil"/>
              <w:bottom w:val="single" w:color="auto" w:sz="4" w:space="0"/>
              <w:right w:val="single" w:color="auto" w:sz="4" w:space="0"/>
            </w:tcBorders>
            <w:shd w:val="clear" w:color="auto" w:fill="auto"/>
            <w:noWrap/>
            <w:vAlign w:val="bottom"/>
            <w:hideMark/>
          </w:tcPr>
          <w:p w:rsidRPr="005D5556" w:rsidR="00B11A79" w:rsidDel="00CE235E" w:rsidP="00EB47B1" w:rsidRDefault="00B11A79" w14:paraId="525A60E6" w14:textId="3319086C">
            <w:pPr>
              <w:rPr>
                <w:del w:author="KARLOVCEC, Barbara" w:date="2025-02-26T14:31:00Z" w16du:dateUtc="2025-02-26T13:31:00Z" w:id="4318"/>
                <w:rFonts w:ascii="Calibri" w:hAnsi="Calibri" w:cs="Calibri"/>
                <w:color w:val="000000"/>
              </w:rPr>
            </w:pPr>
          </w:p>
        </w:tc>
      </w:tr>
      <w:tr w:rsidRPr="005D5556" w:rsidR="001939AD" w:rsidDel="00CE235E" w:rsidTr="005D5556" w14:paraId="028DCCEA" w14:textId="381B7231">
        <w:trPr>
          <w:trHeight w:val="300"/>
          <w:del w:author="KARLOVCEC, Barbara" w:date="2025-02-26T14:31:00Z" w:id="4319"/>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939AD" w:rsidDel="00CE235E" w:rsidP="00EB47B1" w:rsidRDefault="001939AD" w14:paraId="05E241F1" w14:textId="591EBEAF">
            <w:pPr>
              <w:rPr>
                <w:del w:author="KARLOVCEC, Barbara" w:date="2025-02-26T14:31:00Z" w16du:dateUtc="2025-02-26T13:31:00Z" w:id="4320"/>
                <w:rFonts w:ascii="Calibri" w:hAnsi="Calibri" w:cs="Calibri"/>
                <w:color w:val="000000"/>
              </w:rPr>
            </w:pPr>
            <w:del w:author="KARLOVCEC, Barbara" w:date="2025-02-26T14:31:00Z" w16du:dateUtc="2025-02-26T13:31:00Z" w:id="4321">
              <w:r w:rsidRPr="005D5556" w:rsidDel="00CE235E">
                <w:rPr>
                  <w:rFonts w:ascii="Calibri" w:hAnsi="Calibri" w:cs="Calibri"/>
                  <w:color w:val="000000"/>
                </w:rPr>
                <w:delText>23</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540869AE" w14:textId="34727332">
            <w:pPr>
              <w:rPr>
                <w:del w:author="KARLOVCEC, Barbara" w:date="2025-02-26T14:31:00Z" w16du:dateUtc="2025-02-26T13:31:00Z" w:id="4322"/>
                <w:rFonts w:ascii="Calibri" w:hAnsi="Calibri" w:cs="Calibri"/>
                <w:color w:val="000000"/>
              </w:rPr>
            </w:pPr>
            <w:del w:author="KARLOVCEC, Barbara" w:date="2025-02-26T14:31:00Z" w16du:dateUtc="2025-02-26T13:31:00Z" w:id="4323">
              <w:r w:rsidRPr="005D5556" w:rsidDel="00CE235E">
                <w:rPr>
                  <w:rFonts w:ascii="Calibri" w:hAnsi="Calibri" w:cs="Calibri"/>
                  <w:color w:val="000000"/>
                </w:rPr>
                <w:delText>DE-RAY AND CO TECH</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61CB1BB7" w14:textId="6EB1CD23">
            <w:pPr>
              <w:rPr>
                <w:del w:author="KARLOVCEC, Barbara" w:date="2025-02-26T14:31:00Z" w16du:dateUtc="2025-02-26T13:31:00Z" w:id="4324"/>
                <w:rFonts w:ascii="Calibri" w:hAnsi="Calibri" w:cs="Calibri"/>
                <w:color w:val="000000"/>
              </w:rPr>
            </w:pPr>
            <w:del w:author="KARLOVCEC, Barbara" w:date="2025-02-26T14:31:00Z" w16du:dateUtc="2025-02-26T13:31:00Z" w:id="4325">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47F31DB6" w14:textId="471FC24F">
            <w:pPr>
              <w:rPr>
                <w:del w:author="KARLOVCEC, Barbara" w:date="2025-02-26T14:31:00Z" w16du:dateUtc="2025-02-26T13:31:00Z" w:id="4326"/>
                <w:rFonts w:ascii="Calibri" w:hAnsi="Calibri" w:cs="Calibri"/>
                <w:color w:val="000000"/>
              </w:rPr>
            </w:pPr>
            <w:del w:author="KARLOVCEC, Barbara" w:date="2025-02-26T14:31:00Z" w16du:dateUtc="2025-02-26T13:31:00Z" w:id="4327">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54C7ADFA" w14:textId="237737EC">
            <w:pPr>
              <w:rPr>
                <w:del w:author="KARLOVCEC, Barbara" w:date="2025-02-26T14:31:00Z" w16du:dateUtc="2025-02-26T13:31:00Z" w:id="4328"/>
                <w:rFonts w:ascii="Calibri" w:hAnsi="Calibri" w:cs="Calibri"/>
                <w:color w:val="000000"/>
              </w:rPr>
            </w:pPr>
            <w:del w:author="KARLOVCEC, Barbara" w:date="2025-02-26T14:31:00Z" w16du:dateUtc="2025-02-26T13:31:00Z" w:id="4329">
              <w:r w:rsidRPr="005D5556" w:rsidDel="00CE235E">
                <w:rPr>
                  <w:rFonts w:ascii="Calibri" w:hAnsi="Calibri" w:cs="Calibri"/>
                  <w:color w:val="000000"/>
                </w:rPr>
                <w:delText>ICE  MAKING MACHINE</w:delText>
              </w:r>
            </w:del>
          </w:p>
        </w:tc>
        <w:tc>
          <w:tcPr>
            <w:tcW w:w="2353" w:type="dxa"/>
            <w:vMerge w:val="restart"/>
            <w:tcBorders>
              <w:top w:val="nil"/>
              <w:left w:val="nil"/>
              <w:right w:val="single" w:color="auto" w:sz="4" w:space="0"/>
            </w:tcBorders>
            <w:shd w:val="clear" w:color="auto" w:fill="auto"/>
            <w:noWrap/>
            <w:vAlign w:val="bottom"/>
            <w:hideMark/>
          </w:tcPr>
          <w:p w:rsidRPr="005D5556" w:rsidR="001939AD" w:rsidDel="00CE235E" w:rsidP="00EB47B1" w:rsidRDefault="001939AD" w14:paraId="1E83598D" w14:textId="05544DA0">
            <w:pPr>
              <w:rPr>
                <w:del w:author="KARLOVCEC, Barbara" w:date="2025-02-26T14:31:00Z" w16du:dateUtc="2025-02-26T13:31:00Z" w:id="4330"/>
                <w:rFonts w:ascii="Calibri" w:hAnsi="Calibri" w:cs="Calibri"/>
                <w:color w:val="000000"/>
              </w:rPr>
            </w:pPr>
            <w:del w:author="KARLOVCEC, Barbara" w:date="2025-02-26T14:31:00Z" w16du:dateUtc="2025-02-26T13:31:00Z" w:id="4331">
              <w:r w:rsidRPr="005D5556" w:rsidDel="00CE235E">
                <w:rPr>
                  <w:rFonts w:ascii="Calibri" w:hAnsi="Calibri" w:cs="Calibri"/>
                  <w:color w:val="000000"/>
                </w:rPr>
                <w:delText> </w:delText>
              </w:r>
            </w:del>
          </w:p>
          <w:p w:rsidRPr="005D5556" w:rsidR="001939AD" w:rsidDel="00CE235E" w:rsidP="00EB47B1" w:rsidRDefault="001939AD" w14:paraId="300F3E28" w14:textId="4A13FDC3">
            <w:pPr>
              <w:rPr>
                <w:del w:author="KARLOVCEC, Barbara" w:date="2025-02-26T14:31:00Z" w16du:dateUtc="2025-02-26T13:31:00Z" w:id="4332"/>
                <w:rFonts w:ascii="Calibri" w:hAnsi="Calibri" w:cs="Calibri"/>
                <w:color w:val="000000"/>
              </w:rPr>
            </w:pPr>
            <w:del w:author="KARLOVCEC, Barbara" w:date="2025-02-26T14:31:00Z" w16du:dateUtc="2025-02-26T13:31:00Z" w:id="4333">
              <w:r w:rsidRPr="005D5556" w:rsidDel="00CE235E">
                <w:rPr>
                  <w:rFonts w:ascii="Calibri" w:hAnsi="Calibri" w:cs="Calibri"/>
                  <w:color w:val="000000"/>
                </w:rPr>
                <w:delText> </w:delText>
              </w:r>
            </w:del>
          </w:p>
          <w:p w:rsidRPr="005D5556" w:rsidR="001939AD" w:rsidDel="00CE235E" w:rsidP="00EB47B1" w:rsidRDefault="001939AD" w14:paraId="53D05D65" w14:textId="65A1BEE0">
            <w:pPr>
              <w:rPr>
                <w:del w:author="KARLOVCEC, Barbara" w:date="2025-02-26T14:31:00Z" w16du:dateUtc="2025-02-26T13:31:00Z" w:id="4334"/>
                <w:rFonts w:ascii="Calibri" w:hAnsi="Calibri" w:cs="Calibri"/>
                <w:color w:val="000000"/>
              </w:rPr>
            </w:pPr>
            <w:del w:author="KARLOVCEC, Barbara" w:date="2025-02-26T14:31:00Z" w16du:dateUtc="2025-02-26T13:31:00Z" w:id="4335">
              <w:r w:rsidRPr="005D5556" w:rsidDel="00CE235E">
                <w:rPr>
                  <w:rFonts w:ascii="Calibri" w:hAnsi="Calibri" w:cs="Calibri"/>
                  <w:color w:val="000000"/>
                </w:rPr>
                <w:delText> </w:delText>
              </w:r>
            </w:del>
          </w:p>
          <w:p w:rsidRPr="005D5556" w:rsidR="001939AD" w:rsidDel="00CE235E" w:rsidP="00EB47B1" w:rsidRDefault="001939AD" w14:paraId="7B9BD5DD" w14:textId="56CA54A2">
            <w:pPr>
              <w:rPr>
                <w:del w:author="KARLOVCEC, Barbara" w:date="2025-02-26T14:31:00Z" w16du:dateUtc="2025-02-26T13:31:00Z" w:id="4336"/>
                <w:rFonts w:ascii="Calibri" w:hAnsi="Calibri" w:cs="Calibri"/>
                <w:color w:val="000000"/>
              </w:rPr>
            </w:pPr>
            <w:del w:author="KARLOVCEC, Barbara" w:date="2025-02-26T14:31:00Z" w16du:dateUtc="2025-02-26T13:31:00Z" w:id="4337">
              <w:r w:rsidRPr="005D5556" w:rsidDel="00CE235E">
                <w:rPr>
                  <w:rFonts w:ascii="Calibri" w:hAnsi="Calibri" w:cs="Calibri"/>
                  <w:color w:val="000000"/>
                </w:rPr>
                <w:delText> Session #6 (one trainee per company)</w:delText>
              </w:r>
            </w:del>
          </w:p>
          <w:p w:rsidRPr="005D5556" w:rsidR="001939AD" w:rsidDel="00CE235E" w:rsidP="00EB47B1" w:rsidRDefault="001939AD" w14:paraId="246867E3" w14:textId="2D26D63F">
            <w:pPr>
              <w:rPr>
                <w:del w:author="KARLOVCEC, Barbara" w:date="2025-02-26T14:31:00Z" w16du:dateUtc="2025-02-26T13:31:00Z" w:id="4338"/>
                <w:rFonts w:ascii="Calibri" w:hAnsi="Calibri" w:cs="Calibri"/>
                <w:color w:val="000000"/>
              </w:rPr>
            </w:pPr>
            <w:del w:author="KARLOVCEC, Barbara" w:date="2025-02-26T14:31:00Z" w16du:dateUtc="2025-02-26T13:31:00Z" w:id="4339">
              <w:r w:rsidRPr="005D5556" w:rsidDel="00CE235E">
                <w:rPr>
                  <w:rFonts w:ascii="Calibri" w:hAnsi="Calibri" w:cs="Calibri"/>
                  <w:color w:val="000000"/>
                </w:rPr>
                <w:delText> </w:delText>
              </w:r>
            </w:del>
          </w:p>
          <w:p w:rsidRPr="005D5556" w:rsidR="001939AD" w:rsidDel="00CE235E" w:rsidP="00EB47B1" w:rsidRDefault="001939AD" w14:paraId="546638D2" w14:textId="0A635D20">
            <w:pPr>
              <w:rPr>
                <w:del w:author="KARLOVCEC, Barbara" w:date="2025-02-26T14:31:00Z" w16du:dateUtc="2025-02-26T13:31:00Z" w:id="4340"/>
                <w:rFonts w:ascii="Calibri" w:hAnsi="Calibri" w:cs="Calibri"/>
                <w:color w:val="000000"/>
              </w:rPr>
            </w:pPr>
            <w:del w:author="KARLOVCEC, Barbara" w:date="2025-02-26T14:31:00Z" w16du:dateUtc="2025-02-26T13:31:00Z" w:id="4341">
              <w:r w:rsidRPr="005D5556" w:rsidDel="00CE235E">
                <w:rPr>
                  <w:rFonts w:ascii="Calibri" w:hAnsi="Calibri" w:cs="Calibri"/>
                  <w:color w:val="000000"/>
                </w:rPr>
                <w:delText> </w:delText>
              </w:r>
            </w:del>
          </w:p>
          <w:p w:rsidRPr="005D5556" w:rsidR="001939AD" w:rsidDel="00CE235E" w:rsidP="00EB47B1" w:rsidRDefault="001939AD" w14:paraId="709EA375" w14:textId="71295126">
            <w:pPr>
              <w:rPr>
                <w:del w:author="KARLOVCEC, Barbara" w:date="2025-02-26T14:31:00Z" w16du:dateUtc="2025-02-26T13:31:00Z" w:id="4342"/>
                <w:rFonts w:ascii="Calibri" w:hAnsi="Calibri" w:cs="Calibri"/>
                <w:color w:val="000000"/>
              </w:rPr>
            </w:pPr>
            <w:del w:author="KARLOVCEC, Barbara" w:date="2025-02-26T14:31:00Z" w16du:dateUtc="2025-02-26T13:31:00Z" w:id="4343">
              <w:r w:rsidRPr="005D5556" w:rsidDel="00CE235E">
                <w:rPr>
                  <w:rFonts w:ascii="Calibri" w:hAnsi="Calibri" w:cs="Calibri"/>
                  <w:color w:val="000000"/>
                </w:rPr>
                <w:delText> </w:delText>
              </w:r>
            </w:del>
          </w:p>
          <w:p w:rsidRPr="005D5556" w:rsidR="001939AD" w:rsidDel="00CE235E" w:rsidP="00EB47B1" w:rsidRDefault="001939AD" w14:paraId="10F1B12C" w14:textId="7CFACA14">
            <w:pPr>
              <w:rPr>
                <w:del w:author="KARLOVCEC, Barbara" w:date="2025-02-26T14:31:00Z" w16du:dateUtc="2025-02-26T13:31:00Z" w:id="4344"/>
                <w:rFonts w:ascii="Calibri" w:hAnsi="Calibri" w:cs="Calibri"/>
                <w:color w:val="000000"/>
              </w:rPr>
            </w:pPr>
            <w:del w:author="KARLOVCEC, Barbara" w:date="2025-02-26T14:31:00Z" w16du:dateUtc="2025-02-26T13:31:00Z" w:id="4345">
              <w:r w:rsidRPr="005D5556" w:rsidDel="00CE235E">
                <w:rPr>
                  <w:rFonts w:ascii="Calibri" w:hAnsi="Calibri" w:cs="Calibri"/>
                  <w:color w:val="000000"/>
                </w:rPr>
                <w:delText> </w:delText>
              </w:r>
            </w:del>
          </w:p>
          <w:p w:rsidRPr="005D5556" w:rsidR="001939AD" w:rsidDel="00CE235E" w:rsidP="00EB47B1" w:rsidRDefault="001939AD" w14:paraId="2326AD98" w14:textId="4D4070DC">
            <w:pPr>
              <w:rPr>
                <w:del w:author="KARLOVCEC, Barbara" w:date="2025-02-26T14:31:00Z" w16du:dateUtc="2025-02-26T13:31:00Z" w:id="4346"/>
                <w:rFonts w:ascii="Calibri" w:hAnsi="Calibri" w:cs="Calibri"/>
                <w:color w:val="000000"/>
              </w:rPr>
            </w:pPr>
            <w:del w:author="KARLOVCEC, Barbara" w:date="2025-02-26T14:31:00Z" w16du:dateUtc="2025-02-26T13:31:00Z" w:id="4347">
              <w:r w:rsidRPr="005D5556" w:rsidDel="00CE235E">
                <w:rPr>
                  <w:rFonts w:ascii="Calibri" w:hAnsi="Calibri" w:cs="Calibri"/>
                  <w:color w:val="000000"/>
                </w:rPr>
                <w:delText> </w:delText>
              </w:r>
            </w:del>
          </w:p>
          <w:p w:rsidRPr="005D5556" w:rsidR="001939AD" w:rsidDel="00CE235E" w:rsidP="00EB47B1" w:rsidRDefault="001939AD" w14:paraId="1DDE5412" w14:textId="14CBE89B">
            <w:pPr>
              <w:rPr>
                <w:del w:author="KARLOVCEC, Barbara" w:date="2025-02-26T14:31:00Z" w16du:dateUtc="2025-02-26T13:31:00Z" w:id="4348"/>
                <w:rFonts w:ascii="Calibri" w:hAnsi="Calibri" w:cs="Calibri"/>
                <w:color w:val="000000"/>
              </w:rPr>
            </w:pPr>
            <w:del w:author="KARLOVCEC, Barbara" w:date="2025-02-26T14:31:00Z" w16du:dateUtc="2025-02-26T13:31:00Z" w:id="4349">
              <w:r w:rsidRPr="005D5556" w:rsidDel="00CE235E">
                <w:rPr>
                  <w:rFonts w:ascii="Calibri" w:hAnsi="Calibri" w:cs="Calibri"/>
                  <w:color w:val="000000"/>
                </w:rPr>
                <w:delText> </w:delText>
              </w:r>
            </w:del>
          </w:p>
          <w:p w:rsidRPr="005D5556" w:rsidR="001939AD" w:rsidDel="00CE235E" w:rsidP="00EB47B1" w:rsidRDefault="001939AD" w14:paraId="754C04B0" w14:textId="4495FCDF">
            <w:pPr>
              <w:rPr>
                <w:del w:author="KARLOVCEC, Barbara" w:date="2025-02-26T14:31:00Z" w16du:dateUtc="2025-02-26T13:31:00Z" w:id="4350"/>
                <w:rFonts w:ascii="Calibri" w:hAnsi="Calibri" w:cs="Calibri"/>
                <w:color w:val="000000"/>
              </w:rPr>
            </w:pPr>
            <w:del w:author="KARLOVCEC, Barbara" w:date="2025-02-26T14:31:00Z" w16du:dateUtc="2025-02-26T13:31:00Z" w:id="4351">
              <w:r w:rsidRPr="005D5556" w:rsidDel="00CE235E">
                <w:rPr>
                  <w:rFonts w:ascii="Calibri" w:hAnsi="Calibri" w:cs="Calibri"/>
                  <w:color w:val="000000"/>
                </w:rPr>
                <w:delText> </w:delText>
              </w:r>
            </w:del>
          </w:p>
          <w:p w:rsidRPr="005D5556" w:rsidR="001939AD" w:rsidDel="00CE235E" w:rsidP="00EB47B1" w:rsidRDefault="001939AD" w14:paraId="005CBF17" w14:textId="7022A10A">
            <w:pPr>
              <w:rPr>
                <w:del w:author="KARLOVCEC, Barbara" w:date="2025-02-26T14:31:00Z" w16du:dateUtc="2025-02-26T13:31:00Z" w:id="4352"/>
                <w:rFonts w:ascii="Calibri" w:hAnsi="Calibri" w:cs="Calibri"/>
                <w:color w:val="000000"/>
              </w:rPr>
            </w:pPr>
            <w:del w:author="KARLOVCEC, Barbara" w:date="2025-02-26T14:31:00Z" w16du:dateUtc="2025-02-26T13:31:00Z" w:id="4353">
              <w:r w:rsidRPr="005D5556" w:rsidDel="00CE235E">
                <w:rPr>
                  <w:rFonts w:ascii="Calibri" w:hAnsi="Calibri" w:cs="Calibri"/>
                  <w:color w:val="000000"/>
                </w:rPr>
                <w:delText> </w:delText>
              </w:r>
            </w:del>
          </w:p>
          <w:p w:rsidRPr="005D5556" w:rsidR="001939AD" w:rsidDel="00CE235E" w:rsidP="00EB47B1" w:rsidRDefault="001939AD" w14:paraId="011B7F3F" w14:textId="4FE2C04D">
            <w:pPr>
              <w:rPr>
                <w:del w:author="KARLOVCEC, Barbara" w:date="2025-02-26T14:31:00Z" w16du:dateUtc="2025-02-26T13:31:00Z" w:id="4354"/>
                <w:rFonts w:ascii="Calibri" w:hAnsi="Calibri" w:cs="Calibri"/>
                <w:color w:val="000000"/>
              </w:rPr>
            </w:pPr>
            <w:del w:author="KARLOVCEC, Barbara" w:date="2025-02-26T14:31:00Z" w16du:dateUtc="2025-02-26T13:31:00Z" w:id="4355">
              <w:r w:rsidRPr="005D5556" w:rsidDel="00CE235E">
                <w:rPr>
                  <w:rFonts w:ascii="Calibri" w:hAnsi="Calibri" w:cs="Calibri"/>
                  <w:color w:val="000000"/>
                </w:rPr>
                <w:delText> </w:delText>
              </w:r>
            </w:del>
          </w:p>
          <w:p w:rsidRPr="005D5556" w:rsidR="001939AD" w:rsidDel="00CE235E" w:rsidP="00EB47B1" w:rsidRDefault="001939AD" w14:paraId="16ED359C" w14:textId="734BEB2E">
            <w:pPr>
              <w:rPr>
                <w:del w:author="KARLOVCEC, Barbara" w:date="2025-02-26T14:31:00Z" w16du:dateUtc="2025-02-26T13:31:00Z" w:id="4356"/>
                <w:rFonts w:ascii="Calibri" w:hAnsi="Calibri" w:cs="Calibri"/>
                <w:color w:val="000000"/>
              </w:rPr>
            </w:pPr>
            <w:del w:author="KARLOVCEC, Barbara" w:date="2025-02-26T14:31:00Z" w16du:dateUtc="2025-02-26T13:31:00Z" w:id="4357">
              <w:r w:rsidRPr="005D5556" w:rsidDel="00CE235E">
                <w:rPr>
                  <w:rFonts w:ascii="Calibri" w:hAnsi="Calibri" w:cs="Calibri"/>
                  <w:color w:val="000000"/>
                </w:rPr>
                <w:delText> </w:delText>
              </w:r>
            </w:del>
          </w:p>
          <w:p w:rsidRPr="005D5556" w:rsidR="001939AD" w:rsidDel="00CE235E" w:rsidP="00EB47B1" w:rsidRDefault="001939AD" w14:paraId="252E597C" w14:textId="4A4E5CEE">
            <w:pPr>
              <w:rPr>
                <w:del w:author="KARLOVCEC, Barbara" w:date="2025-02-26T14:31:00Z" w16du:dateUtc="2025-02-26T13:31:00Z" w:id="4358"/>
                <w:rFonts w:ascii="Calibri" w:hAnsi="Calibri" w:cs="Calibri"/>
                <w:color w:val="000000"/>
              </w:rPr>
            </w:pPr>
            <w:del w:author="KARLOVCEC, Barbara" w:date="2025-02-26T14:31:00Z" w16du:dateUtc="2025-02-26T13:31:00Z" w:id="4359">
              <w:r w:rsidRPr="005D5556" w:rsidDel="00CE235E">
                <w:rPr>
                  <w:rFonts w:ascii="Calibri" w:hAnsi="Calibri" w:cs="Calibri"/>
                  <w:color w:val="000000"/>
                </w:rPr>
                <w:delText> </w:delText>
              </w:r>
            </w:del>
          </w:p>
          <w:p w:rsidRPr="005D5556" w:rsidR="001939AD" w:rsidDel="00CE235E" w:rsidP="00EB47B1" w:rsidRDefault="001939AD" w14:paraId="7E2B9E7E" w14:textId="06FE91EA">
            <w:pPr>
              <w:rPr>
                <w:del w:author="KARLOVCEC, Barbara" w:date="2025-02-26T14:31:00Z" w16du:dateUtc="2025-02-26T13:31:00Z" w:id="4360"/>
                <w:rFonts w:ascii="Calibri" w:hAnsi="Calibri" w:cs="Calibri"/>
                <w:color w:val="000000"/>
              </w:rPr>
            </w:pPr>
            <w:del w:author="KARLOVCEC, Barbara" w:date="2025-02-26T14:31:00Z" w16du:dateUtc="2025-02-26T13:31:00Z" w:id="4361">
              <w:r w:rsidRPr="005D5556" w:rsidDel="00CE235E">
                <w:rPr>
                  <w:rFonts w:ascii="Calibri" w:hAnsi="Calibri" w:cs="Calibri"/>
                  <w:color w:val="000000"/>
                </w:rPr>
                <w:delText> </w:delText>
              </w:r>
            </w:del>
          </w:p>
          <w:p w:rsidRPr="005D5556" w:rsidR="001939AD" w:rsidDel="00CE235E" w:rsidP="00EB47B1" w:rsidRDefault="001939AD" w14:paraId="6A6C4DAB" w14:textId="2E426D75">
            <w:pPr>
              <w:rPr>
                <w:del w:author="KARLOVCEC, Barbara" w:date="2025-02-26T14:31:00Z" w16du:dateUtc="2025-02-26T13:31:00Z" w:id="4362"/>
                <w:rFonts w:ascii="Calibri" w:hAnsi="Calibri" w:cs="Calibri"/>
                <w:color w:val="000000"/>
              </w:rPr>
            </w:pPr>
            <w:del w:author="KARLOVCEC, Barbara" w:date="2025-02-26T14:31:00Z" w16du:dateUtc="2025-02-26T13:31:00Z" w:id="4363">
              <w:r w:rsidRPr="005D5556" w:rsidDel="00CE235E">
                <w:rPr>
                  <w:rFonts w:ascii="Calibri" w:hAnsi="Calibri" w:cs="Calibri"/>
                  <w:color w:val="000000"/>
                </w:rPr>
                <w:delText> </w:delText>
              </w:r>
            </w:del>
          </w:p>
          <w:p w:rsidRPr="005D5556" w:rsidR="001939AD" w:rsidDel="00CE235E" w:rsidP="00EB47B1" w:rsidRDefault="001939AD" w14:paraId="57EC89BD" w14:textId="23ACDA8B">
            <w:pPr>
              <w:rPr>
                <w:del w:author="KARLOVCEC, Barbara" w:date="2025-02-26T14:31:00Z" w16du:dateUtc="2025-02-26T13:31:00Z" w:id="4364"/>
                <w:rFonts w:ascii="Calibri" w:hAnsi="Calibri" w:cs="Calibri"/>
                <w:color w:val="000000"/>
              </w:rPr>
            </w:pPr>
            <w:del w:author="KARLOVCEC, Barbara" w:date="2025-02-26T14:31:00Z" w16du:dateUtc="2025-02-26T13:31:00Z" w:id="4365">
              <w:r w:rsidRPr="005D5556" w:rsidDel="00CE235E">
                <w:rPr>
                  <w:rFonts w:ascii="Calibri" w:hAnsi="Calibri" w:cs="Calibri"/>
                  <w:color w:val="000000"/>
                </w:rPr>
                <w:delText> </w:delText>
              </w:r>
            </w:del>
          </w:p>
          <w:p w:rsidRPr="005D5556" w:rsidR="001939AD" w:rsidDel="00CE235E" w:rsidP="00EB47B1" w:rsidRDefault="001939AD" w14:paraId="286CF1BA" w14:textId="3AA262A0">
            <w:pPr>
              <w:rPr>
                <w:del w:author="KARLOVCEC, Barbara" w:date="2025-02-26T14:31:00Z" w16du:dateUtc="2025-02-26T13:31:00Z" w:id="4366"/>
                <w:rFonts w:ascii="Calibri" w:hAnsi="Calibri" w:cs="Calibri"/>
                <w:color w:val="000000"/>
              </w:rPr>
            </w:pPr>
            <w:del w:author="KARLOVCEC, Barbara" w:date="2025-02-26T14:31:00Z" w16du:dateUtc="2025-02-26T13:31:00Z" w:id="4367">
              <w:r w:rsidRPr="005D5556" w:rsidDel="00CE235E">
                <w:rPr>
                  <w:rFonts w:ascii="Calibri" w:hAnsi="Calibri" w:cs="Calibri"/>
                  <w:color w:val="000000"/>
                </w:rPr>
                <w:delText> </w:delText>
              </w:r>
            </w:del>
          </w:p>
          <w:p w:rsidRPr="005D5556" w:rsidR="001939AD" w:rsidDel="00CE235E" w:rsidP="00EB47B1" w:rsidRDefault="001939AD" w14:paraId="76822CC8" w14:textId="752597C9">
            <w:pPr>
              <w:rPr>
                <w:del w:author="KARLOVCEC, Barbara" w:date="2025-02-26T14:31:00Z" w16du:dateUtc="2025-02-26T13:31:00Z" w:id="4368"/>
                <w:rFonts w:ascii="Calibri" w:hAnsi="Calibri" w:cs="Calibri"/>
                <w:color w:val="000000"/>
              </w:rPr>
            </w:pPr>
            <w:del w:author="KARLOVCEC, Barbara" w:date="2025-02-26T14:31:00Z" w16du:dateUtc="2025-02-26T13:31:00Z" w:id="4369">
              <w:r w:rsidRPr="005D5556" w:rsidDel="00CE235E">
                <w:rPr>
                  <w:rFonts w:ascii="Calibri" w:hAnsi="Calibri" w:cs="Calibri"/>
                  <w:color w:val="000000"/>
                </w:rPr>
                <w:delText> </w:delText>
              </w:r>
            </w:del>
          </w:p>
          <w:p w:rsidRPr="005D5556" w:rsidR="001939AD" w:rsidDel="00CE235E" w:rsidP="00EB47B1" w:rsidRDefault="001939AD" w14:paraId="7AFCE80B" w14:textId="40AF2F8B">
            <w:pPr>
              <w:rPr>
                <w:del w:author="KARLOVCEC, Barbara" w:date="2025-02-26T14:31:00Z" w16du:dateUtc="2025-02-26T13:31:00Z" w:id="4370"/>
                <w:rFonts w:ascii="Calibri" w:hAnsi="Calibri" w:cs="Calibri"/>
                <w:color w:val="000000"/>
              </w:rPr>
            </w:pPr>
            <w:del w:author="KARLOVCEC, Barbara" w:date="2025-02-26T14:31:00Z" w16du:dateUtc="2025-02-26T13:31:00Z" w:id="4371">
              <w:r w:rsidRPr="005D5556" w:rsidDel="00CE235E">
                <w:rPr>
                  <w:rFonts w:ascii="Calibri" w:hAnsi="Calibri" w:cs="Calibri"/>
                  <w:color w:val="000000"/>
                </w:rPr>
                <w:delText> </w:delText>
              </w:r>
            </w:del>
          </w:p>
          <w:p w:rsidRPr="005D5556" w:rsidR="001939AD" w:rsidDel="00CE235E" w:rsidP="00EB47B1" w:rsidRDefault="001939AD" w14:paraId="0B6A2804" w14:textId="2518810C">
            <w:pPr>
              <w:rPr>
                <w:del w:author="KARLOVCEC, Barbara" w:date="2025-02-26T14:31:00Z" w16du:dateUtc="2025-02-26T13:31:00Z" w:id="4372"/>
                <w:rFonts w:ascii="Calibri" w:hAnsi="Calibri" w:cs="Calibri"/>
                <w:color w:val="000000"/>
              </w:rPr>
            </w:pPr>
            <w:del w:author="KARLOVCEC, Barbara" w:date="2025-02-26T14:31:00Z" w16du:dateUtc="2025-02-26T13:31:00Z" w:id="4373">
              <w:r w:rsidRPr="005D5556" w:rsidDel="00CE235E">
                <w:rPr>
                  <w:rFonts w:ascii="Calibri" w:hAnsi="Calibri" w:cs="Calibri"/>
                  <w:color w:val="000000"/>
                </w:rPr>
                <w:delText> </w:delText>
              </w:r>
            </w:del>
          </w:p>
        </w:tc>
      </w:tr>
      <w:tr w:rsidRPr="005D5556" w:rsidR="001939AD" w:rsidDel="00CE235E" w:rsidTr="005D5556" w14:paraId="6AE38054" w14:textId="23BB5788">
        <w:trPr>
          <w:trHeight w:val="300"/>
          <w:del w:author="KARLOVCEC, Barbara" w:date="2025-02-26T14:31:00Z" w:id="4374"/>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939AD" w:rsidDel="00CE235E" w:rsidP="00EB47B1" w:rsidRDefault="001939AD" w14:paraId="14FAEDF9" w14:textId="4CE851BC">
            <w:pPr>
              <w:rPr>
                <w:del w:author="KARLOVCEC, Barbara" w:date="2025-02-26T14:31:00Z" w16du:dateUtc="2025-02-26T13:31:00Z" w:id="4375"/>
                <w:rFonts w:ascii="Calibri" w:hAnsi="Calibri" w:cs="Calibri"/>
                <w:color w:val="000000"/>
              </w:rPr>
            </w:pPr>
            <w:del w:author="KARLOVCEC, Barbara" w:date="2025-02-26T14:31:00Z" w16du:dateUtc="2025-02-26T13:31:00Z" w:id="4376">
              <w:r w:rsidRPr="005D5556" w:rsidDel="00CE235E">
                <w:rPr>
                  <w:rFonts w:ascii="Calibri" w:hAnsi="Calibri" w:cs="Calibri"/>
                  <w:color w:val="000000"/>
                </w:rPr>
                <w:delText>24</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79882F70" w14:textId="67D4F792">
            <w:pPr>
              <w:rPr>
                <w:del w:author="KARLOVCEC, Barbara" w:date="2025-02-26T14:31:00Z" w16du:dateUtc="2025-02-26T13:31:00Z" w:id="4377"/>
                <w:rFonts w:ascii="Calibri" w:hAnsi="Calibri" w:cs="Calibri"/>
                <w:color w:val="000000"/>
              </w:rPr>
            </w:pPr>
            <w:del w:author="KARLOVCEC, Barbara" w:date="2025-02-26T14:31:00Z" w16du:dateUtc="2025-02-26T13:31:00Z" w:id="4378">
              <w:r w:rsidRPr="005D5556" w:rsidDel="00CE235E">
                <w:rPr>
                  <w:rFonts w:ascii="Calibri" w:hAnsi="Calibri" w:cs="Calibri"/>
                  <w:color w:val="000000"/>
                </w:rPr>
                <w:delText>ALIU COOLS TECH. CO</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7890E58D" w14:textId="2B34E52A">
            <w:pPr>
              <w:rPr>
                <w:del w:author="KARLOVCEC, Barbara" w:date="2025-02-26T14:31:00Z" w16du:dateUtc="2025-02-26T13:31:00Z" w:id="4379"/>
                <w:rFonts w:ascii="Calibri" w:hAnsi="Calibri" w:cs="Calibri"/>
                <w:color w:val="000000"/>
              </w:rPr>
            </w:pPr>
            <w:del w:author="KARLOVCEC, Barbara" w:date="2025-02-26T14:31:00Z" w16du:dateUtc="2025-02-26T13:31:00Z" w:id="4380">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69C35AD1" w14:textId="1D6C4B23">
            <w:pPr>
              <w:rPr>
                <w:del w:author="KARLOVCEC, Barbara" w:date="2025-02-26T14:31:00Z" w16du:dateUtc="2025-02-26T13:31:00Z" w:id="4381"/>
                <w:rFonts w:ascii="Calibri" w:hAnsi="Calibri" w:cs="Calibri"/>
                <w:color w:val="000000"/>
              </w:rPr>
            </w:pPr>
            <w:del w:author="KARLOVCEC, Barbara" w:date="2025-02-26T14:31:00Z" w16du:dateUtc="2025-02-26T13:31:00Z" w:id="4382">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067FE2DD" w14:textId="1CCE37C5">
            <w:pPr>
              <w:rPr>
                <w:del w:author="KARLOVCEC, Barbara" w:date="2025-02-26T14:31:00Z" w16du:dateUtc="2025-02-26T13:31:00Z" w:id="4383"/>
                <w:rFonts w:ascii="Calibri" w:hAnsi="Calibri" w:cs="Calibri"/>
                <w:color w:val="000000"/>
              </w:rPr>
            </w:pPr>
            <w:del w:author="KARLOVCEC, Barbara" w:date="2025-02-26T14:31:00Z" w16du:dateUtc="2025-02-26T13:31:00Z" w:id="4384">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1939AD" w:rsidDel="00CE235E" w:rsidP="00EB47B1" w:rsidRDefault="001939AD" w14:paraId="732EF114" w14:textId="2E3E3671">
            <w:pPr>
              <w:rPr>
                <w:del w:author="KARLOVCEC, Barbara" w:date="2025-02-26T14:31:00Z" w16du:dateUtc="2025-02-26T13:31:00Z" w:id="4385"/>
                <w:rFonts w:ascii="Calibri" w:hAnsi="Calibri" w:cs="Calibri"/>
                <w:color w:val="000000"/>
              </w:rPr>
            </w:pPr>
          </w:p>
        </w:tc>
      </w:tr>
      <w:tr w:rsidRPr="005D5556" w:rsidR="001939AD" w:rsidDel="00CE235E" w:rsidTr="005D5556" w14:paraId="7CC9BAA8" w14:textId="47E91629">
        <w:trPr>
          <w:trHeight w:val="450"/>
          <w:del w:author="KARLOVCEC, Barbara" w:date="2025-02-26T14:31:00Z" w:id="4386"/>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939AD" w:rsidDel="00CE235E" w:rsidP="00EB47B1" w:rsidRDefault="001939AD" w14:paraId="34BEFE4B" w14:textId="28A7DE4E">
            <w:pPr>
              <w:rPr>
                <w:del w:author="KARLOVCEC, Barbara" w:date="2025-02-26T14:31:00Z" w16du:dateUtc="2025-02-26T13:31:00Z" w:id="4387"/>
                <w:rFonts w:ascii="Calibri" w:hAnsi="Calibri" w:cs="Calibri"/>
                <w:color w:val="000000"/>
              </w:rPr>
            </w:pPr>
            <w:del w:author="KARLOVCEC, Barbara" w:date="2025-02-26T14:31:00Z" w16du:dateUtc="2025-02-26T13:31:00Z" w:id="4388">
              <w:r w:rsidRPr="005D5556" w:rsidDel="00CE235E">
                <w:rPr>
                  <w:rFonts w:ascii="Calibri" w:hAnsi="Calibri" w:cs="Calibri"/>
                  <w:color w:val="000000"/>
                </w:rPr>
                <w:delText>25</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1E2E4CC1" w14:textId="6A7E1243">
            <w:pPr>
              <w:rPr>
                <w:del w:author="KARLOVCEC, Barbara" w:date="2025-02-26T14:31:00Z" w16du:dateUtc="2025-02-26T13:31:00Z" w:id="4389"/>
                <w:rFonts w:ascii="Calibri" w:hAnsi="Calibri" w:cs="Calibri"/>
                <w:color w:val="000000"/>
              </w:rPr>
            </w:pPr>
            <w:del w:author="KARLOVCEC, Barbara" w:date="2025-02-26T14:31:00Z" w16du:dateUtc="2025-02-26T13:31:00Z" w:id="4390">
              <w:r w:rsidRPr="005D5556" w:rsidDel="00CE235E">
                <w:rPr>
                  <w:rFonts w:ascii="Calibri" w:hAnsi="Calibri" w:cs="Calibri"/>
                  <w:color w:val="000000"/>
                </w:rPr>
                <w:delText>ELECTRO-DATERO NIGERIA LIMITED</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714342DB" w14:textId="778280DF">
            <w:pPr>
              <w:rPr>
                <w:del w:author="KARLOVCEC, Barbara" w:date="2025-02-26T14:31:00Z" w16du:dateUtc="2025-02-26T13:31:00Z" w:id="4391"/>
                <w:rFonts w:ascii="Calibri" w:hAnsi="Calibri" w:cs="Calibri"/>
                <w:color w:val="000000"/>
              </w:rPr>
            </w:pPr>
            <w:del w:author="KARLOVCEC, Barbara" w:date="2025-02-26T14:31:00Z" w16du:dateUtc="2025-02-26T13:31:00Z" w:id="4392">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3C68B4FC" w14:textId="09804016">
            <w:pPr>
              <w:rPr>
                <w:del w:author="KARLOVCEC, Barbara" w:date="2025-02-26T14:31:00Z" w16du:dateUtc="2025-02-26T13:31:00Z" w:id="4393"/>
                <w:rFonts w:ascii="Calibri" w:hAnsi="Calibri" w:cs="Calibri"/>
                <w:color w:val="000000"/>
              </w:rPr>
            </w:pPr>
            <w:del w:author="KARLOVCEC, Barbara" w:date="2025-02-26T14:31:00Z" w16du:dateUtc="2025-02-26T13:31:00Z" w:id="4394">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17F3F0E8" w14:textId="373BB36D">
            <w:pPr>
              <w:rPr>
                <w:del w:author="KARLOVCEC, Barbara" w:date="2025-02-26T14:31:00Z" w16du:dateUtc="2025-02-26T13:31:00Z" w:id="4395"/>
                <w:rFonts w:ascii="Calibri" w:hAnsi="Calibri" w:cs="Calibri"/>
                <w:color w:val="000000"/>
              </w:rPr>
            </w:pPr>
            <w:del w:author="KARLOVCEC, Barbara" w:date="2025-02-26T14:31:00Z" w16du:dateUtc="2025-02-26T13:31:00Z" w:id="4396">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1939AD" w:rsidDel="00CE235E" w:rsidP="00EB47B1" w:rsidRDefault="001939AD" w14:paraId="046DA118" w14:textId="085F37B7">
            <w:pPr>
              <w:rPr>
                <w:del w:author="KARLOVCEC, Barbara" w:date="2025-02-26T14:31:00Z" w16du:dateUtc="2025-02-26T13:31:00Z" w:id="4397"/>
                <w:rFonts w:ascii="Calibri" w:hAnsi="Calibri" w:cs="Calibri"/>
                <w:color w:val="000000"/>
              </w:rPr>
            </w:pPr>
          </w:p>
        </w:tc>
      </w:tr>
      <w:tr w:rsidRPr="005D5556" w:rsidR="001939AD" w:rsidDel="00CE235E" w:rsidTr="005D5556" w14:paraId="14B3116E" w14:textId="6E92ABDA">
        <w:trPr>
          <w:trHeight w:val="675"/>
          <w:del w:author="KARLOVCEC, Barbara" w:date="2025-02-26T14:31:00Z" w:id="4398"/>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939AD" w:rsidDel="00CE235E" w:rsidP="00EB47B1" w:rsidRDefault="001939AD" w14:paraId="620AADEC" w14:textId="38F21F3C">
            <w:pPr>
              <w:rPr>
                <w:del w:author="KARLOVCEC, Barbara" w:date="2025-02-26T14:31:00Z" w16du:dateUtc="2025-02-26T13:31:00Z" w:id="4399"/>
                <w:rFonts w:ascii="Calibri" w:hAnsi="Calibri" w:cs="Calibri"/>
                <w:color w:val="000000"/>
              </w:rPr>
            </w:pPr>
            <w:del w:author="KARLOVCEC, Barbara" w:date="2025-02-26T14:31:00Z" w16du:dateUtc="2025-02-26T13:31:00Z" w:id="4400">
              <w:r w:rsidRPr="005D5556" w:rsidDel="00CE235E">
                <w:rPr>
                  <w:rFonts w:ascii="Calibri" w:hAnsi="Calibri" w:cs="Calibri"/>
                  <w:color w:val="000000"/>
                </w:rPr>
                <w:delText>26</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4EBF3058" w14:textId="48660C1A">
            <w:pPr>
              <w:rPr>
                <w:del w:author="KARLOVCEC, Barbara" w:date="2025-02-26T14:31:00Z" w16du:dateUtc="2025-02-26T13:31:00Z" w:id="4401"/>
                <w:rFonts w:ascii="Calibri" w:hAnsi="Calibri" w:cs="Calibri"/>
                <w:color w:val="000000"/>
              </w:rPr>
            </w:pPr>
            <w:del w:author="KARLOVCEC, Barbara" w:date="2025-02-26T14:31:00Z" w16du:dateUtc="2025-02-26T13:31:00Z" w:id="4402">
              <w:r w:rsidRPr="005D5556" w:rsidDel="00CE235E">
                <w:rPr>
                  <w:rFonts w:ascii="Calibri" w:hAnsi="Calibri" w:cs="Calibri"/>
                  <w:color w:val="000000"/>
                </w:rPr>
                <w:delText>OLALEYE TECHNICAL LTD</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17AE723E" w14:textId="0F96B04A">
            <w:pPr>
              <w:rPr>
                <w:del w:author="KARLOVCEC, Barbara" w:date="2025-02-26T14:31:00Z" w16du:dateUtc="2025-02-26T13:31:00Z" w:id="4403"/>
                <w:rFonts w:ascii="Calibri" w:hAnsi="Calibri" w:cs="Calibri"/>
                <w:color w:val="000000"/>
              </w:rPr>
            </w:pPr>
            <w:del w:author="KARLOVCEC, Barbara" w:date="2025-02-26T14:31:00Z" w16du:dateUtc="2025-02-26T13:31:00Z" w:id="4404">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1A6178F0" w14:textId="4956FD72">
            <w:pPr>
              <w:rPr>
                <w:del w:author="KARLOVCEC, Barbara" w:date="2025-02-26T14:31:00Z" w16du:dateUtc="2025-02-26T13:31:00Z" w:id="4405"/>
                <w:rFonts w:ascii="Calibri" w:hAnsi="Calibri" w:cs="Calibri"/>
                <w:color w:val="000000"/>
              </w:rPr>
            </w:pPr>
            <w:del w:author="KARLOVCEC, Barbara" w:date="2025-02-26T14:31:00Z" w16du:dateUtc="2025-02-26T13:31:00Z" w:id="4406">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28693C72" w14:textId="7777A7EE">
            <w:pPr>
              <w:rPr>
                <w:del w:author="KARLOVCEC, Barbara" w:date="2025-02-26T14:31:00Z" w16du:dateUtc="2025-02-26T13:31:00Z" w:id="4407"/>
                <w:rFonts w:ascii="Calibri" w:hAnsi="Calibri" w:cs="Calibri"/>
                <w:color w:val="000000"/>
              </w:rPr>
            </w:pPr>
            <w:del w:author="KARLOVCEC, Barbara" w:date="2025-02-26T14:31:00Z" w16du:dateUtc="2025-02-26T13:31:00Z" w:id="4408">
              <w:r w:rsidRPr="005D5556" w:rsidDel="00CE235E">
                <w:rPr>
                  <w:rFonts w:ascii="Calibri" w:hAnsi="Calibri" w:cs="Calibri"/>
                  <w:color w:val="000000"/>
                </w:rPr>
                <w:delText>ICE  MAKING MACHINE/</w:delText>
              </w:r>
              <w:r w:rsidRPr="005D5556" w:rsidDel="00CE235E">
                <w:rPr>
                  <w:rFonts w:ascii="Calibri" w:hAnsi="Calibri" w:cs="Calibri"/>
                  <w:color w:val="000000"/>
                </w:rPr>
                <w:br/>
              </w:r>
              <w:r w:rsidRPr="005D5556" w:rsidDel="00CE235E">
                <w:rPr>
                  <w:rFonts w:ascii="Calibri" w:hAnsi="Calibri" w:cs="Calibri"/>
                  <w:color w:val="000000"/>
                </w:rPr>
                <w:delText>COLD ROOM/PURE WATER</w:delText>
              </w:r>
            </w:del>
          </w:p>
        </w:tc>
        <w:tc>
          <w:tcPr>
            <w:tcW w:w="2353" w:type="dxa"/>
            <w:vMerge/>
            <w:tcBorders>
              <w:left w:val="nil"/>
              <w:right w:val="single" w:color="auto" w:sz="4" w:space="0"/>
            </w:tcBorders>
            <w:shd w:val="clear" w:color="auto" w:fill="auto"/>
            <w:noWrap/>
            <w:vAlign w:val="bottom"/>
            <w:hideMark/>
          </w:tcPr>
          <w:p w:rsidRPr="005D5556" w:rsidR="001939AD" w:rsidDel="00CE235E" w:rsidP="00EB47B1" w:rsidRDefault="001939AD" w14:paraId="6840B029" w14:textId="44724375">
            <w:pPr>
              <w:rPr>
                <w:del w:author="KARLOVCEC, Barbara" w:date="2025-02-26T14:31:00Z" w16du:dateUtc="2025-02-26T13:31:00Z" w:id="4409"/>
                <w:rFonts w:ascii="Calibri" w:hAnsi="Calibri" w:cs="Calibri"/>
                <w:color w:val="000000"/>
              </w:rPr>
            </w:pPr>
          </w:p>
        </w:tc>
      </w:tr>
      <w:tr w:rsidRPr="005D5556" w:rsidR="001939AD" w:rsidDel="00CE235E" w:rsidTr="005D5556" w14:paraId="02EFD66E" w14:textId="79C82835">
        <w:trPr>
          <w:trHeight w:val="675"/>
          <w:del w:author="KARLOVCEC, Barbara" w:date="2025-02-26T14:31:00Z" w:id="4410"/>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939AD" w:rsidDel="00CE235E" w:rsidP="00EB47B1" w:rsidRDefault="001939AD" w14:paraId="34B05818" w14:textId="710396CC">
            <w:pPr>
              <w:rPr>
                <w:del w:author="KARLOVCEC, Barbara" w:date="2025-02-26T14:31:00Z" w16du:dateUtc="2025-02-26T13:31:00Z" w:id="4411"/>
                <w:rFonts w:ascii="Calibri" w:hAnsi="Calibri" w:cs="Calibri"/>
                <w:color w:val="000000"/>
              </w:rPr>
            </w:pPr>
            <w:del w:author="KARLOVCEC, Barbara" w:date="2025-02-26T14:31:00Z" w16du:dateUtc="2025-02-26T13:31:00Z" w:id="4412">
              <w:r w:rsidRPr="005D5556" w:rsidDel="00CE235E">
                <w:rPr>
                  <w:rFonts w:ascii="Calibri" w:hAnsi="Calibri" w:cs="Calibri"/>
                  <w:color w:val="000000"/>
                </w:rPr>
                <w:delText>27</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6C304DDC" w14:textId="39256D0E">
            <w:pPr>
              <w:rPr>
                <w:del w:author="KARLOVCEC, Barbara" w:date="2025-02-26T14:31:00Z" w16du:dateUtc="2025-02-26T13:31:00Z" w:id="4413"/>
                <w:rFonts w:ascii="Calibri" w:hAnsi="Calibri" w:cs="Calibri"/>
                <w:color w:val="000000"/>
              </w:rPr>
            </w:pPr>
            <w:del w:author="KARLOVCEC, Barbara" w:date="2025-02-26T14:31:00Z" w16du:dateUtc="2025-02-26T13:31:00Z" w:id="4414">
              <w:r w:rsidRPr="005D5556" w:rsidDel="00CE235E">
                <w:rPr>
                  <w:rFonts w:ascii="Calibri" w:hAnsi="Calibri" w:cs="Calibri"/>
                  <w:color w:val="000000"/>
                </w:rPr>
                <w:delText>SHONCOOL REFRIGERATINO AIR COND. ENTERPRISES</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1427D328" w14:textId="78AE088E">
            <w:pPr>
              <w:rPr>
                <w:del w:author="KARLOVCEC, Barbara" w:date="2025-02-26T14:31:00Z" w16du:dateUtc="2025-02-26T13:31:00Z" w:id="4415"/>
                <w:rFonts w:ascii="Calibri" w:hAnsi="Calibri" w:cs="Calibri"/>
                <w:color w:val="000000"/>
              </w:rPr>
            </w:pPr>
            <w:del w:author="KARLOVCEC, Barbara" w:date="2025-02-26T14:31:00Z" w16du:dateUtc="2025-02-26T13:31:00Z" w:id="4416">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56DC5E1A" w14:textId="3E681027">
            <w:pPr>
              <w:rPr>
                <w:del w:author="KARLOVCEC, Barbara" w:date="2025-02-26T14:31:00Z" w16du:dateUtc="2025-02-26T13:31:00Z" w:id="4417"/>
                <w:rFonts w:ascii="Calibri" w:hAnsi="Calibri" w:cs="Calibri"/>
                <w:color w:val="000000"/>
              </w:rPr>
            </w:pPr>
            <w:del w:author="KARLOVCEC, Barbara" w:date="2025-02-26T14:31:00Z" w16du:dateUtc="2025-02-26T13:31:00Z" w:id="4418">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5F12EA9A" w14:textId="3E059255">
            <w:pPr>
              <w:rPr>
                <w:del w:author="KARLOVCEC, Barbara" w:date="2025-02-26T14:31:00Z" w16du:dateUtc="2025-02-26T13:31:00Z" w:id="4419"/>
                <w:rFonts w:ascii="Calibri" w:hAnsi="Calibri" w:cs="Calibri"/>
                <w:color w:val="000000"/>
              </w:rPr>
            </w:pPr>
            <w:del w:author="KARLOVCEC, Barbara" w:date="2025-02-26T14:31:00Z" w16du:dateUtc="2025-02-26T13:31:00Z" w:id="4420">
              <w:r w:rsidRPr="005D5556" w:rsidDel="00CE235E">
                <w:rPr>
                  <w:rFonts w:ascii="Calibri" w:hAnsi="Calibri" w:cs="Calibri"/>
                  <w:color w:val="000000"/>
                </w:rPr>
                <w:delText>ICE  MAKING MACHINE</w:delText>
              </w:r>
              <w:r w:rsidRPr="005D5556" w:rsidDel="00CE235E">
                <w:rPr>
                  <w:rFonts w:ascii="Calibri" w:hAnsi="Calibri" w:cs="Calibri"/>
                  <w:color w:val="000000"/>
                </w:rPr>
                <w:br/>
              </w:r>
              <w:r w:rsidRPr="005D5556" w:rsidDel="00CE235E">
                <w:rPr>
                  <w:rFonts w:ascii="Calibri" w:hAnsi="Calibri" w:cs="Calibri"/>
                  <w:color w:val="000000"/>
                </w:rPr>
                <w:delText>/COLD ROOM/FRIDGE/ AIR CONDDITIONER</w:delText>
              </w:r>
            </w:del>
          </w:p>
        </w:tc>
        <w:tc>
          <w:tcPr>
            <w:tcW w:w="2353" w:type="dxa"/>
            <w:vMerge/>
            <w:tcBorders>
              <w:left w:val="nil"/>
              <w:right w:val="single" w:color="auto" w:sz="4" w:space="0"/>
            </w:tcBorders>
            <w:shd w:val="clear" w:color="auto" w:fill="auto"/>
            <w:noWrap/>
            <w:vAlign w:val="bottom"/>
            <w:hideMark/>
          </w:tcPr>
          <w:p w:rsidRPr="005D5556" w:rsidR="001939AD" w:rsidDel="00CE235E" w:rsidP="00EB47B1" w:rsidRDefault="001939AD" w14:paraId="73BF0A02" w14:textId="76CB8C09">
            <w:pPr>
              <w:rPr>
                <w:del w:author="KARLOVCEC, Barbara" w:date="2025-02-26T14:31:00Z" w16du:dateUtc="2025-02-26T13:31:00Z" w:id="4421"/>
                <w:rFonts w:ascii="Calibri" w:hAnsi="Calibri" w:cs="Calibri"/>
                <w:color w:val="000000"/>
              </w:rPr>
            </w:pPr>
          </w:p>
        </w:tc>
      </w:tr>
      <w:tr w:rsidRPr="005D5556" w:rsidR="001939AD" w:rsidDel="00CE235E" w:rsidTr="005D5556" w14:paraId="49369D5B" w14:textId="7A89FEF6">
        <w:trPr>
          <w:trHeight w:val="450"/>
          <w:del w:author="KARLOVCEC, Barbara" w:date="2025-02-26T14:31:00Z" w:id="4422"/>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939AD" w:rsidDel="00CE235E" w:rsidP="00EB47B1" w:rsidRDefault="001939AD" w14:paraId="4601FC6C" w14:textId="471E670C">
            <w:pPr>
              <w:rPr>
                <w:del w:author="KARLOVCEC, Barbara" w:date="2025-02-26T14:31:00Z" w16du:dateUtc="2025-02-26T13:31:00Z" w:id="4423"/>
                <w:rFonts w:ascii="Calibri" w:hAnsi="Calibri" w:cs="Calibri"/>
                <w:color w:val="000000"/>
              </w:rPr>
            </w:pPr>
            <w:del w:author="KARLOVCEC, Barbara" w:date="2025-02-26T14:31:00Z" w16du:dateUtc="2025-02-26T13:31:00Z" w:id="4424">
              <w:r w:rsidRPr="005D5556" w:rsidDel="00CE235E">
                <w:rPr>
                  <w:rFonts w:ascii="Calibri" w:hAnsi="Calibri" w:cs="Calibri"/>
                  <w:color w:val="000000"/>
                </w:rPr>
                <w:delText>28</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553D997F" w14:textId="3D95C778">
            <w:pPr>
              <w:rPr>
                <w:del w:author="KARLOVCEC, Barbara" w:date="2025-02-26T14:31:00Z" w16du:dateUtc="2025-02-26T13:31:00Z" w:id="4425"/>
                <w:rFonts w:ascii="Calibri" w:hAnsi="Calibri" w:cs="Calibri"/>
                <w:color w:val="000000"/>
              </w:rPr>
            </w:pPr>
            <w:del w:author="KARLOVCEC, Barbara" w:date="2025-02-26T14:31:00Z" w16du:dateUtc="2025-02-26T13:31:00Z" w:id="4426">
              <w:r w:rsidRPr="005D5556" w:rsidDel="00CE235E">
                <w:rPr>
                  <w:rFonts w:ascii="Calibri" w:hAnsi="Calibri" w:cs="Calibri"/>
                  <w:color w:val="000000"/>
                </w:rPr>
                <w:delText xml:space="preserve">COOLCITY FRIDGE TECHNICAL COMPANY </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37367AF3" w14:textId="6DC6F2C6">
            <w:pPr>
              <w:rPr>
                <w:del w:author="KARLOVCEC, Barbara" w:date="2025-02-26T14:31:00Z" w16du:dateUtc="2025-02-26T13:31:00Z" w:id="4427"/>
                <w:rFonts w:ascii="Calibri" w:hAnsi="Calibri" w:cs="Calibri"/>
                <w:color w:val="000000"/>
              </w:rPr>
            </w:pPr>
            <w:del w:author="KARLOVCEC, Barbara" w:date="2025-02-26T14:31:00Z" w16du:dateUtc="2025-02-26T13:31:00Z" w:id="4428">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40177FA3" w14:textId="6C690595">
            <w:pPr>
              <w:rPr>
                <w:del w:author="KARLOVCEC, Barbara" w:date="2025-02-26T14:31:00Z" w16du:dateUtc="2025-02-26T13:31:00Z" w:id="4429"/>
                <w:rFonts w:ascii="Calibri" w:hAnsi="Calibri" w:cs="Calibri"/>
                <w:color w:val="000000"/>
              </w:rPr>
            </w:pPr>
            <w:del w:author="KARLOVCEC, Barbara" w:date="2025-02-26T14:31:00Z" w16du:dateUtc="2025-02-26T13:31:00Z" w:id="4430">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6088755E" w14:textId="159BB614">
            <w:pPr>
              <w:rPr>
                <w:del w:author="KARLOVCEC, Barbara" w:date="2025-02-26T14:31:00Z" w16du:dateUtc="2025-02-26T13:31:00Z" w:id="4431"/>
                <w:rFonts w:ascii="Calibri" w:hAnsi="Calibri" w:cs="Calibri"/>
                <w:color w:val="000000"/>
              </w:rPr>
            </w:pPr>
            <w:del w:author="KARLOVCEC, Barbara" w:date="2025-02-26T14:31:00Z" w16du:dateUtc="2025-02-26T13:31:00Z" w:id="4432">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OVEN/ LOCAL BAKERY</w:delText>
              </w:r>
            </w:del>
          </w:p>
        </w:tc>
        <w:tc>
          <w:tcPr>
            <w:tcW w:w="2353" w:type="dxa"/>
            <w:vMerge/>
            <w:tcBorders>
              <w:left w:val="nil"/>
              <w:right w:val="single" w:color="auto" w:sz="4" w:space="0"/>
            </w:tcBorders>
            <w:shd w:val="clear" w:color="auto" w:fill="auto"/>
            <w:noWrap/>
            <w:vAlign w:val="bottom"/>
            <w:hideMark/>
          </w:tcPr>
          <w:p w:rsidRPr="005D5556" w:rsidR="001939AD" w:rsidDel="00CE235E" w:rsidP="00EB47B1" w:rsidRDefault="001939AD" w14:paraId="6E0B793A" w14:textId="11A4CE46">
            <w:pPr>
              <w:rPr>
                <w:del w:author="KARLOVCEC, Barbara" w:date="2025-02-26T14:31:00Z" w16du:dateUtc="2025-02-26T13:31:00Z" w:id="4433"/>
                <w:rFonts w:ascii="Calibri" w:hAnsi="Calibri" w:cs="Calibri"/>
                <w:color w:val="000000"/>
              </w:rPr>
            </w:pPr>
          </w:p>
        </w:tc>
      </w:tr>
      <w:tr w:rsidRPr="005D5556" w:rsidR="001939AD" w:rsidDel="00CE235E" w:rsidTr="005D5556" w14:paraId="2D72094D" w14:textId="6250CE38">
        <w:trPr>
          <w:trHeight w:val="300"/>
          <w:del w:author="KARLOVCEC, Barbara" w:date="2025-02-26T14:31:00Z" w:id="4434"/>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939AD" w:rsidDel="00CE235E" w:rsidP="00EB47B1" w:rsidRDefault="001939AD" w14:paraId="4F3F8C7E" w14:textId="793D689E">
            <w:pPr>
              <w:rPr>
                <w:del w:author="KARLOVCEC, Barbara" w:date="2025-02-26T14:31:00Z" w16du:dateUtc="2025-02-26T13:31:00Z" w:id="4435"/>
                <w:rFonts w:ascii="Calibri" w:hAnsi="Calibri" w:cs="Calibri"/>
                <w:color w:val="000000"/>
              </w:rPr>
            </w:pPr>
            <w:del w:author="KARLOVCEC, Barbara" w:date="2025-02-26T14:31:00Z" w16du:dateUtc="2025-02-26T13:31:00Z" w:id="4436">
              <w:r w:rsidRPr="005D5556" w:rsidDel="00CE235E">
                <w:rPr>
                  <w:rFonts w:ascii="Calibri" w:hAnsi="Calibri" w:cs="Calibri"/>
                  <w:color w:val="000000"/>
                </w:rPr>
                <w:delText>29</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53FD8ED8" w14:textId="06321D25">
            <w:pPr>
              <w:rPr>
                <w:del w:author="KARLOVCEC, Barbara" w:date="2025-02-26T14:31:00Z" w16du:dateUtc="2025-02-26T13:31:00Z" w:id="4437"/>
                <w:rFonts w:ascii="Calibri" w:hAnsi="Calibri" w:cs="Calibri"/>
                <w:color w:val="000000"/>
              </w:rPr>
            </w:pPr>
            <w:del w:author="KARLOVCEC, Barbara" w:date="2025-02-26T14:31:00Z" w16du:dateUtc="2025-02-26T13:31:00Z" w:id="4438">
              <w:r w:rsidRPr="005D5556" w:rsidDel="00CE235E">
                <w:rPr>
                  <w:rFonts w:ascii="Calibri" w:hAnsi="Calibri" w:cs="Calibri"/>
                  <w:color w:val="000000"/>
                </w:rPr>
                <w:delText>USARIK ENG. NIG LTD</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415DE2D7" w14:textId="25677850">
            <w:pPr>
              <w:rPr>
                <w:del w:author="KARLOVCEC, Barbara" w:date="2025-02-26T14:31:00Z" w16du:dateUtc="2025-02-26T13:31:00Z" w:id="4439"/>
                <w:rFonts w:ascii="Calibri" w:hAnsi="Calibri" w:cs="Calibri"/>
                <w:color w:val="000000"/>
              </w:rPr>
            </w:pPr>
            <w:del w:author="KARLOVCEC, Barbara" w:date="2025-02-26T14:31:00Z" w16du:dateUtc="2025-02-26T13:31:00Z" w:id="4440">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49D41AEF" w14:textId="6A1F647F">
            <w:pPr>
              <w:rPr>
                <w:del w:author="KARLOVCEC, Barbara" w:date="2025-02-26T14:31:00Z" w16du:dateUtc="2025-02-26T13:31:00Z" w:id="4441"/>
                <w:rFonts w:ascii="Calibri" w:hAnsi="Calibri" w:cs="Calibri"/>
                <w:color w:val="000000"/>
              </w:rPr>
            </w:pPr>
            <w:del w:author="KARLOVCEC, Barbara" w:date="2025-02-26T14:31:00Z" w16du:dateUtc="2025-02-26T13:31:00Z" w:id="4442">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691A31F1" w14:textId="5074FDA6">
            <w:pPr>
              <w:rPr>
                <w:del w:author="KARLOVCEC, Barbara" w:date="2025-02-26T14:31:00Z" w16du:dateUtc="2025-02-26T13:31:00Z" w:id="4443"/>
                <w:rFonts w:ascii="Calibri" w:hAnsi="Calibri" w:cs="Calibri"/>
                <w:color w:val="000000"/>
              </w:rPr>
            </w:pPr>
            <w:del w:author="KARLOVCEC, Barbara" w:date="2025-02-26T14:31:00Z" w16du:dateUtc="2025-02-26T13:31:00Z" w:id="4444">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1939AD" w:rsidDel="00CE235E" w:rsidP="00EB47B1" w:rsidRDefault="001939AD" w14:paraId="2CFAD2B4" w14:textId="3333B919">
            <w:pPr>
              <w:rPr>
                <w:del w:author="KARLOVCEC, Barbara" w:date="2025-02-26T14:31:00Z" w16du:dateUtc="2025-02-26T13:31:00Z" w:id="4445"/>
                <w:rFonts w:ascii="Calibri" w:hAnsi="Calibri" w:cs="Calibri"/>
                <w:color w:val="000000"/>
              </w:rPr>
            </w:pPr>
          </w:p>
        </w:tc>
      </w:tr>
      <w:tr w:rsidRPr="005D5556" w:rsidR="001939AD" w:rsidDel="00CE235E" w:rsidTr="005D5556" w14:paraId="5D881AB3" w14:textId="77C1CE82">
        <w:trPr>
          <w:trHeight w:val="450"/>
          <w:del w:author="KARLOVCEC, Barbara" w:date="2025-02-26T14:31:00Z" w:id="4446"/>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939AD" w:rsidDel="00CE235E" w:rsidP="00EB47B1" w:rsidRDefault="001939AD" w14:paraId="0ADB9482" w14:textId="277B1EBC">
            <w:pPr>
              <w:rPr>
                <w:del w:author="KARLOVCEC, Barbara" w:date="2025-02-26T14:31:00Z" w16du:dateUtc="2025-02-26T13:31:00Z" w:id="4447"/>
                <w:rFonts w:ascii="Calibri" w:hAnsi="Calibri" w:cs="Calibri"/>
                <w:color w:val="000000"/>
              </w:rPr>
            </w:pPr>
            <w:del w:author="KARLOVCEC, Barbara" w:date="2025-02-26T14:31:00Z" w16du:dateUtc="2025-02-26T13:31:00Z" w:id="4448">
              <w:r w:rsidRPr="005D5556" w:rsidDel="00CE235E">
                <w:rPr>
                  <w:rFonts w:ascii="Calibri" w:hAnsi="Calibri" w:cs="Calibri"/>
                  <w:color w:val="000000"/>
                </w:rPr>
                <w:delText>30</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24DD0849" w14:textId="5529BDD8">
            <w:pPr>
              <w:rPr>
                <w:del w:author="KARLOVCEC, Barbara" w:date="2025-02-26T14:31:00Z" w16du:dateUtc="2025-02-26T13:31:00Z" w:id="4449"/>
                <w:rFonts w:ascii="Calibri" w:hAnsi="Calibri" w:cs="Calibri"/>
                <w:color w:val="000000"/>
              </w:rPr>
            </w:pPr>
            <w:del w:author="KARLOVCEC, Barbara" w:date="2025-02-26T14:31:00Z" w16du:dateUtc="2025-02-26T13:31:00Z" w:id="4450">
              <w:r w:rsidRPr="005D5556" w:rsidDel="00CE235E">
                <w:rPr>
                  <w:rFonts w:ascii="Calibri" w:hAnsi="Calibri" w:cs="Calibri"/>
                  <w:color w:val="000000"/>
                </w:rPr>
                <w:delText>AZEMOH &amp; AZEMOH TECH SERVICE</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4E938FD1" w14:textId="64F5E4E9">
            <w:pPr>
              <w:rPr>
                <w:del w:author="KARLOVCEC, Barbara" w:date="2025-02-26T14:31:00Z" w16du:dateUtc="2025-02-26T13:31:00Z" w:id="4451"/>
                <w:rFonts w:ascii="Calibri" w:hAnsi="Calibri" w:cs="Calibri"/>
                <w:color w:val="000000"/>
              </w:rPr>
            </w:pPr>
            <w:del w:author="KARLOVCEC, Barbara" w:date="2025-02-26T14:31:00Z" w16du:dateUtc="2025-02-26T13:31:00Z" w:id="4452">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0E0120B7" w14:textId="7D1AFD09">
            <w:pPr>
              <w:rPr>
                <w:del w:author="KARLOVCEC, Barbara" w:date="2025-02-26T14:31:00Z" w16du:dateUtc="2025-02-26T13:31:00Z" w:id="4453"/>
                <w:rFonts w:ascii="Calibri" w:hAnsi="Calibri" w:cs="Calibri"/>
                <w:color w:val="000000"/>
              </w:rPr>
            </w:pPr>
            <w:del w:author="KARLOVCEC, Barbara" w:date="2025-02-26T14:31:00Z" w16du:dateUtc="2025-02-26T13:31:00Z" w:id="4454">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5C50D383" w14:textId="51265F78">
            <w:pPr>
              <w:rPr>
                <w:del w:author="KARLOVCEC, Barbara" w:date="2025-02-26T14:31:00Z" w16du:dateUtc="2025-02-26T13:31:00Z" w:id="4455"/>
                <w:rFonts w:ascii="Calibri" w:hAnsi="Calibri" w:cs="Calibri"/>
                <w:color w:val="000000"/>
              </w:rPr>
            </w:pPr>
            <w:del w:author="KARLOVCEC, Barbara" w:date="2025-02-26T14:31:00Z" w16du:dateUtc="2025-02-26T13:31:00Z" w:id="4456">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1939AD" w:rsidDel="00CE235E" w:rsidP="00EB47B1" w:rsidRDefault="001939AD" w14:paraId="23CF29EC" w14:textId="48296984">
            <w:pPr>
              <w:rPr>
                <w:del w:author="KARLOVCEC, Barbara" w:date="2025-02-26T14:31:00Z" w16du:dateUtc="2025-02-26T13:31:00Z" w:id="4457"/>
                <w:rFonts w:ascii="Calibri" w:hAnsi="Calibri" w:cs="Calibri"/>
                <w:color w:val="000000"/>
              </w:rPr>
            </w:pPr>
          </w:p>
        </w:tc>
      </w:tr>
      <w:tr w:rsidRPr="005D5556" w:rsidR="001939AD" w:rsidDel="00CE235E" w:rsidTr="005D5556" w14:paraId="06E3FF64" w14:textId="5FE9C766">
        <w:trPr>
          <w:trHeight w:val="450"/>
          <w:del w:author="KARLOVCEC, Barbara" w:date="2025-02-26T14:31:00Z" w:id="4458"/>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939AD" w:rsidDel="00CE235E" w:rsidP="00EB47B1" w:rsidRDefault="001939AD" w14:paraId="4975284F" w14:textId="13871C14">
            <w:pPr>
              <w:rPr>
                <w:del w:author="KARLOVCEC, Barbara" w:date="2025-02-26T14:31:00Z" w16du:dateUtc="2025-02-26T13:31:00Z" w:id="4459"/>
                <w:rFonts w:ascii="Calibri" w:hAnsi="Calibri" w:cs="Calibri"/>
                <w:color w:val="000000"/>
              </w:rPr>
            </w:pPr>
            <w:del w:author="KARLOVCEC, Barbara" w:date="2025-02-26T14:31:00Z" w16du:dateUtc="2025-02-26T13:31:00Z" w:id="4460">
              <w:r w:rsidRPr="005D5556" w:rsidDel="00CE235E">
                <w:rPr>
                  <w:rFonts w:ascii="Calibri" w:hAnsi="Calibri" w:cs="Calibri"/>
                  <w:color w:val="000000"/>
                </w:rPr>
                <w:delText>31</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2E982C07" w14:textId="3C605853">
            <w:pPr>
              <w:rPr>
                <w:del w:author="KARLOVCEC, Barbara" w:date="2025-02-26T14:31:00Z" w16du:dateUtc="2025-02-26T13:31:00Z" w:id="4461"/>
                <w:rFonts w:ascii="Calibri" w:hAnsi="Calibri" w:cs="Calibri"/>
                <w:color w:val="000000"/>
              </w:rPr>
            </w:pPr>
            <w:del w:author="KARLOVCEC, Barbara" w:date="2025-02-26T14:31:00Z" w16du:dateUtc="2025-02-26T13:31:00Z" w:id="4462">
              <w:r w:rsidRPr="005D5556" w:rsidDel="00CE235E">
                <w:rPr>
                  <w:rFonts w:ascii="Calibri" w:hAnsi="Calibri" w:cs="Calibri"/>
                  <w:color w:val="000000"/>
                </w:rPr>
                <w:delText>ALBARKA WAVES CONCEPT LTD</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1EDDCD68" w14:textId="66B58959">
            <w:pPr>
              <w:rPr>
                <w:del w:author="KARLOVCEC, Barbara" w:date="2025-02-26T14:31:00Z" w16du:dateUtc="2025-02-26T13:31:00Z" w:id="4463"/>
                <w:rFonts w:ascii="Calibri" w:hAnsi="Calibri" w:cs="Calibri"/>
                <w:color w:val="000000"/>
              </w:rPr>
            </w:pPr>
            <w:del w:author="KARLOVCEC, Barbara" w:date="2025-02-26T14:31:00Z" w16du:dateUtc="2025-02-26T13:31:00Z" w:id="4464">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3E1DBF7C" w14:textId="38AC476D">
            <w:pPr>
              <w:rPr>
                <w:del w:author="KARLOVCEC, Barbara" w:date="2025-02-26T14:31:00Z" w16du:dateUtc="2025-02-26T13:31:00Z" w:id="4465"/>
                <w:rFonts w:ascii="Calibri" w:hAnsi="Calibri" w:cs="Calibri"/>
                <w:color w:val="000000"/>
              </w:rPr>
            </w:pPr>
            <w:del w:author="KARLOVCEC, Barbara" w:date="2025-02-26T14:31:00Z" w16du:dateUtc="2025-02-26T13:31:00Z" w:id="4466">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1647D470" w14:textId="6E5E3A87">
            <w:pPr>
              <w:rPr>
                <w:del w:author="KARLOVCEC, Barbara" w:date="2025-02-26T14:31:00Z" w16du:dateUtc="2025-02-26T13:31:00Z" w:id="4467"/>
                <w:rFonts w:ascii="Calibri" w:hAnsi="Calibri" w:cs="Calibri"/>
                <w:color w:val="000000"/>
              </w:rPr>
            </w:pPr>
            <w:del w:author="KARLOVCEC, Barbara" w:date="2025-02-26T14:31:00Z" w16du:dateUtc="2025-02-26T13:31:00Z" w:id="4468">
              <w:r w:rsidRPr="005D5556" w:rsidDel="00CE235E">
                <w:rPr>
                  <w:rFonts w:ascii="Calibri" w:hAnsi="Calibri" w:cs="Calibri"/>
                  <w:color w:val="000000"/>
                </w:rPr>
                <w:delText>ICE  MAKING MACHINE/</w:delText>
              </w:r>
              <w:r w:rsidRPr="005D5556" w:rsidDel="00CE235E">
                <w:rPr>
                  <w:rFonts w:ascii="Calibri" w:hAnsi="Calibri" w:cs="Calibri"/>
                  <w:color w:val="000000"/>
                </w:rPr>
                <w:br/>
              </w:r>
              <w:r w:rsidRPr="005D5556" w:rsidDel="00CE235E">
                <w:rPr>
                  <w:rFonts w:ascii="Calibri" w:hAnsi="Calibri" w:cs="Calibri"/>
                  <w:color w:val="000000"/>
                </w:rPr>
                <w:delText xml:space="preserve"> COLD ROOM</w:delText>
              </w:r>
            </w:del>
          </w:p>
        </w:tc>
        <w:tc>
          <w:tcPr>
            <w:tcW w:w="2353" w:type="dxa"/>
            <w:vMerge/>
            <w:tcBorders>
              <w:left w:val="nil"/>
              <w:right w:val="single" w:color="auto" w:sz="4" w:space="0"/>
            </w:tcBorders>
            <w:shd w:val="clear" w:color="auto" w:fill="auto"/>
            <w:noWrap/>
            <w:vAlign w:val="bottom"/>
            <w:hideMark/>
          </w:tcPr>
          <w:p w:rsidRPr="005D5556" w:rsidR="001939AD" w:rsidDel="00CE235E" w:rsidP="00EB47B1" w:rsidRDefault="001939AD" w14:paraId="5CAD7EBD" w14:textId="2FF833D9">
            <w:pPr>
              <w:rPr>
                <w:del w:author="KARLOVCEC, Barbara" w:date="2025-02-26T14:31:00Z" w16du:dateUtc="2025-02-26T13:31:00Z" w:id="4469"/>
                <w:rFonts w:ascii="Calibri" w:hAnsi="Calibri" w:cs="Calibri"/>
                <w:color w:val="000000"/>
              </w:rPr>
            </w:pPr>
          </w:p>
        </w:tc>
      </w:tr>
      <w:tr w:rsidRPr="005D5556" w:rsidR="001939AD" w:rsidDel="00CE235E" w:rsidTr="005D5556" w14:paraId="77A477EB" w14:textId="0F424485">
        <w:trPr>
          <w:trHeight w:val="450"/>
          <w:del w:author="KARLOVCEC, Barbara" w:date="2025-02-26T14:31:00Z" w:id="4470"/>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939AD" w:rsidDel="00CE235E" w:rsidP="00EB47B1" w:rsidRDefault="001939AD" w14:paraId="73C953ED" w14:textId="033EC119">
            <w:pPr>
              <w:rPr>
                <w:del w:author="KARLOVCEC, Barbara" w:date="2025-02-26T14:31:00Z" w16du:dateUtc="2025-02-26T13:31:00Z" w:id="4471"/>
                <w:rFonts w:ascii="Calibri" w:hAnsi="Calibri" w:cs="Calibri"/>
                <w:color w:val="000000"/>
              </w:rPr>
            </w:pPr>
            <w:del w:author="KARLOVCEC, Barbara" w:date="2025-02-26T14:31:00Z" w16du:dateUtc="2025-02-26T13:31:00Z" w:id="4472">
              <w:r w:rsidRPr="005D5556" w:rsidDel="00CE235E">
                <w:rPr>
                  <w:rFonts w:ascii="Calibri" w:hAnsi="Calibri" w:cs="Calibri"/>
                  <w:color w:val="000000"/>
                </w:rPr>
                <w:delText>32</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0DA59892" w14:textId="3F5D230C">
            <w:pPr>
              <w:rPr>
                <w:del w:author="KARLOVCEC, Barbara" w:date="2025-02-26T14:31:00Z" w16du:dateUtc="2025-02-26T13:31:00Z" w:id="4473"/>
                <w:rFonts w:ascii="Calibri" w:hAnsi="Calibri" w:cs="Calibri"/>
                <w:color w:val="000000"/>
              </w:rPr>
            </w:pPr>
            <w:del w:author="KARLOVCEC, Barbara" w:date="2025-02-26T14:31:00Z" w16du:dateUtc="2025-02-26T13:31:00Z" w:id="4474">
              <w:r w:rsidRPr="005D5556" w:rsidDel="00CE235E">
                <w:rPr>
                  <w:rFonts w:ascii="Calibri" w:hAnsi="Calibri" w:cs="Calibri"/>
                  <w:color w:val="000000"/>
                </w:rPr>
                <w:delText xml:space="preserve">EZETHEC TECHNICAL SERVICES </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24DADB0E" w14:textId="3D556FF0">
            <w:pPr>
              <w:rPr>
                <w:del w:author="KARLOVCEC, Barbara" w:date="2025-02-26T14:31:00Z" w16du:dateUtc="2025-02-26T13:31:00Z" w:id="4475"/>
                <w:rFonts w:ascii="Calibri" w:hAnsi="Calibri" w:cs="Calibri"/>
                <w:color w:val="000000"/>
              </w:rPr>
            </w:pPr>
            <w:del w:author="KARLOVCEC, Barbara" w:date="2025-02-26T14:31:00Z" w16du:dateUtc="2025-02-26T13:31:00Z" w:id="4476">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7B125C88" w14:textId="48A2DD86">
            <w:pPr>
              <w:rPr>
                <w:del w:author="KARLOVCEC, Barbara" w:date="2025-02-26T14:31:00Z" w16du:dateUtc="2025-02-26T13:31:00Z" w:id="4477"/>
                <w:rFonts w:ascii="Calibri" w:hAnsi="Calibri" w:cs="Calibri"/>
                <w:color w:val="000000"/>
              </w:rPr>
            </w:pPr>
            <w:del w:author="KARLOVCEC, Barbara" w:date="2025-02-26T14:31:00Z" w16du:dateUtc="2025-02-26T13:31:00Z" w:id="4478">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0A74D34F" w14:textId="004E882F">
            <w:pPr>
              <w:rPr>
                <w:del w:author="KARLOVCEC, Barbara" w:date="2025-02-26T14:31:00Z" w16du:dateUtc="2025-02-26T13:31:00Z" w:id="4479"/>
                <w:rFonts w:ascii="Calibri" w:hAnsi="Calibri" w:cs="Calibri"/>
                <w:color w:val="000000"/>
              </w:rPr>
            </w:pPr>
            <w:del w:author="KARLOVCEC, Barbara" w:date="2025-02-26T14:31:00Z" w16du:dateUtc="2025-02-26T13:31:00Z" w:id="4480">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1939AD" w:rsidDel="00CE235E" w:rsidP="00EB47B1" w:rsidRDefault="001939AD" w14:paraId="3EDB2197" w14:textId="5FCB2473">
            <w:pPr>
              <w:rPr>
                <w:del w:author="KARLOVCEC, Barbara" w:date="2025-02-26T14:31:00Z" w16du:dateUtc="2025-02-26T13:31:00Z" w:id="4481"/>
                <w:rFonts w:ascii="Calibri" w:hAnsi="Calibri" w:cs="Calibri"/>
                <w:color w:val="000000"/>
              </w:rPr>
            </w:pPr>
          </w:p>
        </w:tc>
      </w:tr>
      <w:tr w:rsidRPr="005D5556" w:rsidR="001939AD" w:rsidDel="00CE235E" w:rsidTr="005D5556" w14:paraId="7696EDEB" w14:textId="1D0107B8">
        <w:trPr>
          <w:trHeight w:val="450"/>
          <w:del w:author="KARLOVCEC, Barbara" w:date="2025-02-26T14:31:00Z" w:id="4482"/>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939AD" w:rsidDel="00CE235E" w:rsidP="00EB47B1" w:rsidRDefault="001939AD" w14:paraId="7B9958F2" w14:textId="734945D8">
            <w:pPr>
              <w:rPr>
                <w:del w:author="KARLOVCEC, Barbara" w:date="2025-02-26T14:31:00Z" w16du:dateUtc="2025-02-26T13:31:00Z" w:id="4483"/>
                <w:rFonts w:ascii="Calibri" w:hAnsi="Calibri" w:cs="Calibri"/>
                <w:color w:val="000000"/>
              </w:rPr>
            </w:pPr>
            <w:del w:author="KARLOVCEC, Barbara" w:date="2025-02-26T14:31:00Z" w16du:dateUtc="2025-02-26T13:31:00Z" w:id="4484">
              <w:r w:rsidRPr="005D5556" w:rsidDel="00CE235E">
                <w:rPr>
                  <w:rFonts w:ascii="Calibri" w:hAnsi="Calibri" w:cs="Calibri"/>
                  <w:color w:val="000000"/>
                </w:rPr>
                <w:delText>33</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44F62F61" w14:textId="4BA1072A">
            <w:pPr>
              <w:rPr>
                <w:del w:author="KARLOVCEC, Barbara" w:date="2025-02-26T14:31:00Z" w16du:dateUtc="2025-02-26T13:31:00Z" w:id="4485"/>
                <w:rFonts w:ascii="Calibri" w:hAnsi="Calibri" w:cs="Calibri"/>
                <w:color w:val="000000"/>
              </w:rPr>
            </w:pPr>
            <w:del w:author="KARLOVCEC, Barbara" w:date="2025-02-26T14:31:00Z" w16du:dateUtc="2025-02-26T13:31:00Z" w:id="4486">
              <w:r w:rsidRPr="005D5556" w:rsidDel="00CE235E">
                <w:rPr>
                  <w:rFonts w:ascii="Calibri" w:hAnsi="Calibri" w:cs="Calibri"/>
                  <w:color w:val="000000"/>
                </w:rPr>
                <w:delText>Dens and Sons Nig Ent</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338472A2" w14:textId="4741880D">
            <w:pPr>
              <w:rPr>
                <w:del w:author="KARLOVCEC, Barbara" w:date="2025-02-26T14:31:00Z" w16du:dateUtc="2025-02-26T13:31:00Z" w:id="4487"/>
                <w:rFonts w:ascii="Calibri" w:hAnsi="Calibri" w:cs="Calibri"/>
                <w:color w:val="000000"/>
              </w:rPr>
            </w:pPr>
            <w:del w:author="KARLOVCEC, Barbara" w:date="2025-02-26T14:31:00Z" w16du:dateUtc="2025-02-26T13:31:00Z" w:id="4488">
              <w:r w:rsidRPr="005D5556" w:rsidDel="00CE235E">
                <w:rPr>
                  <w:rFonts w:ascii="Calibri" w:hAnsi="Calibri" w:cs="Calibri"/>
                  <w:color w:val="000000"/>
                </w:rPr>
                <w:delText>Kogi/Lokoja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7B2E74E2" w14:textId="705DEAAF">
            <w:pPr>
              <w:rPr>
                <w:del w:author="KARLOVCEC, Barbara" w:date="2025-02-26T14:31:00Z" w16du:dateUtc="2025-02-26T13:31:00Z" w:id="4489"/>
                <w:rFonts w:ascii="Calibri" w:hAnsi="Calibri" w:cs="Calibri"/>
                <w:color w:val="000000"/>
              </w:rPr>
            </w:pPr>
            <w:del w:author="KARLOVCEC, Barbara" w:date="2025-02-26T14:31:00Z" w16du:dateUtc="2025-02-26T13:31:00Z" w:id="4490">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4046FF9B" w14:textId="7053938E">
            <w:pPr>
              <w:rPr>
                <w:del w:author="KARLOVCEC, Barbara" w:date="2025-02-26T14:31:00Z" w16du:dateUtc="2025-02-26T13:31:00Z" w:id="4491"/>
                <w:rFonts w:ascii="Calibri" w:hAnsi="Calibri" w:cs="Calibri"/>
                <w:color w:val="000000"/>
              </w:rPr>
            </w:pPr>
            <w:del w:author="KARLOVCEC, Barbara" w:date="2025-02-26T14:31:00Z" w16du:dateUtc="2025-02-26T13:31:00Z" w:id="4492">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1939AD" w:rsidDel="00CE235E" w:rsidP="00EB47B1" w:rsidRDefault="001939AD" w14:paraId="7EC8C0BC" w14:textId="51509F6D">
            <w:pPr>
              <w:rPr>
                <w:del w:author="KARLOVCEC, Barbara" w:date="2025-02-26T14:31:00Z" w16du:dateUtc="2025-02-26T13:31:00Z" w:id="4493"/>
                <w:rFonts w:ascii="Calibri" w:hAnsi="Calibri" w:cs="Calibri"/>
                <w:color w:val="000000"/>
              </w:rPr>
            </w:pPr>
          </w:p>
        </w:tc>
      </w:tr>
      <w:tr w:rsidRPr="005D5556" w:rsidR="001939AD" w:rsidDel="00CE235E" w:rsidTr="005D5556" w14:paraId="767A88F6" w14:textId="69BBB8B4">
        <w:trPr>
          <w:trHeight w:val="450"/>
          <w:del w:author="KARLOVCEC, Barbara" w:date="2025-02-26T14:31:00Z" w:id="4494"/>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939AD" w:rsidDel="00CE235E" w:rsidP="00EB47B1" w:rsidRDefault="001939AD" w14:paraId="173259DE" w14:textId="363D0FC3">
            <w:pPr>
              <w:rPr>
                <w:del w:author="KARLOVCEC, Barbara" w:date="2025-02-26T14:31:00Z" w16du:dateUtc="2025-02-26T13:31:00Z" w:id="4495"/>
                <w:rFonts w:ascii="Calibri" w:hAnsi="Calibri" w:cs="Calibri"/>
                <w:color w:val="000000"/>
              </w:rPr>
            </w:pPr>
            <w:del w:author="KARLOVCEC, Barbara" w:date="2025-02-26T14:31:00Z" w16du:dateUtc="2025-02-26T13:31:00Z" w:id="4496">
              <w:r w:rsidRPr="005D5556" w:rsidDel="00CE235E">
                <w:rPr>
                  <w:rFonts w:ascii="Calibri" w:hAnsi="Calibri" w:cs="Calibri"/>
                  <w:color w:val="000000"/>
                </w:rPr>
                <w:delText>34</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01AE591E" w14:textId="101438EF">
            <w:pPr>
              <w:rPr>
                <w:del w:author="KARLOVCEC, Barbara" w:date="2025-02-26T14:31:00Z" w16du:dateUtc="2025-02-26T13:31:00Z" w:id="4497"/>
                <w:rFonts w:ascii="Calibri" w:hAnsi="Calibri" w:cs="Calibri"/>
                <w:color w:val="000000"/>
              </w:rPr>
            </w:pPr>
            <w:del w:author="KARLOVCEC, Barbara" w:date="2025-02-26T14:31:00Z" w16du:dateUtc="2025-02-26T13:31:00Z" w:id="4498">
              <w:r w:rsidRPr="005D5556" w:rsidDel="00CE235E">
                <w:rPr>
                  <w:rFonts w:ascii="Calibri" w:hAnsi="Calibri" w:cs="Calibri"/>
                  <w:color w:val="000000"/>
                </w:rPr>
                <w:delText>FRIJIM ELECTRICAL ELECTRONIC</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189D819C" w14:textId="051AE10E">
            <w:pPr>
              <w:rPr>
                <w:del w:author="KARLOVCEC, Barbara" w:date="2025-02-26T14:31:00Z" w16du:dateUtc="2025-02-26T13:31:00Z" w:id="4499"/>
                <w:rFonts w:ascii="Calibri" w:hAnsi="Calibri" w:cs="Calibri"/>
                <w:color w:val="000000"/>
              </w:rPr>
            </w:pPr>
            <w:del w:author="KARLOVCEC, Barbara" w:date="2025-02-26T14:31:00Z" w16du:dateUtc="2025-02-26T13:31:00Z" w:id="4500">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6D81E981" w14:textId="58338B51">
            <w:pPr>
              <w:rPr>
                <w:del w:author="KARLOVCEC, Barbara" w:date="2025-02-26T14:31:00Z" w16du:dateUtc="2025-02-26T13:31:00Z" w:id="4501"/>
                <w:rFonts w:ascii="Calibri" w:hAnsi="Calibri" w:cs="Calibri"/>
                <w:color w:val="000000"/>
              </w:rPr>
            </w:pPr>
            <w:del w:author="KARLOVCEC, Barbara" w:date="2025-02-26T14:31:00Z" w16du:dateUtc="2025-02-26T13:31:00Z" w:id="4502">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2BE7F4AC" w14:textId="2AEA18B9">
            <w:pPr>
              <w:rPr>
                <w:del w:author="KARLOVCEC, Barbara" w:date="2025-02-26T14:31:00Z" w16du:dateUtc="2025-02-26T13:31:00Z" w:id="4503"/>
                <w:rFonts w:ascii="Calibri" w:hAnsi="Calibri" w:cs="Calibri"/>
                <w:color w:val="000000"/>
              </w:rPr>
            </w:pPr>
            <w:del w:author="KARLOVCEC, Barbara" w:date="2025-02-26T14:31:00Z" w16du:dateUtc="2025-02-26T13:31:00Z" w:id="4504">
              <w:r w:rsidRPr="005D5556" w:rsidDel="00CE235E">
                <w:rPr>
                  <w:rFonts w:ascii="Calibri" w:hAnsi="Calibri" w:cs="Calibri"/>
                  <w:color w:val="000000"/>
                </w:rPr>
                <w:delText>ICE  MAKING MACHINE</w:delText>
              </w:r>
              <w:r w:rsidRPr="005D5556" w:rsidDel="00CE235E">
                <w:rPr>
                  <w:rFonts w:ascii="Calibri" w:hAnsi="Calibri" w:cs="Calibri"/>
                  <w:color w:val="000000"/>
                </w:rPr>
                <w:br/>
              </w:r>
              <w:r w:rsidRPr="005D5556" w:rsidDel="00CE235E">
                <w:rPr>
                  <w:rFonts w:ascii="Calibri" w:hAnsi="Calibri" w:cs="Calibri"/>
                  <w:color w:val="000000"/>
                </w:rPr>
                <w:delText>/COLD ROOM</w:delText>
              </w:r>
            </w:del>
          </w:p>
        </w:tc>
        <w:tc>
          <w:tcPr>
            <w:tcW w:w="2353" w:type="dxa"/>
            <w:vMerge/>
            <w:tcBorders>
              <w:left w:val="nil"/>
              <w:right w:val="single" w:color="auto" w:sz="4" w:space="0"/>
            </w:tcBorders>
            <w:shd w:val="clear" w:color="auto" w:fill="auto"/>
            <w:noWrap/>
            <w:vAlign w:val="bottom"/>
            <w:hideMark/>
          </w:tcPr>
          <w:p w:rsidRPr="005D5556" w:rsidR="001939AD" w:rsidDel="00CE235E" w:rsidP="00EB47B1" w:rsidRDefault="001939AD" w14:paraId="7CA2393B" w14:textId="71C33B02">
            <w:pPr>
              <w:rPr>
                <w:del w:author="KARLOVCEC, Barbara" w:date="2025-02-26T14:31:00Z" w16du:dateUtc="2025-02-26T13:31:00Z" w:id="4505"/>
                <w:rFonts w:ascii="Calibri" w:hAnsi="Calibri" w:cs="Calibri"/>
                <w:color w:val="000000"/>
              </w:rPr>
            </w:pPr>
          </w:p>
        </w:tc>
      </w:tr>
      <w:tr w:rsidRPr="005D5556" w:rsidR="001939AD" w:rsidDel="00CE235E" w:rsidTr="005D5556" w14:paraId="3073ADC3" w14:textId="0BC81684">
        <w:trPr>
          <w:trHeight w:val="450"/>
          <w:del w:author="KARLOVCEC, Barbara" w:date="2025-02-26T14:31:00Z" w:id="4506"/>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939AD" w:rsidDel="00CE235E" w:rsidP="00EB47B1" w:rsidRDefault="001939AD" w14:paraId="55E5415F" w14:textId="4AB80771">
            <w:pPr>
              <w:rPr>
                <w:del w:author="KARLOVCEC, Barbara" w:date="2025-02-26T14:31:00Z" w16du:dateUtc="2025-02-26T13:31:00Z" w:id="4507"/>
                <w:rFonts w:ascii="Calibri" w:hAnsi="Calibri" w:cs="Calibri"/>
                <w:color w:val="000000"/>
              </w:rPr>
            </w:pPr>
            <w:del w:author="KARLOVCEC, Barbara" w:date="2025-02-26T14:31:00Z" w16du:dateUtc="2025-02-26T13:31:00Z" w:id="4508">
              <w:r w:rsidRPr="005D5556" w:rsidDel="00CE235E">
                <w:rPr>
                  <w:rFonts w:ascii="Calibri" w:hAnsi="Calibri" w:cs="Calibri"/>
                  <w:color w:val="000000"/>
                </w:rPr>
                <w:delText>35</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5709CB07" w14:textId="22F15123">
            <w:pPr>
              <w:rPr>
                <w:del w:author="KARLOVCEC, Barbara" w:date="2025-02-26T14:31:00Z" w16du:dateUtc="2025-02-26T13:31:00Z" w:id="4509"/>
                <w:rFonts w:ascii="Calibri" w:hAnsi="Calibri" w:cs="Calibri"/>
                <w:color w:val="000000"/>
              </w:rPr>
            </w:pPr>
            <w:del w:author="KARLOVCEC, Barbara" w:date="2025-02-26T14:31:00Z" w16du:dateUtc="2025-02-26T13:31:00Z" w:id="4510">
              <w:r w:rsidRPr="005D5556" w:rsidDel="00CE235E">
                <w:rPr>
                  <w:rFonts w:ascii="Calibri" w:hAnsi="Calibri" w:cs="Calibri"/>
                  <w:color w:val="000000"/>
                </w:rPr>
                <w:delText xml:space="preserve">EMMANCO ANHERI ENT. </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2DBEAC80" w14:textId="26037BD9">
            <w:pPr>
              <w:rPr>
                <w:del w:author="KARLOVCEC, Barbara" w:date="2025-02-26T14:31:00Z" w16du:dateUtc="2025-02-26T13:31:00Z" w:id="4511"/>
                <w:rFonts w:ascii="Calibri" w:hAnsi="Calibri" w:cs="Calibri"/>
                <w:color w:val="000000"/>
              </w:rPr>
            </w:pPr>
            <w:del w:author="KARLOVCEC, Barbara" w:date="2025-02-26T14:31:00Z" w16du:dateUtc="2025-02-26T13:31:00Z" w:id="4512">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06EC85FE" w14:textId="63D02BCC">
            <w:pPr>
              <w:rPr>
                <w:del w:author="KARLOVCEC, Barbara" w:date="2025-02-26T14:31:00Z" w16du:dateUtc="2025-02-26T13:31:00Z" w:id="4513"/>
                <w:rFonts w:ascii="Calibri" w:hAnsi="Calibri" w:cs="Calibri"/>
                <w:color w:val="000000"/>
              </w:rPr>
            </w:pPr>
            <w:del w:author="KARLOVCEC, Barbara" w:date="2025-02-26T14:31:00Z" w16du:dateUtc="2025-02-26T13:31:00Z" w:id="4514">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3ADD0C6F" w14:textId="0FB65631">
            <w:pPr>
              <w:rPr>
                <w:del w:author="KARLOVCEC, Barbara" w:date="2025-02-26T14:31:00Z" w16du:dateUtc="2025-02-26T13:31:00Z" w:id="4515"/>
                <w:rFonts w:ascii="Calibri" w:hAnsi="Calibri" w:cs="Calibri"/>
                <w:color w:val="000000"/>
              </w:rPr>
            </w:pPr>
            <w:del w:author="KARLOVCEC, Barbara" w:date="2025-02-26T14:31:00Z" w16du:dateUtc="2025-02-26T13:31:00Z" w:id="4516">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1939AD" w:rsidDel="00CE235E" w:rsidP="00EB47B1" w:rsidRDefault="001939AD" w14:paraId="4D32C9C7" w14:textId="61155E1B">
            <w:pPr>
              <w:rPr>
                <w:del w:author="KARLOVCEC, Barbara" w:date="2025-02-26T14:31:00Z" w16du:dateUtc="2025-02-26T13:31:00Z" w:id="4517"/>
                <w:rFonts w:ascii="Calibri" w:hAnsi="Calibri" w:cs="Calibri"/>
                <w:color w:val="000000"/>
              </w:rPr>
            </w:pPr>
          </w:p>
        </w:tc>
      </w:tr>
      <w:tr w:rsidRPr="005D5556" w:rsidR="001939AD" w:rsidDel="00CE235E" w:rsidTr="005D5556" w14:paraId="5858AD9A" w14:textId="67BCFE8D">
        <w:trPr>
          <w:trHeight w:val="450"/>
          <w:del w:author="KARLOVCEC, Barbara" w:date="2025-02-26T14:31:00Z" w:id="4518"/>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939AD" w:rsidDel="00CE235E" w:rsidP="00EB47B1" w:rsidRDefault="001939AD" w14:paraId="60DDDCD7" w14:textId="2B3B3A5C">
            <w:pPr>
              <w:rPr>
                <w:del w:author="KARLOVCEC, Barbara" w:date="2025-02-26T14:31:00Z" w16du:dateUtc="2025-02-26T13:31:00Z" w:id="4519"/>
                <w:rFonts w:ascii="Calibri" w:hAnsi="Calibri" w:cs="Calibri"/>
                <w:color w:val="000000"/>
              </w:rPr>
            </w:pPr>
            <w:del w:author="KARLOVCEC, Barbara" w:date="2025-02-26T14:31:00Z" w16du:dateUtc="2025-02-26T13:31:00Z" w:id="4520">
              <w:r w:rsidRPr="005D5556" w:rsidDel="00CE235E">
                <w:rPr>
                  <w:rFonts w:ascii="Calibri" w:hAnsi="Calibri" w:cs="Calibri"/>
                  <w:color w:val="000000"/>
                </w:rPr>
                <w:delText>36</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3A6E1D7D" w14:textId="542F97BA">
            <w:pPr>
              <w:rPr>
                <w:del w:author="KARLOVCEC, Barbara" w:date="2025-02-26T14:31:00Z" w16du:dateUtc="2025-02-26T13:31:00Z" w:id="4521"/>
                <w:rFonts w:ascii="Calibri" w:hAnsi="Calibri" w:cs="Calibri"/>
                <w:color w:val="000000"/>
              </w:rPr>
            </w:pPr>
            <w:del w:author="KARLOVCEC, Barbara" w:date="2025-02-26T14:31:00Z" w16du:dateUtc="2025-02-26T13:31:00Z" w:id="4522">
              <w:r w:rsidRPr="005D5556" w:rsidDel="00CE235E">
                <w:rPr>
                  <w:rFonts w:ascii="Calibri" w:hAnsi="Calibri" w:cs="Calibri"/>
                  <w:color w:val="000000"/>
                </w:rPr>
                <w:delText>CHAN - THE COOL ENT.</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2D6E2824" w14:textId="67D1E1DA">
            <w:pPr>
              <w:rPr>
                <w:del w:author="KARLOVCEC, Barbara" w:date="2025-02-26T14:31:00Z" w16du:dateUtc="2025-02-26T13:31:00Z" w:id="4523"/>
                <w:rFonts w:ascii="Calibri" w:hAnsi="Calibri" w:cs="Calibri"/>
                <w:color w:val="000000"/>
              </w:rPr>
            </w:pPr>
            <w:del w:author="KARLOVCEC, Barbara" w:date="2025-02-26T14:31:00Z" w16du:dateUtc="2025-02-26T13:31:00Z" w:id="4524">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7606BDD9" w14:textId="14025083">
            <w:pPr>
              <w:rPr>
                <w:del w:author="KARLOVCEC, Barbara" w:date="2025-02-26T14:31:00Z" w16du:dateUtc="2025-02-26T13:31:00Z" w:id="4525"/>
                <w:rFonts w:ascii="Calibri" w:hAnsi="Calibri" w:cs="Calibri"/>
                <w:color w:val="000000"/>
              </w:rPr>
            </w:pPr>
            <w:del w:author="KARLOVCEC, Barbara" w:date="2025-02-26T14:31:00Z" w16du:dateUtc="2025-02-26T13:31:00Z" w:id="4526">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7BAE26B0" w14:textId="5D640DD0">
            <w:pPr>
              <w:rPr>
                <w:del w:author="KARLOVCEC, Barbara" w:date="2025-02-26T14:31:00Z" w16du:dateUtc="2025-02-26T13:31:00Z" w:id="4527"/>
                <w:rFonts w:ascii="Calibri" w:hAnsi="Calibri" w:cs="Calibri"/>
                <w:color w:val="000000"/>
              </w:rPr>
            </w:pPr>
            <w:del w:author="KARLOVCEC, Barbara" w:date="2025-02-26T14:31:00Z" w16du:dateUtc="2025-02-26T13:31:00Z" w:id="4528">
              <w:r w:rsidRPr="005D5556" w:rsidDel="00CE235E">
                <w:rPr>
                  <w:rFonts w:ascii="Calibri" w:hAnsi="Calibri" w:cs="Calibri"/>
                  <w:color w:val="000000"/>
                </w:rPr>
                <w:delText>ICE  MAKING MACHINE/</w:delText>
              </w:r>
              <w:r w:rsidRPr="005D5556" w:rsidDel="00CE235E">
                <w:rPr>
                  <w:rFonts w:ascii="Calibri" w:hAnsi="Calibri" w:cs="Calibri"/>
                  <w:color w:val="000000"/>
                </w:rPr>
                <w:br/>
              </w:r>
              <w:r w:rsidRPr="005D5556" w:rsidDel="00CE235E">
                <w:rPr>
                  <w:rFonts w:ascii="Calibri" w:hAnsi="Calibri" w:cs="Calibri"/>
                  <w:color w:val="000000"/>
                </w:rPr>
                <w:delText>COLD ROOM</w:delText>
              </w:r>
            </w:del>
          </w:p>
        </w:tc>
        <w:tc>
          <w:tcPr>
            <w:tcW w:w="2353" w:type="dxa"/>
            <w:vMerge/>
            <w:tcBorders>
              <w:left w:val="nil"/>
              <w:right w:val="single" w:color="auto" w:sz="4" w:space="0"/>
            </w:tcBorders>
            <w:shd w:val="clear" w:color="auto" w:fill="auto"/>
            <w:noWrap/>
            <w:vAlign w:val="bottom"/>
            <w:hideMark/>
          </w:tcPr>
          <w:p w:rsidRPr="005D5556" w:rsidR="001939AD" w:rsidDel="00CE235E" w:rsidP="00EB47B1" w:rsidRDefault="001939AD" w14:paraId="630F2DB0" w14:textId="6272C358">
            <w:pPr>
              <w:rPr>
                <w:del w:author="KARLOVCEC, Barbara" w:date="2025-02-26T14:31:00Z" w16du:dateUtc="2025-02-26T13:31:00Z" w:id="4529"/>
                <w:rFonts w:ascii="Calibri" w:hAnsi="Calibri" w:cs="Calibri"/>
                <w:color w:val="000000"/>
              </w:rPr>
            </w:pPr>
          </w:p>
        </w:tc>
      </w:tr>
      <w:tr w:rsidRPr="005D5556" w:rsidR="001939AD" w:rsidDel="00CE235E" w:rsidTr="005D5556" w14:paraId="28EB7334" w14:textId="1AF25F3F">
        <w:trPr>
          <w:trHeight w:val="450"/>
          <w:del w:author="KARLOVCEC, Barbara" w:date="2025-02-26T14:31:00Z" w:id="4530"/>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939AD" w:rsidDel="00CE235E" w:rsidP="00EB47B1" w:rsidRDefault="001939AD" w14:paraId="5D08BFAA" w14:textId="03BD1900">
            <w:pPr>
              <w:rPr>
                <w:del w:author="KARLOVCEC, Barbara" w:date="2025-02-26T14:31:00Z" w16du:dateUtc="2025-02-26T13:31:00Z" w:id="4531"/>
                <w:rFonts w:ascii="Calibri" w:hAnsi="Calibri" w:cs="Calibri"/>
                <w:color w:val="000000"/>
              </w:rPr>
            </w:pPr>
            <w:del w:author="KARLOVCEC, Barbara" w:date="2025-02-26T14:31:00Z" w16du:dateUtc="2025-02-26T13:31:00Z" w:id="4532">
              <w:r w:rsidRPr="005D5556" w:rsidDel="00CE235E">
                <w:rPr>
                  <w:rFonts w:ascii="Calibri" w:hAnsi="Calibri" w:cs="Calibri"/>
                  <w:color w:val="000000"/>
                </w:rPr>
                <w:delText>37</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33ADCAFA" w14:textId="3E97DA80">
            <w:pPr>
              <w:rPr>
                <w:del w:author="KARLOVCEC, Barbara" w:date="2025-02-26T14:31:00Z" w16du:dateUtc="2025-02-26T13:31:00Z" w:id="4533"/>
                <w:rFonts w:ascii="Calibri" w:hAnsi="Calibri" w:cs="Calibri"/>
                <w:color w:val="000000"/>
              </w:rPr>
            </w:pPr>
            <w:del w:author="KARLOVCEC, Barbara" w:date="2025-02-26T14:31:00Z" w16du:dateUtc="2025-02-26T13:31:00Z" w:id="4534">
              <w:r w:rsidRPr="005D5556" w:rsidDel="00CE235E">
                <w:rPr>
                  <w:rFonts w:ascii="Calibri" w:hAnsi="Calibri" w:cs="Calibri"/>
                  <w:color w:val="000000"/>
                </w:rPr>
                <w:delText>CHUKS COOL TECH. COMPANY</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2D50BA14" w14:textId="1B9DB553">
            <w:pPr>
              <w:rPr>
                <w:del w:author="KARLOVCEC, Barbara" w:date="2025-02-26T14:31:00Z" w16du:dateUtc="2025-02-26T13:31:00Z" w:id="4535"/>
                <w:rFonts w:ascii="Calibri" w:hAnsi="Calibri" w:cs="Calibri"/>
                <w:color w:val="000000"/>
              </w:rPr>
            </w:pPr>
            <w:del w:author="KARLOVCEC, Barbara" w:date="2025-02-26T14:31:00Z" w16du:dateUtc="2025-02-26T13:31:00Z" w:id="4536">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0CFF6244" w14:textId="59E963C2">
            <w:pPr>
              <w:rPr>
                <w:del w:author="KARLOVCEC, Barbara" w:date="2025-02-26T14:31:00Z" w16du:dateUtc="2025-02-26T13:31:00Z" w:id="4537"/>
                <w:rFonts w:ascii="Calibri" w:hAnsi="Calibri" w:cs="Calibri"/>
                <w:color w:val="000000"/>
              </w:rPr>
            </w:pPr>
            <w:del w:author="KARLOVCEC, Barbara" w:date="2025-02-26T14:31:00Z" w16du:dateUtc="2025-02-26T13:31:00Z" w:id="4538">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3C698BBE" w14:textId="7812D0AD">
            <w:pPr>
              <w:rPr>
                <w:del w:author="KARLOVCEC, Barbara" w:date="2025-02-26T14:31:00Z" w16du:dateUtc="2025-02-26T13:31:00Z" w:id="4539"/>
                <w:rFonts w:ascii="Calibri" w:hAnsi="Calibri" w:cs="Calibri"/>
                <w:color w:val="000000"/>
              </w:rPr>
            </w:pPr>
            <w:del w:author="KARLOVCEC, Barbara" w:date="2025-02-26T14:31:00Z" w16du:dateUtc="2025-02-26T13:31:00Z" w:id="4540">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1939AD" w:rsidDel="00CE235E" w:rsidP="00EB47B1" w:rsidRDefault="001939AD" w14:paraId="3822C4FA" w14:textId="04DC854C">
            <w:pPr>
              <w:rPr>
                <w:del w:author="KARLOVCEC, Barbara" w:date="2025-02-26T14:31:00Z" w16du:dateUtc="2025-02-26T13:31:00Z" w:id="4541"/>
                <w:rFonts w:ascii="Calibri" w:hAnsi="Calibri" w:cs="Calibri"/>
                <w:color w:val="000000"/>
              </w:rPr>
            </w:pPr>
          </w:p>
        </w:tc>
      </w:tr>
      <w:tr w:rsidRPr="005D5556" w:rsidR="001939AD" w:rsidDel="00CE235E" w:rsidTr="005D5556" w14:paraId="776DD32F" w14:textId="0E86D95F">
        <w:trPr>
          <w:trHeight w:val="300"/>
          <w:del w:author="KARLOVCEC, Barbara" w:date="2025-02-26T14:31:00Z" w:id="4542"/>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939AD" w:rsidDel="00CE235E" w:rsidP="00EB47B1" w:rsidRDefault="001939AD" w14:paraId="6BAF5732" w14:textId="36F5B50D">
            <w:pPr>
              <w:rPr>
                <w:del w:author="KARLOVCEC, Barbara" w:date="2025-02-26T14:31:00Z" w16du:dateUtc="2025-02-26T13:31:00Z" w:id="4543"/>
                <w:rFonts w:ascii="Calibri" w:hAnsi="Calibri" w:cs="Calibri"/>
                <w:color w:val="000000"/>
              </w:rPr>
            </w:pPr>
            <w:del w:author="KARLOVCEC, Barbara" w:date="2025-02-26T14:31:00Z" w16du:dateUtc="2025-02-26T13:31:00Z" w:id="4544">
              <w:r w:rsidRPr="005D5556" w:rsidDel="00CE235E">
                <w:rPr>
                  <w:rFonts w:ascii="Calibri" w:hAnsi="Calibri" w:cs="Calibri"/>
                  <w:color w:val="000000"/>
                </w:rPr>
                <w:delText>38</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40B11A0A" w14:textId="37B8DD1E">
            <w:pPr>
              <w:rPr>
                <w:del w:author="KARLOVCEC, Barbara" w:date="2025-02-26T14:31:00Z" w16du:dateUtc="2025-02-26T13:31:00Z" w:id="4545"/>
                <w:rFonts w:ascii="Calibri" w:hAnsi="Calibri" w:cs="Calibri"/>
                <w:color w:val="000000"/>
              </w:rPr>
            </w:pPr>
            <w:del w:author="KARLOVCEC, Barbara" w:date="2025-02-26T14:31:00Z" w16du:dateUtc="2025-02-26T13:31:00Z" w:id="4546">
              <w:r w:rsidRPr="005D5556" w:rsidDel="00CE235E">
                <w:rPr>
                  <w:rFonts w:ascii="Calibri" w:hAnsi="Calibri" w:cs="Calibri"/>
                  <w:color w:val="000000"/>
                </w:rPr>
                <w:delText>KAYBETH TECHNICAL</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6540DBA8" w14:textId="21EE802C">
            <w:pPr>
              <w:rPr>
                <w:del w:author="KARLOVCEC, Barbara" w:date="2025-02-26T14:31:00Z" w16du:dateUtc="2025-02-26T13:31:00Z" w:id="4547"/>
                <w:rFonts w:ascii="Calibri" w:hAnsi="Calibri" w:cs="Calibri"/>
                <w:color w:val="000000"/>
              </w:rPr>
            </w:pPr>
            <w:del w:author="KARLOVCEC, Barbara" w:date="2025-02-26T14:31:00Z" w16du:dateUtc="2025-02-26T13:31:00Z" w:id="4548">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043796B3" w14:textId="0724DE1F">
            <w:pPr>
              <w:rPr>
                <w:del w:author="KARLOVCEC, Barbara" w:date="2025-02-26T14:31:00Z" w16du:dateUtc="2025-02-26T13:31:00Z" w:id="4549"/>
                <w:rFonts w:ascii="Calibri" w:hAnsi="Calibri" w:cs="Calibri"/>
                <w:color w:val="000000"/>
              </w:rPr>
            </w:pPr>
            <w:del w:author="KARLOVCEC, Barbara" w:date="2025-02-26T14:31:00Z" w16du:dateUtc="2025-02-26T13:31:00Z" w:id="4550">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639CFC42" w14:textId="7841D722">
            <w:pPr>
              <w:rPr>
                <w:del w:author="KARLOVCEC, Barbara" w:date="2025-02-26T14:31:00Z" w16du:dateUtc="2025-02-26T13:31:00Z" w:id="4551"/>
                <w:rFonts w:ascii="Calibri" w:hAnsi="Calibri" w:cs="Calibri"/>
                <w:color w:val="000000"/>
              </w:rPr>
            </w:pPr>
            <w:del w:author="KARLOVCEC, Barbara" w:date="2025-02-26T14:31:00Z" w16du:dateUtc="2025-02-26T13:31:00Z" w:id="4552">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1939AD" w:rsidDel="00CE235E" w:rsidP="00EB47B1" w:rsidRDefault="001939AD" w14:paraId="188668C4" w14:textId="10E72519">
            <w:pPr>
              <w:rPr>
                <w:del w:author="KARLOVCEC, Barbara" w:date="2025-02-26T14:31:00Z" w16du:dateUtc="2025-02-26T13:31:00Z" w:id="4553"/>
                <w:rFonts w:ascii="Calibri" w:hAnsi="Calibri" w:cs="Calibri"/>
                <w:color w:val="000000"/>
              </w:rPr>
            </w:pPr>
          </w:p>
        </w:tc>
      </w:tr>
      <w:tr w:rsidRPr="005D5556" w:rsidR="001939AD" w:rsidDel="00CE235E" w:rsidTr="005D5556" w14:paraId="001BC930" w14:textId="34F8428D">
        <w:trPr>
          <w:trHeight w:val="450"/>
          <w:del w:author="KARLOVCEC, Barbara" w:date="2025-02-26T14:31:00Z" w:id="4554"/>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939AD" w:rsidDel="00CE235E" w:rsidP="00EB47B1" w:rsidRDefault="001939AD" w14:paraId="4B4BA3D1" w14:textId="51068A05">
            <w:pPr>
              <w:rPr>
                <w:del w:author="KARLOVCEC, Barbara" w:date="2025-02-26T14:31:00Z" w16du:dateUtc="2025-02-26T13:31:00Z" w:id="4555"/>
                <w:rFonts w:ascii="Calibri" w:hAnsi="Calibri" w:cs="Calibri"/>
                <w:color w:val="000000"/>
              </w:rPr>
            </w:pPr>
            <w:del w:author="KARLOVCEC, Barbara" w:date="2025-02-26T14:31:00Z" w16du:dateUtc="2025-02-26T13:31:00Z" w:id="4556">
              <w:r w:rsidRPr="005D5556" w:rsidDel="00CE235E">
                <w:rPr>
                  <w:rFonts w:ascii="Calibri" w:hAnsi="Calibri" w:cs="Calibri"/>
                  <w:color w:val="000000"/>
                </w:rPr>
                <w:delText>39</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2FD85893" w14:textId="5DF03542">
            <w:pPr>
              <w:rPr>
                <w:del w:author="KARLOVCEC, Barbara" w:date="2025-02-26T14:31:00Z" w16du:dateUtc="2025-02-26T13:31:00Z" w:id="4557"/>
                <w:rFonts w:ascii="Calibri" w:hAnsi="Calibri" w:cs="Calibri"/>
                <w:color w:val="000000"/>
              </w:rPr>
            </w:pPr>
            <w:del w:author="KARLOVCEC, Barbara" w:date="2025-02-26T14:31:00Z" w16du:dateUtc="2025-02-26T13:31:00Z" w:id="4558">
              <w:r w:rsidRPr="005D5556" w:rsidDel="00CE235E">
                <w:rPr>
                  <w:rFonts w:ascii="Calibri" w:hAnsi="Calibri" w:cs="Calibri"/>
                  <w:color w:val="000000"/>
                </w:rPr>
                <w:delText>DOECCOOL TECHNICAL</w:delText>
              </w:r>
            </w:del>
          </w:p>
        </w:tc>
        <w:tc>
          <w:tcPr>
            <w:tcW w:w="1255"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19CADC77" w14:textId="7A287334">
            <w:pPr>
              <w:rPr>
                <w:del w:author="KARLOVCEC, Barbara" w:date="2025-02-26T14:31:00Z" w16du:dateUtc="2025-02-26T13:31:00Z" w:id="4559"/>
                <w:rFonts w:ascii="Calibri" w:hAnsi="Calibri" w:cs="Calibri"/>
                <w:color w:val="000000"/>
              </w:rPr>
            </w:pPr>
            <w:del w:author="KARLOVCEC, Barbara" w:date="2025-02-26T14:31:00Z" w16du:dateUtc="2025-02-26T13:31:00Z" w:id="4560">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16788BA3" w14:textId="1BAE715D">
            <w:pPr>
              <w:rPr>
                <w:del w:author="KARLOVCEC, Barbara" w:date="2025-02-26T14:31:00Z" w16du:dateUtc="2025-02-26T13:31:00Z" w:id="4561"/>
                <w:rFonts w:ascii="Calibri" w:hAnsi="Calibri" w:cs="Calibri"/>
                <w:color w:val="000000"/>
              </w:rPr>
            </w:pPr>
            <w:del w:author="KARLOVCEC, Barbara" w:date="2025-02-26T14:31:00Z" w16du:dateUtc="2025-02-26T13:31:00Z" w:id="4562">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2991ADDB" w14:textId="3FC3A4B2">
            <w:pPr>
              <w:rPr>
                <w:del w:author="KARLOVCEC, Barbara" w:date="2025-02-26T14:31:00Z" w16du:dateUtc="2025-02-26T13:31:00Z" w:id="4563"/>
                <w:rFonts w:ascii="Calibri" w:hAnsi="Calibri" w:cs="Calibri"/>
                <w:color w:val="000000"/>
              </w:rPr>
            </w:pPr>
            <w:del w:author="KARLOVCEC, Barbara" w:date="2025-02-26T14:31:00Z" w16du:dateUtc="2025-02-26T13:31:00Z" w:id="4564">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1939AD" w:rsidDel="00CE235E" w:rsidP="00EB47B1" w:rsidRDefault="001939AD" w14:paraId="54C76287" w14:textId="4F92273E">
            <w:pPr>
              <w:rPr>
                <w:del w:author="KARLOVCEC, Barbara" w:date="2025-02-26T14:31:00Z" w16du:dateUtc="2025-02-26T13:31:00Z" w:id="4565"/>
                <w:rFonts w:ascii="Calibri" w:hAnsi="Calibri" w:cs="Calibri"/>
                <w:color w:val="000000"/>
              </w:rPr>
            </w:pPr>
          </w:p>
        </w:tc>
      </w:tr>
      <w:tr w:rsidRPr="005D5556" w:rsidR="001939AD" w:rsidDel="00CE235E" w:rsidTr="005D5556" w14:paraId="709EF2BE" w14:textId="496F7C0F">
        <w:trPr>
          <w:trHeight w:val="450"/>
          <w:del w:author="KARLOVCEC, Barbara" w:date="2025-02-26T14:31:00Z" w:id="4566"/>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939AD" w:rsidDel="00CE235E" w:rsidP="00EB47B1" w:rsidRDefault="001939AD" w14:paraId="4501D861" w14:textId="1DBCCA98">
            <w:pPr>
              <w:rPr>
                <w:del w:author="KARLOVCEC, Barbara" w:date="2025-02-26T14:31:00Z" w16du:dateUtc="2025-02-26T13:31:00Z" w:id="4567"/>
                <w:rFonts w:ascii="Calibri" w:hAnsi="Calibri" w:cs="Calibri"/>
                <w:color w:val="000000"/>
              </w:rPr>
            </w:pPr>
            <w:del w:author="KARLOVCEC, Barbara" w:date="2025-02-26T14:31:00Z" w16du:dateUtc="2025-02-26T13:31:00Z" w:id="4568">
              <w:r w:rsidRPr="005D5556" w:rsidDel="00CE235E">
                <w:rPr>
                  <w:rFonts w:ascii="Calibri" w:hAnsi="Calibri" w:cs="Calibri"/>
                  <w:color w:val="000000"/>
                </w:rPr>
                <w:delText>40</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72D6E5F1" w14:textId="2BABA887">
            <w:pPr>
              <w:rPr>
                <w:del w:author="KARLOVCEC, Barbara" w:date="2025-02-26T14:31:00Z" w16du:dateUtc="2025-02-26T13:31:00Z" w:id="4569"/>
                <w:rFonts w:ascii="Calibri" w:hAnsi="Calibri" w:cs="Calibri"/>
                <w:color w:val="000000"/>
              </w:rPr>
            </w:pPr>
            <w:del w:author="KARLOVCEC, Barbara" w:date="2025-02-26T14:31:00Z" w16du:dateUtc="2025-02-26T13:31:00Z" w:id="4570">
              <w:r w:rsidRPr="005D5556" w:rsidDel="00CE235E">
                <w:rPr>
                  <w:rFonts w:ascii="Calibri" w:hAnsi="Calibri" w:cs="Calibri"/>
                  <w:color w:val="000000"/>
                </w:rPr>
                <w:delText>ISIAKU MUSA ELECTRICAL WORK</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39403B92" w14:textId="3902FDEB">
            <w:pPr>
              <w:rPr>
                <w:del w:author="KARLOVCEC, Barbara" w:date="2025-02-26T14:31:00Z" w16du:dateUtc="2025-02-26T13:31:00Z" w:id="4571"/>
                <w:rFonts w:ascii="Calibri" w:hAnsi="Calibri" w:cs="Calibri"/>
                <w:color w:val="000000"/>
              </w:rPr>
            </w:pPr>
            <w:del w:author="KARLOVCEC, Barbara" w:date="2025-02-26T14:31:00Z" w16du:dateUtc="2025-02-26T13:31:00Z" w:id="4572">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703A34F7" w14:textId="55786639">
            <w:pPr>
              <w:rPr>
                <w:del w:author="KARLOVCEC, Barbara" w:date="2025-02-26T14:31:00Z" w16du:dateUtc="2025-02-26T13:31:00Z" w:id="4573"/>
                <w:rFonts w:ascii="Calibri" w:hAnsi="Calibri" w:cs="Calibri"/>
                <w:color w:val="000000"/>
              </w:rPr>
            </w:pPr>
            <w:del w:author="KARLOVCEC, Barbara" w:date="2025-02-26T14:31:00Z" w16du:dateUtc="2025-02-26T13:31:00Z" w:id="4574">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040EDB46" w14:textId="3B554B56">
            <w:pPr>
              <w:rPr>
                <w:del w:author="KARLOVCEC, Barbara" w:date="2025-02-26T14:31:00Z" w16du:dateUtc="2025-02-26T13:31:00Z" w:id="4575"/>
                <w:rFonts w:ascii="Calibri" w:hAnsi="Calibri" w:cs="Calibri"/>
                <w:color w:val="000000"/>
              </w:rPr>
            </w:pPr>
            <w:del w:author="KARLOVCEC, Barbara" w:date="2025-02-26T14:31:00Z" w16du:dateUtc="2025-02-26T13:31:00Z" w:id="4576">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1939AD" w:rsidDel="00CE235E" w:rsidP="00EB47B1" w:rsidRDefault="001939AD" w14:paraId="48FEC380" w14:textId="52380047">
            <w:pPr>
              <w:rPr>
                <w:del w:author="KARLOVCEC, Barbara" w:date="2025-02-26T14:31:00Z" w16du:dateUtc="2025-02-26T13:31:00Z" w:id="4577"/>
                <w:rFonts w:ascii="Calibri" w:hAnsi="Calibri" w:cs="Calibri"/>
                <w:color w:val="000000"/>
              </w:rPr>
            </w:pPr>
          </w:p>
        </w:tc>
      </w:tr>
      <w:tr w:rsidRPr="005D5556" w:rsidR="001939AD" w:rsidDel="00CE235E" w:rsidTr="005D5556" w14:paraId="71A68E9B" w14:textId="70426C70">
        <w:trPr>
          <w:trHeight w:val="300"/>
          <w:del w:author="KARLOVCEC, Barbara" w:date="2025-02-26T14:31:00Z" w:id="4578"/>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939AD" w:rsidDel="00CE235E" w:rsidP="00EB47B1" w:rsidRDefault="001939AD" w14:paraId="1CD35CC9" w14:textId="28361B5E">
            <w:pPr>
              <w:rPr>
                <w:del w:author="KARLOVCEC, Barbara" w:date="2025-02-26T14:31:00Z" w16du:dateUtc="2025-02-26T13:31:00Z" w:id="4579"/>
                <w:rFonts w:ascii="Calibri" w:hAnsi="Calibri" w:cs="Calibri"/>
                <w:color w:val="000000"/>
              </w:rPr>
            </w:pPr>
            <w:del w:author="KARLOVCEC, Barbara" w:date="2025-02-26T14:31:00Z" w16du:dateUtc="2025-02-26T13:31:00Z" w:id="4580">
              <w:r w:rsidRPr="005D5556" w:rsidDel="00CE235E">
                <w:rPr>
                  <w:rFonts w:ascii="Calibri" w:hAnsi="Calibri" w:cs="Calibri"/>
                  <w:color w:val="000000"/>
                </w:rPr>
                <w:delText>41</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739B44F0" w14:textId="19F46336">
            <w:pPr>
              <w:rPr>
                <w:del w:author="KARLOVCEC, Barbara" w:date="2025-02-26T14:31:00Z" w16du:dateUtc="2025-02-26T13:31:00Z" w:id="4581"/>
                <w:rFonts w:ascii="Calibri" w:hAnsi="Calibri" w:cs="Calibri"/>
                <w:color w:val="000000"/>
              </w:rPr>
            </w:pPr>
            <w:del w:author="KARLOVCEC, Barbara" w:date="2025-02-26T14:31:00Z" w16du:dateUtc="2025-02-26T13:31:00Z" w:id="4582">
              <w:r w:rsidRPr="005D5556" w:rsidDel="00CE235E">
                <w:rPr>
                  <w:rFonts w:ascii="Calibri" w:hAnsi="Calibri" w:cs="Calibri"/>
                  <w:color w:val="000000"/>
                </w:rPr>
                <w:delText>FANEX SYSTEM NIG.</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26B094B0" w14:textId="324029D3">
            <w:pPr>
              <w:rPr>
                <w:del w:author="KARLOVCEC, Barbara" w:date="2025-02-26T14:31:00Z" w16du:dateUtc="2025-02-26T13:31:00Z" w:id="4583"/>
                <w:rFonts w:ascii="Calibri" w:hAnsi="Calibri" w:cs="Calibri"/>
                <w:color w:val="000000"/>
              </w:rPr>
            </w:pPr>
            <w:del w:author="KARLOVCEC, Barbara" w:date="2025-02-26T14:31:00Z" w16du:dateUtc="2025-02-26T13:31:00Z" w:id="4584">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5F44F42F" w14:textId="7ADC9D8D">
            <w:pPr>
              <w:rPr>
                <w:del w:author="KARLOVCEC, Barbara" w:date="2025-02-26T14:31:00Z" w16du:dateUtc="2025-02-26T13:31:00Z" w:id="4585"/>
                <w:rFonts w:ascii="Calibri" w:hAnsi="Calibri" w:cs="Calibri"/>
                <w:color w:val="000000"/>
              </w:rPr>
            </w:pPr>
            <w:del w:author="KARLOVCEC, Barbara" w:date="2025-02-26T14:31:00Z" w16du:dateUtc="2025-02-26T13:31:00Z" w:id="4586">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73589D84" w14:textId="7E984B39">
            <w:pPr>
              <w:rPr>
                <w:del w:author="KARLOVCEC, Barbara" w:date="2025-02-26T14:31:00Z" w16du:dateUtc="2025-02-26T13:31:00Z" w:id="4587"/>
                <w:rFonts w:ascii="Calibri" w:hAnsi="Calibri" w:cs="Calibri"/>
                <w:color w:val="000000"/>
              </w:rPr>
            </w:pPr>
            <w:del w:author="KARLOVCEC, Barbara" w:date="2025-02-26T14:31:00Z" w16du:dateUtc="2025-02-26T13:31:00Z" w:id="4588">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1939AD" w:rsidDel="00CE235E" w:rsidP="00EB47B1" w:rsidRDefault="001939AD" w14:paraId="299FC71E" w14:textId="338AD60C">
            <w:pPr>
              <w:rPr>
                <w:del w:author="KARLOVCEC, Barbara" w:date="2025-02-26T14:31:00Z" w16du:dateUtc="2025-02-26T13:31:00Z" w:id="4589"/>
                <w:rFonts w:ascii="Calibri" w:hAnsi="Calibri" w:cs="Calibri"/>
                <w:color w:val="000000"/>
              </w:rPr>
            </w:pPr>
          </w:p>
        </w:tc>
      </w:tr>
      <w:tr w:rsidRPr="005D5556" w:rsidR="001939AD" w:rsidDel="00CE235E" w:rsidTr="005D5556" w14:paraId="023D7D0B" w14:textId="0D56A78D">
        <w:trPr>
          <w:trHeight w:val="450"/>
          <w:del w:author="KARLOVCEC, Barbara" w:date="2025-02-26T14:31:00Z" w:id="4590"/>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939AD" w:rsidDel="00CE235E" w:rsidP="00EB47B1" w:rsidRDefault="001939AD" w14:paraId="1DB9BFCE" w14:textId="213D5FE4">
            <w:pPr>
              <w:rPr>
                <w:del w:author="KARLOVCEC, Barbara" w:date="2025-02-26T14:31:00Z" w16du:dateUtc="2025-02-26T13:31:00Z" w:id="4591"/>
                <w:rFonts w:ascii="Calibri" w:hAnsi="Calibri" w:cs="Calibri"/>
                <w:color w:val="000000"/>
              </w:rPr>
            </w:pPr>
            <w:del w:author="KARLOVCEC, Barbara" w:date="2025-02-26T14:31:00Z" w16du:dateUtc="2025-02-26T13:31:00Z" w:id="4592">
              <w:r w:rsidRPr="005D5556" w:rsidDel="00CE235E">
                <w:rPr>
                  <w:rFonts w:ascii="Calibri" w:hAnsi="Calibri" w:cs="Calibri"/>
                  <w:color w:val="000000"/>
                </w:rPr>
                <w:delText>42</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7A000019" w14:textId="3DD52BED">
            <w:pPr>
              <w:rPr>
                <w:del w:author="KARLOVCEC, Barbara" w:date="2025-02-26T14:31:00Z" w16du:dateUtc="2025-02-26T13:31:00Z" w:id="4593"/>
                <w:rFonts w:ascii="Calibri" w:hAnsi="Calibri" w:cs="Calibri"/>
                <w:color w:val="000000"/>
              </w:rPr>
            </w:pPr>
            <w:del w:author="KARLOVCEC, Barbara" w:date="2025-02-26T14:31:00Z" w16du:dateUtc="2025-02-26T13:31:00Z" w:id="4594">
              <w:r w:rsidRPr="005D5556" w:rsidDel="00CE235E">
                <w:rPr>
                  <w:rFonts w:ascii="Calibri" w:hAnsi="Calibri" w:cs="Calibri"/>
                  <w:color w:val="000000"/>
                </w:rPr>
                <w:delText>SOLOTECH ELECT. NIG. ENT. A/C &amp; REF.</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6D10BD1C" w14:textId="2921D238">
            <w:pPr>
              <w:rPr>
                <w:del w:author="KARLOVCEC, Barbara" w:date="2025-02-26T14:31:00Z" w16du:dateUtc="2025-02-26T13:31:00Z" w:id="4595"/>
                <w:rFonts w:ascii="Calibri" w:hAnsi="Calibri" w:cs="Calibri"/>
                <w:color w:val="000000"/>
              </w:rPr>
            </w:pPr>
            <w:del w:author="KARLOVCEC, Barbara" w:date="2025-02-26T14:31:00Z" w16du:dateUtc="2025-02-26T13:31:00Z" w:id="4596">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3633C918" w14:textId="06FC8E43">
            <w:pPr>
              <w:rPr>
                <w:del w:author="KARLOVCEC, Barbara" w:date="2025-02-26T14:31:00Z" w16du:dateUtc="2025-02-26T13:31:00Z" w:id="4597"/>
                <w:rFonts w:ascii="Calibri" w:hAnsi="Calibri" w:cs="Calibri"/>
                <w:color w:val="000000"/>
              </w:rPr>
            </w:pPr>
            <w:del w:author="KARLOVCEC, Barbara" w:date="2025-02-26T14:31:00Z" w16du:dateUtc="2025-02-26T13:31:00Z" w:id="4598">
              <w:r w:rsidRPr="005D5556" w:rsidDel="00CE235E">
                <w:rPr>
                  <w:rFonts w:ascii="Calibri" w:hAnsi="Calibri" w:cs="Calibri"/>
                  <w:color w:val="000000"/>
                </w:rPr>
                <w:delText>North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7BB6632D" w14:textId="38530B6E">
            <w:pPr>
              <w:rPr>
                <w:del w:author="KARLOVCEC, Barbara" w:date="2025-02-26T14:31:00Z" w16du:dateUtc="2025-02-26T13:31:00Z" w:id="4599"/>
                <w:rFonts w:ascii="Calibri" w:hAnsi="Calibri" w:cs="Calibri"/>
                <w:color w:val="000000"/>
              </w:rPr>
            </w:pPr>
            <w:del w:author="KARLOVCEC, Barbara" w:date="2025-02-26T14:31:00Z" w16du:dateUtc="2025-02-26T13:31:00Z" w:id="4600">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1939AD" w:rsidDel="00CE235E" w:rsidP="00EB47B1" w:rsidRDefault="001939AD" w14:paraId="1F079DCD" w14:textId="64EA589F">
            <w:pPr>
              <w:rPr>
                <w:del w:author="KARLOVCEC, Barbara" w:date="2025-02-26T14:31:00Z" w16du:dateUtc="2025-02-26T13:31:00Z" w:id="4601"/>
                <w:rFonts w:ascii="Calibri" w:hAnsi="Calibri" w:cs="Calibri"/>
                <w:color w:val="000000"/>
              </w:rPr>
            </w:pPr>
          </w:p>
        </w:tc>
      </w:tr>
      <w:tr w:rsidRPr="005D5556" w:rsidR="001939AD" w:rsidDel="00CE235E" w:rsidTr="005D5556" w14:paraId="334C9399" w14:textId="1C25892E">
        <w:trPr>
          <w:trHeight w:val="450"/>
          <w:del w:author="KARLOVCEC, Barbara" w:date="2025-02-26T14:31:00Z" w:id="4602"/>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939AD" w:rsidDel="00CE235E" w:rsidP="00EB47B1" w:rsidRDefault="001939AD" w14:paraId="0BF2D1FC" w14:textId="0A2C05F3">
            <w:pPr>
              <w:rPr>
                <w:del w:author="KARLOVCEC, Barbara" w:date="2025-02-26T14:31:00Z" w16du:dateUtc="2025-02-26T13:31:00Z" w:id="4603"/>
                <w:rFonts w:ascii="Calibri" w:hAnsi="Calibri" w:cs="Calibri"/>
                <w:color w:val="000000"/>
              </w:rPr>
            </w:pPr>
            <w:del w:author="KARLOVCEC, Barbara" w:date="2025-02-26T14:31:00Z" w16du:dateUtc="2025-02-26T13:31:00Z" w:id="4604">
              <w:r w:rsidRPr="005D5556" w:rsidDel="00CE235E">
                <w:rPr>
                  <w:rFonts w:ascii="Calibri" w:hAnsi="Calibri" w:cs="Calibri"/>
                  <w:color w:val="000000"/>
                </w:rPr>
                <w:delText>43</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7D6E72DB" w14:textId="7D485704">
            <w:pPr>
              <w:rPr>
                <w:del w:author="KARLOVCEC, Barbara" w:date="2025-02-26T14:31:00Z" w16du:dateUtc="2025-02-26T13:31:00Z" w:id="4605"/>
                <w:rFonts w:ascii="Calibri" w:hAnsi="Calibri" w:cs="Calibri"/>
                <w:color w:val="000000"/>
              </w:rPr>
            </w:pPr>
            <w:del w:author="KARLOVCEC, Barbara" w:date="2025-02-26T14:31:00Z" w16du:dateUtc="2025-02-26T13:31:00Z" w:id="4606">
              <w:r w:rsidRPr="005D5556" w:rsidDel="00CE235E">
                <w:rPr>
                  <w:rFonts w:ascii="Calibri" w:hAnsi="Calibri" w:cs="Calibri"/>
                  <w:color w:val="000000"/>
                </w:rPr>
                <w:delText>Ibrahim Muazu Tech Works</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1139493E" w14:textId="20F3D84D">
            <w:pPr>
              <w:rPr>
                <w:del w:author="KARLOVCEC, Barbara" w:date="2025-02-26T14:31:00Z" w16du:dateUtc="2025-02-26T13:31:00Z" w:id="4607"/>
                <w:rFonts w:ascii="Calibri" w:hAnsi="Calibri" w:cs="Calibri"/>
                <w:color w:val="000000"/>
              </w:rPr>
            </w:pPr>
            <w:del w:author="KARLOVCEC, Barbara" w:date="2025-02-26T14:31:00Z" w16du:dateUtc="2025-02-26T13:31:00Z" w:id="4608">
              <w:r w:rsidRPr="005D5556" w:rsidDel="00CE235E">
                <w:rPr>
                  <w:rFonts w:ascii="Calibri" w:hAnsi="Calibri" w:cs="Calibri"/>
                  <w:color w:val="000000"/>
                </w:rPr>
                <w:delText>Kano/Kano</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5DBB864B" w14:textId="1F3C3106">
            <w:pPr>
              <w:rPr>
                <w:del w:author="KARLOVCEC, Barbara" w:date="2025-02-26T14:31:00Z" w16du:dateUtc="2025-02-26T13:31:00Z" w:id="4609"/>
                <w:rFonts w:ascii="Calibri" w:hAnsi="Calibri" w:cs="Calibri"/>
                <w:color w:val="000000"/>
              </w:rPr>
            </w:pPr>
            <w:del w:author="KARLOVCEC, Barbara" w:date="2025-02-26T14:31:00Z" w16du:dateUtc="2025-02-26T13:31:00Z" w:id="4610">
              <w:r w:rsidRPr="005D5556" w:rsidDel="00CE235E">
                <w:rPr>
                  <w:rFonts w:ascii="Calibri" w:hAnsi="Calibri" w:cs="Calibri"/>
                  <w:color w:val="000000"/>
                </w:rPr>
                <w:delText>North West</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7E1BE2FA" w14:textId="79056F28">
            <w:pPr>
              <w:rPr>
                <w:del w:author="KARLOVCEC, Barbara" w:date="2025-02-26T14:31:00Z" w16du:dateUtc="2025-02-26T13:31:00Z" w:id="4611"/>
                <w:rFonts w:ascii="Calibri" w:hAnsi="Calibri" w:cs="Calibri"/>
                <w:color w:val="000000"/>
              </w:rPr>
            </w:pPr>
            <w:del w:author="KARLOVCEC, Barbara" w:date="2025-02-26T14:31:00Z" w16du:dateUtc="2025-02-26T13:31:00Z" w:id="4612">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COLD ROOM</w:delText>
              </w:r>
            </w:del>
          </w:p>
        </w:tc>
        <w:tc>
          <w:tcPr>
            <w:tcW w:w="2353" w:type="dxa"/>
            <w:vMerge/>
            <w:tcBorders>
              <w:left w:val="nil"/>
              <w:right w:val="single" w:color="auto" w:sz="4" w:space="0"/>
            </w:tcBorders>
            <w:shd w:val="clear" w:color="auto" w:fill="auto"/>
            <w:noWrap/>
            <w:vAlign w:val="bottom"/>
            <w:hideMark/>
          </w:tcPr>
          <w:p w:rsidRPr="005D5556" w:rsidR="001939AD" w:rsidDel="00CE235E" w:rsidP="00EB47B1" w:rsidRDefault="001939AD" w14:paraId="0EDF9B11" w14:textId="608652DB">
            <w:pPr>
              <w:rPr>
                <w:del w:author="KARLOVCEC, Barbara" w:date="2025-02-26T14:31:00Z" w16du:dateUtc="2025-02-26T13:31:00Z" w:id="4613"/>
                <w:rFonts w:ascii="Calibri" w:hAnsi="Calibri" w:cs="Calibri"/>
                <w:color w:val="000000"/>
              </w:rPr>
            </w:pPr>
          </w:p>
        </w:tc>
      </w:tr>
      <w:tr w:rsidRPr="005D5556" w:rsidR="001939AD" w:rsidDel="00CE235E" w:rsidTr="005D5556" w14:paraId="1BC7FF08" w14:textId="61B45517">
        <w:trPr>
          <w:trHeight w:val="900"/>
          <w:del w:author="KARLOVCEC, Barbara" w:date="2025-02-26T14:31:00Z" w:id="4614"/>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939AD" w:rsidDel="00CE235E" w:rsidP="00EB47B1" w:rsidRDefault="001939AD" w14:paraId="1BC725CF" w14:textId="64A13B18">
            <w:pPr>
              <w:rPr>
                <w:del w:author="KARLOVCEC, Barbara" w:date="2025-02-26T14:31:00Z" w16du:dateUtc="2025-02-26T13:31:00Z" w:id="4615"/>
                <w:rFonts w:ascii="Calibri" w:hAnsi="Calibri" w:cs="Calibri"/>
                <w:color w:val="000000"/>
              </w:rPr>
            </w:pPr>
            <w:del w:author="KARLOVCEC, Barbara" w:date="2025-02-26T14:31:00Z" w16du:dateUtc="2025-02-26T13:31:00Z" w:id="4616">
              <w:r w:rsidRPr="005D5556" w:rsidDel="00CE235E">
                <w:rPr>
                  <w:rFonts w:ascii="Calibri" w:hAnsi="Calibri" w:cs="Calibri"/>
                  <w:color w:val="000000"/>
                </w:rPr>
                <w:delText>44</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420225C7" w14:textId="49098BBC">
            <w:pPr>
              <w:rPr>
                <w:del w:author="KARLOVCEC, Barbara" w:date="2025-02-26T14:31:00Z" w16du:dateUtc="2025-02-26T13:31:00Z" w:id="4617"/>
                <w:rFonts w:ascii="Calibri" w:hAnsi="Calibri" w:cs="Calibri"/>
                <w:color w:val="000000"/>
              </w:rPr>
            </w:pPr>
            <w:del w:author="KARLOVCEC, Barbara" w:date="2025-02-26T14:31:00Z" w16du:dateUtc="2025-02-26T13:31:00Z" w:id="4618">
              <w:r w:rsidRPr="005D5556" w:rsidDel="00CE235E">
                <w:rPr>
                  <w:rFonts w:ascii="Calibri" w:hAnsi="Calibri" w:cs="Calibri"/>
                  <w:color w:val="000000"/>
                </w:rPr>
                <w:delText>United Tech Enterprises (Babington Technical Enterprises)</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67702A3E" w14:textId="296D5C37">
            <w:pPr>
              <w:rPr>
                <w:del w:author="KARLOVCEC, Barbara" w:date="2025-02-26T14:31:00Z" w16du:dateUtc="2025-02-26T13:31:00Z" w:id="4619"/>
                <w:rFonts w:ascii="Calibri" w:hAnsi="Calibri" w:cs="Calibri"/>
                <w:color w:val="000000"/>
              </w:rPr>
            </w:pPr>
            <w:del w:author="KARLOVCEC, Barbara" w:date="2025-02-26T14:31:00Z" w16du:dateUtc="2025-02-26T13:31:00Z" w:id="4620">
              <w:r w:rsidRPr="005D5556" w:rsidDel="00CE235E">
                <w:rPr>
                  <w:rFonts w:ascii="Calibri" w:hAnsi="Calibri" w:cs="Calibri"/>
                  <w:color w:val="000000"/>
                </w:rPr>
                <w:delText>Kano/Kano</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1939AD" w:rsidDel="00CE235E" w:rsidP="00EB47B1" w:rsidRDefault="001939AD" w14:paraId="55117C64" w14:textId="7942B564">
            <w:pPr>
              <w:rPr>
                <w:del w:author="KARLOVCEC, Barbara" w:date="2025-02-26T14:31:00Z" w16du:dateUtc="2025-02-26T13:31:00Z" w:id="4621"/>
                <w:rFonts w:ascii="Calibri" w:hAnsi="Calibri" w:cs="Calibri"/>
                <w:color w:val="000000"/>
              </w:rPr>
            </w:pPr>
            <w:del w:author="KARLOVCEC, Barbara" w:date="2025-02-26T14:31:00Z" w16du:dateUtc="2025-02-26T13:31:00Z" w:id="4622">
              <w:r w:rsidRPr="005D5556" w:rsidDel="00CE235E">
                <w:rPr>
                  <w:rFonts w:ascii="Calibri" w:hAnsi="Calibri" w:cs="Calibri"/>
                  <w:color w:val="000000"/>
                </w:rPr>
                <w:delText>North West</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1939AD" w:rsidDel="00CE235E" w:rsidP="00EB47B1" w:rsidRDefault="001939AD" w14:paraId="1ADDE970" w14:textId="1B7B5EBE">
            <w:pPr>
              <w:rPr>
                <w:del w:author="KARLOVCEC, Barbara" w:date="2025-02-26T14:31:00Z" w16du:dateUtc="2025-02-26T13:31:00Z" w:id="4623"/>
                <w:rFonts w:ascii="Calibri" w:hAnsi="Calibri" w:cs="Calibri"/>
                <w:color w:val="000000"/>
              </w:rPr>
            </w:pPr>
            <w:del w:author="KARLOVCEC, Barbara" w:date="2025-02-26T14:31:00Z" w16du:dateUtc="2025-02-26T13:31:00Z" w:id="4624">
              <w:r w:rsidRPr="005D5556" w:rsidDel="00CE235E">
                <w:rPr>
                  <w:rFonts w:ascii="Calibri" w:hAnsi="Calibri" w:cs="Calibri"/>
                  <w:color w:val="000000"/>
                </w:rPr>
                <w:delText>ICE  MAKING MACHINE/</w:delText>
              </w:r>
              <w:r w:rsidRPr="005D5556" w:rsidDel="00CE235E">
                <w:rPr>
                  <w:rFonts w:ascii="Calibri" w:hAnsi="Calibri" w:cs="Calibri"/>
                  <w:color w:val="000000"/>
                </w:rPr>
                <w:br/>
              </w:r>
              <w:r w:rsidRPr="005D5556" w:rsidDel="00CE235E">
                <w:rPr>
                  <w:rFonts w:ascii="Calibri" w:hAnsi="Calibri" w:cs="Calibri"/>
                  <w:color w:val="000000"/>
                </w:rPr>
                <w:delText xml:space="preserve"> COLD ROOM</w:delText>
              </w:r>
            </w:del>
          </w:p>
        </w:tc>
        <w:tc>
          <w:tcPr>
            <w:tcW w:w="2353" w:type="dxa"/>
            <w:vMerge/>
            <w:tcBorders>
              <w:left w:val="nil"/>
              <w:bottom w:val="single" w:color="auto" w:sz="4" w:space="0"/>
              <w:right w:val="single" w:color="auto" w:sz="4" w:space="0"/>
            </w:tcBorders>
            <w:shd w:val="clear" w:color="auto" w:fill="auto"/>
            <w:noWrap/>
            <w:vAlign w:val="bottom"/>
            <w:hideMark/>
          </w:tcPr>
          <w:p w:rsidRPr="005D5556" w:rsidR="001939AD" w:rsidDel="00CE235E" w:rsidP="00EB47B1" w:rsidRDefault="001939AD" w14:paraId="4E5130BF" w14:textId="66EE5EB6">
            <w:pPr>
              <w:rPr>
                <w:del w:author="KARLOVCEC, Barbara" w:date="2025-02-26T14:31:00Z" w16du:dateUtc="2025-02-26T13:31:00Z" w:id="4625"/>
                <w:rFonts w:ascii="Calibri" w:hAnsi="Calibri" w:cs="Calibri"/>
                <w:color w:val="000000"/>
              </w:rPr>
            </w:pPr>
          </w:p>
        </w:tc>
      </w:tr>
      <w:tr w:rsidRPr="005D5556" w:rsidR="009821B3" w:rsidDel="00CE235E" w:rsidTr="005D5556" w14:paraId="0C23A5BC" w14:textId="4751596A">
        <w:trPr>
          <w:trHeight w:val="450"/>
          <w:del w:author="KARLOVCEC, Barbara" w:date="2025-02-26T14:31:00Z" w:id="4626"/>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9821B3" w:rsidDel="00CE235E" w:rsidP="00EB47B1" w:rsidRDefault="009821B3" w14:paraId="628FA21B" w14:textId="225FE927">
            <w:pPr>
              <w:rPr>
                <w:del w:author="KARLOVCEC, Barbara" w:date="2025-02-26T14:31:00Z" w16du:dateUtc="2025-02-26T13:31:00Z" w:id="4627"/>
                <w:rFonts w:ascii="Calibri" w:hAnsi="Calibri" w:cs="Calibri"/>
                <w:color w:val="000000"/>
              </w:rPr>
            </w:pPr>
            <w:del w:author="KARLOVCEC, Barbara" w:date="2025-02-26T14:31:00Z" w16du:dateUtc="2025-02-26T13:31:00Z" w:id="4628">
              <w:r w:rsidRPr="005D5556" w:rsidDel="00CE235E">
                <w:rPr>
                  <w:rFonts w:ascii="Calibri" w:hAnsi="Calibri" w:cs="Calibri"/>
                  <w:color w:val="000000"/>
                </w:rPr>
                <w:delText>45</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3B4ADB99" w14:textId="58B0EF41">
            <w:pPr>
              <w:rPr>
                <w:del w:author="KARLOVCEC, Barbara" w:date="2025-02-26T14:31:00Z" w16du:dateUtc="2025-02-26T13:31:00Z" w:id="4629"/>
                <w:rFonts w:ascii="Calibri" w:hAnsi="Calibri" w:cs="Calibri"/>
                <w:color w:val="000000"/>
              </w:rPr>
            </w:pPr>
            <w:del w:author="KARLOVCEC, Barbara" w:date="2025-02-26T14:31:00Z" w16du:dateUtc="2025-02-26T13:31:00Z" w:id="4630">
              <w:r w:rsidRPr="005D5556" w:rsidDel="00CE235E">
                <w:rPr>
                  <w:rFonts w:ascii="Calibri" w:hAnsi="Calibri" w:cs="Calibri"/>
                  <w:color w:val="000000"/>
                </w:rPr>
                <w:delText>Patrick Abu Technical Company</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41D744BD" w14:textId="61ED8C5F">
            <w:pPr>
              <w:rPr>
                <w:del w:author="KARLOVCEC, Barbara" w:date="2025-02-26T14:31:00Z" w16du:dateUtc="2025-02-26T13:31:00Z" w:id="4631"/>
                <w:rFonts w:ascii="Calibri" w:hAnsi="Calibri" w:cs="Calibri"/>
                <w:color w:val="000000"/>
              </w:rPr>
            </w:pPr>
            <w:del w:author="KARLOVCEC, Barbara" w:date="2025-02-26T14:31:00Z" w16du:dateUtc="2025-02-26T13:31:00Z" w:id="4632">
              <w:r w:rsidRPr="005D5556" w:rsidDel="00CE235E">
                <w:rPr>
                  <w:rFonts w:ascii="Calibri" w:hAnsi="Calibri" w:cs="Calibri"/>
                  <w:color w:val="000000"/>
                </w:rPr>
                <w:delText>Kano/Kano</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7A74DD6D" w14:textId="31EBCEAB">
            <w:pPr>
              <w:rPr>
                <w:del w:author="KARLOVCEC, Barbara" w:date="2025-02-26T14:31:00Z" w16du:dateUtc="2025-02-26T13:31:00Z" w:id="4633"/>
                <w:rFonts w:ascii="Calibri" w:hAnsi="Calibri" w:cs="Calibri"/>
                <w:color w:val="000000"/>
              </w:rPr>
            </w:pPr>
            <w:del w:author="KARLOVCEC, Barbara" w:date="2025-02-26T14:31:00Z" w16du:dateUtc="2025-02-26T13:31:00Z" w:id="4634">
              <w:r w:rsidRPr="005D5556" w:rsidDel="00CE235E">
                <w:rPr>
                  <w:rFonts w:ascii="Calibri" w:hAnsi="Calibri" w:cs="Calibri"/>
                  <w:color w:val="000000"/>
                </w:rPr>
                <w:delText>North West</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705F8579" w14:textId="28FAA670">
            <w:pPr>
              <w:rPr>
                <w:del w:author="KARLOVCEC, Barbara" w:date="2025-02-26T14:31:00Z" w16du:dateUtc="2025-02-26T13:31:00Z" w:id="4635"/>
                <w:rFonts w:ascii="Calibri" w:hAnsi="Calibri" w:cs="Calibri"/>
                <w:color w:val="000000"/>
              </w:rPr>
            </w:pPr>
            <w:del w:author="KARLOVCEC, Barbara" w:date="2025-02-26T14:31:00Z" w16du:dateUtc="2025-02-26T13:31:00Z" w:id="4636">
              <w:r w:rsidRPr="005D5556" w:rsidDel="00CE235E">
                <w:rPr>
                  <w:rFonts w:ascii="Calibri" w:hAnsi="Calibri" w:cs="Calibri"/>
                  <w:color w:val="000000"/>
                </w:rPr>
                <w:delText>ICE  MAKING MACHINE</w:delText>
              </w:r>
            </w:del>
          </w:p>
        </w:tc>
        <w:tc>
          <w:tcPr>
            <w:tcW w:w="2353" w:type="dxa"/>
            <w:vMerge w:val="restart"/>
            <w:tcBorders>
              <w:top w:val="nil"/>
              <w:left w:val="nil"/>
              <w:right w:val="single" w:color="auto" w:sz="4" w:space="0"/>
            </w:tcBorders>
            <w:shd w:val="clear" w:color="auto" w:fill="auto"/>
            <w:noWrap/>
            <w:vAlign w:val="bottom"/>
            <w:hideMark/>
          </w:tcPr>
          <w:p w:rsidRPr="005D5556" w:rsidR="009821B3" w:rsidDel="00CE235E" w:rsidP="00EB47B1" w:rsidRDefault="009821B3" w14:paraId="0B4FFC59" w14:textId="6C3A5482">
            <w:pPr>
              <w:rPr>
                <w:del w:author="KARLOVCEC, Barbara" w:date="2025-02-26T14:31:00Z" w16du:dateUtc="2025-02-26T13:31:00Z" w:id="4637"/>
                <w:rFonts w:ascii="Calibri" w:hAnsi="Calibri" w:cs="Calibri"/>
                <w:color w:val="000000"/>
              </w:rPr>
            </w:pPr>
            <w:del w:author="KARLOVCEC, Barbara" w:date="2025-02-26T14:31:00Z" w16du:dateUtc="2025-02-26T13:31:00Z" w:id="4638">
              <w:r w:rsidRPr="005D5556" w:rsidDel="00CE235E">
                <w:rPr>
                  <w:rFonts w:ascii="Calibri" w:hAnsi="Calibri" w:cs="Calibri"/>
                  <w:color w:val="000000"/>
                </w:rPr>
                <w:delText> </w:delText>
              </w:r>
            </w:del>
          </w:p>
          <w:p w:rsidRPr="005D5556" w:rsidR="009821B3" w:rsidDel="00CE235E" w:rsidP="00EB47B1" w:rsidRDefault="009821B3" w14:paraId="1690985C" w14:textId="7C91C100">
            <w:pPr>
              <w:rPr>
                <w:del w:author="KARLOVCEC, Barbara" w:date="2025-02-26T14:31:00Z" w16du:dateUtc="2025-02-26T13:31:00Z" w:id="4639"/>
                <w:rFonts w:ascii="Calibri" w:hAnsi="Calibri" w:cs="Calibri"/>
                <w:color w:val="000000"/>
              </w:rPr>
            </w:pPr>
            <w:del w:author="KARLOVCEC, Barbara" w:date="2025-02-26T14:31:00Z" w16du:dateUtc="2025-02-26T13:31:00Z" w:id="4640">
              <w:r w:rsidRPr="005D5556" w:rsidDel="00CE235E">
                <w:rPr>
                  <w:rFonts w:ascii="Calibri" w:hAnsi="Calibri" w:cs="Calibri"/>
                  <w:color w:val="000000"/>
                </w:rPr>
                <w:delText> </w:delText>
              </w:r>
            </w:del>
          </w:p>
          <w:p w:rsidRPr="005D5556" w:rsidR="009821B3" w:rsidDel="00CE235E" w:rsidP="00EB47B1" w:rsidRDefault="009821B3" w14:paraId="4431B379" w14:textId="44091917">
            <w:pPr>
              <w:rPr>
                <w:del w:author="KARLOVCEC, Barbara" w:date="2025-02-26T14:31:00Z" w16du:dateUtc="2025-02-26T13:31:00Z" w:id="4641"/>
                <w:rFonts w:ascii="Calibri" w:hAnsi="Calibri" w:cs="Calibri"/>
                <w:color w:val="000000"/>
              </w:rPr>
            </w:pPr>
            <w:del w:author="KARLOVCEC, Barbara" w:date="2025-02-26T14:31:00Z" w16du:dateUtc="2025-02-26T13:31:00Z" w:id="4642">
              <w:r w:rsidRPr="005D5556" w:rsidDel="00CE235E">
                <w:rPr>
                  <w:rFonts w:ascii="Calibri" w:hAnsi="Calibri" w:cs="Calibri"/>
                  <w:color w:val="000000"/>
                </w:rPr>
                <w:delText> </w:delText>
              </w:r>
            </w:del>
          </w:p>
          <w:p w:rsidRPr="005D5556" w:rsidR="009821B3" w:rsidDel="00CE235E" w:rsidP="00EB47B1" w:rsidRDefault="009821B3" w14:paraId="41BF0FAF" w14:textId="2617FEDF">
            <w:pPr>
              <w:rPr>
                <w:del w:author="KARLOVCEC, Barbara" w:date="2025-02-26T14:31:00Z" w16du:dateUtc="2025-02-26T13:31:00Z" w:id="4643"/>
                <w:rFonts w:ascii="Calibri" w:hAnsi="Calibri" w:cs="Calibri"/>
                <w:color w:val="000000"/>
              </w:rPr>
            </w:pPr>
            <w:del w:author="KARLOVCEC, Barbara" w:date="2025-02-26T14:31:00Z" w16du:dateUtc="2025-02-26T13:31:00Z" w:id="4644">
              <w:r w:rsidRPr="005D5556" w:rsidDel="00CE235E">
                <w:rPr>
                  <w:rFonts w:ascii="Calibri" w:hAnsi="Calibri" w:cs="Calibri"/>
                  <w:color w:val="000000"/>
                </w:rPr>
                <w:delText> </w:delText>
              </w:r>
            </w:del>
          </w:p>
          <w:p w:rsidRPr="005D5556" w:rsidR="009821B3" w:rsidDel="00CE235E" w:rsidP="00EB47B1" w:rsidRDefault="009821B3" w14:paraId="59C98789" w14:textId="76EA0779">
            <w:pPr>
              <w:rPr>
                <w:del w:author="KARLOVCEC, Barbara" w:date="2025-02-26T14:31:00Z" w16du:dateUtc="2025-02-26T13:31:00Z" w:id="4645"/>
                <w:rFonts w:ascii="Calibri" w:hAnsi="Calibri" w:cs="Calibri"/>
                <w:color w:val="000000"/>
              </w:rPr>
            </w:pPr>
            <w:del w:author="KARLOVCEC, Barbara" w:date="2025-02-26T14:31:00Z" w16du:dateUtc="2025-02-26T13:31:00Z" w:id="4646">
              <w:r w:rsidRPr="005D5556" w:rsidDel="00CE235E">
                <w:rPr>
                  <w:rFonts w:ascii="Calibri" w:hAnsi="Calibri" w:cs="Calibri"/>
                  <w:color w:val="000000"/>
                </w:rPr>
                <w:delText> </w:delText>
              </w:r>
            </w:del>
          </w:p>
          <w:p w:rsidRPr="005D5556" w:rsidR="009821B3" w:rsidDel="00CE235E" w:rsidP="00EB47B1" w:rsidRDefault="009821B3" w14:paraId="2361803E" w14:textId="70BAEDCD">
            <w:pPr>
              <w:rPr>
                <w:del w:author="KARLOVCEC, Barbara" w:date="2025-02-26T14:31:00Z" w16du:dateUtc="2025-02-26T13:31:00Z" w:id="4647"/>
                <w:rFonts w:ascii="Calibri" w:hAnsi="Calibri" w:cs="Calibri"/>
                <w:color w:val="000000"/>
              </w:rPr>
            </w:pPr>
            <w:del w:author="KARLOVCEC, Barbara" w:date="2025-02-26T14:31:00Z" w16du:dateUtc="2025-02-26T13:31:00Z" w:id="4648">
              <w:r w:rsidRPr="005D5556" w:rsidDel="00CE235E">
                <w:rPr>
                  <w:rFonts w:ascii="Calibri" w:hAnsi="Calibri" w:cs="Calibri"/>
                  <w:color w:val="000000"/>
                </w:rPr>
                <w:delText>Session #7 (one trainee per company)</w:delText>
              </w:r>
            </w:del>
          </w:p>
          <w:p w:rsidRPr="005D5556" w:rsidR="009821B3" w:rsidDel="00CE235E" w:rsidP="00EB47B1" w:rsidRDefault="009821B3" w14:paraId="6E818C75" w14:textId="4BD9A541">
            <w:pPr>
              <w:rPr>
                <w:del w:author="KARLOVCEC, Barbara" w:date="2025-02-26T14:31:00Z" w16du:dateUtc="2025-02-26T13:31:00Z" w:id="4649"/>
                <w:rFonts w:ascii="Calibri" w:hAnsi="Calibri" w:cs="Calibri"/>
                <w:color w:val="000000"/>
              </w:rPr>
            </w:pPr>
            <w:del w:author="KARLOVCEC, Barbara" w:date="2025-02-26T14:31:00Z" w16du:dateUtc="2025-02-26T13:31:00Z" w:id="4650">
              <w:r w:rsidRPr="005D5556" w:rsidDel="00CE235E">
                <w:rPr>
                  <w:rFonts w:ascii="Calibri" w:hAnsi="Calibri" w:cs="Calibri"/>
                  <w:color w:val="000000"/>
                </w:rPr>
                <w:delText> </w:delText>
              </w:r>
            </w:del>
          </w:p>
          <w:p w:rsidRPr="005D5556" w:rsidR="009821B3" w:rsidDel="00CE235E" w:rsidP="00EB47B1" w:rsidRDefault="009821B3" w14:paraId="7AF65EB5" w14:textId="268A23A1">
            <w:pPr>
              <w:rPr>
                <w:del w:author="KARLOVCEC, Barbara" w:date="2025-02-26T14:31:00Z" w16du:dateUtc="2025-02-26T13:31:00Z" w:id="4651"/>
                <w:rFonts w:ascii="Calibri" w:hAnsi="Calibri" w:cs="Calibri"/>
                <w:color w:val="000000"/>
              </w:rPr>
            </w:pPr>
            <w:del w:author="KARLOVCEC, Barbara" w:date="2025-02-26T14:31:00Z" w16du:dateUtc="2025-02-26T13:31:00Z" w:id="4652">
              <w:r w:rsidRPr="005D5556" w:rsidDel="00CE235E">
                <w:rPr>
                  <w:rFonts w:ascii="Calibri" w:hAnsi="Calibri" w:cs="Calibri"/>
                  <w:color w:val="000000"/>
                </w:rPr>
                <w:delText> </w:delText>
              </w:r>
            </w:del>
          </w:p>
          <w:p w:rsidRPr="005D5556" w:rsidR="009821B3" w:rsidDel="00CE235E" w:rsidP="00EB47B1" w:rsidRDefault="009821B3" w14:paraId="589C4FD8" w14:textId="4F60FBA7">
            <w:pPr>
              <w:rPr>
                <w:del w:author="KARLOVCEC, Barbara" w:date="2025-02-26T14:31:00Z" w16du:dateUtc="2025-02-26T13:31:00Z" w:id="4653"/>
                <w:rFonts w:ascii="Calibri" w:hAnsi="Calibri" w:cs="Calibri"/>
                <w:color w:val="000000"/>
              </w:rPr>
            </w:pPr>
            <w:del w:author="KARLOVCEC, Barbara" w:date="2025-02-26T14:31:00Z" w16du:dateUtc="2025-02-26T13:31:00Z" w:id="4654">
              <w:r w:rsidRPr="005D5556" w:rsidDel="00CE235E">
                <w:rPr>
                  <w:rFonts w:ascii="Calibri" w:hAnsi="Calibri" w:cs="Calibri"/>
                  <w:color w:val="000000"/>
                </w:rPr>
                <w:delText> </w:delText>
              </w:r>
            </w:del>
          </w:p>
          <w:p w:rsidRPr="005D5556" w:rsidR="009821B3" w:rsidDel="00CE235E" w:rsidP="00EB47B1" w:rsidRDefault="009821B3" w14:paraId="7FB008AD" w14:textId="4AA7A81A">
            <w:pPr>
              <w:rPr>
                <w:del w:author="KARLOVCEC, Barbara" w:date="2025-02-26T14:31:00Z" w16du:dateUtc="2025-02-26T13:31:00Z" w:id="4655"/>
                <w:rFonts w:ascii="Calibri" w:hAnsi="Calibri" w:cs="Calibri"/>
                <w:color w:val="000000"/>
              </w:rPr>
            </w:pPr>
            <w:del w:author="KARLOVCEC, Barbara" w:date="2025-02-26T14:31:00Z" w16du:dateUtc="2025-02-26T13:31:00Z" w:id="4656">
              <w:r w:rsidRPr="005D5556" w:rsidDel="00CE235E">
                <w:rPr>
                  <w:rFonts w:ascii="Calibri" w:hAnsi="Calibri" w:cs="Calibri"/>
                  <w:color w:val="000000"/>
                </w:rPr>
                <w:delText> </w:delText>
              </w:r>
            </w:del>
          </w:p>
          <w:p w:rsidRPr="005D5556" w:rsidR="009821B3" w:rsidDel="00CE235E" w:rsidP="00EB47B1" w:rsidRDefault="009821B3" w14:paraId="1F49D4AD" w14:textId="2A79BE73">
            <w:pPr>
              <w:rPr>
                <w:del w:author="KARLOVCEC, Barbara" w:date="2025-02-26T14:31:00Z" w16du:dateUtc="2025-02-26T13:31:00Z" w:id="4657"/>
                <w:rFonts w:ascii="Calibri" w:hAnsi="Calibri" w:cs="Calibri"/>
                <w:color w:val="000000"/>
              </w:rPr>
            </w:pPr>
            <w:del w:author="KARLOVCEC, Barbara" w:date="2025-02-26T14:31:00Z" w16du:dateUtc="2025-02-26T13:31:00Z" w:id="4658">
              <w:r w:rsidRPr="005D5556" w:rsidDel="00CE235E">
                <w:rPr>
                  <w:rFonts w:ascii="Calibri" w:hAnsi="Calibri" w:cs="Calibri"/>
                  <w:color w:val="000000"/>
                </w:rPr>
                <w:delText> </w:delText>
              </w:r>
            </w:del>
          </w:p>
          <w:p w:rsidRPr="005D5556" w:rsidR="009821B3" w:rsidDel="00CE235E" w:rsidP="00EB47B1" w:rsidRDefault="009821B3" w14:paraId="6E70C630" w14:textId="6790DF24">
            <w:pPr>
              <w:rPr>
                <w:del w:author="KARLOVCEC, Barbara" w:date="2025-02-26T14:31:00Z" w16du:dateUtc="2025-02-26T13:31:00Z" w:id="4659"/>
                <w:rFonts w:ascii="Calibri" w:hAnsi="Calibri" w:cs="Calibri"/>
                <w:color w:val="000000"/>
              </w:rPr>
            </w:pPr>
            <w:del w:author="KARLOVCEC, Barbara" w:date="2025-02-26T14:31:00Z" w16du:dateUtc="2025-02-26T13:31:00Z" w:id="4660">
              <w:r w:rsidRPr="005D5556" w:rsidDel="00CE235E">
                <w:rPr>
                  <w:rFonts w:ascii="Calibri" w:hAnsi="Calibri" w:cs="Calibri"/>
                  <w:color w:val="000000"/>
                </w:rPr>
                <w:delText> </w:delText>
              </w:r>
            </w:del>
          </w:p>
          <w:p w:rsidRPr="005D5556" w:rsidR="009821B3" w:rsidDel="00CE235E" w:rsidP="00EB47B1" w:rsidRDefault="009821B3" w14:paraId="77701B5E" w14:textId="4D5DDAEC">
            <w:pPr>
              <w:rPr>
                <w:del w:author="KARLOVCEC, Barbara" w:date="2025-02-26T14:31:00Z" w16du:dateUtc="2025-02-26T13:31:00Z" w:id="4661"/>
                <w:rFonts w:ascii="Calibri" w:hAnsi="Calibri" w:cs="Calibri"/>
                <w:color w:val="000000"/>
              </w:rPr>
            </w:pPr>
            <w:del w:author="KARLOVCEC, Barbara" w:date="2025-02-26T14:31:00Z" w16du:dateUtc="2025-02-26T13:31:00Z" w:id="4662">
              <w:r w:rsidRPr="005D5556" w:rsidDel="00CE235E">
                <w:rPr>
                  <w:rFonts w:ascii="Calibri" w:hAnsi="Calibri" w:cs="Calibri"/>
                  <w:color w:val="000000"/>
                </w:rPr>
                <w:delText> </w:delText>
              </w:r>
            </w:del>
          </w:p>
          <w:p w:rsidRPr="005D5556" w:rsidR="009821B3" w:rsidDel="00CE235E" w:rsidP="00EB47B1" w:rsidRDefault="009821B3" w14:paraId="22D6CFC6" w14:textId="51030EA1">
            <w:pPr>
              <w:rPr>
                <w:del w:author="KARLOVCEC, Barbara" w:date="2025-02-26T14:31:00Z" w16du:dateUtc="2025-02-26T13:31:00Z" w:id="4663"/>
                <w:rFonts w:ascii="Calibri" w:hAnsi="Calibri" w:cs="Calibri"/>
                <w:color w:val="000000"/>
              </w:rPr>
            </w:pPr>
            <w:del w:author="KARLOVCEC, Barbara" w:date="2025-02-26T14:31:00Z" w16du:dateUtc="2025-02-26T13:31:00Z" w:id="4664">
              <w:r w:rsidRPr="005D5556" w:rsidDel="00CE235E">
                <w:rPr>
                  <w:rFonts w:ascii="Calibri" w:hAnsi="Calibri" w:cs="Calibri"/>
                  <w:color w:val="000000"/>
                </w:rPr>
                <w:delText> </w:delText>
              </w:r>
            </w:del>
          </w:p>
          <w:p w:rsidRPr="005D5556" w:rsidR="009821B3" w:rsidDel="00CE235E" w:rsidP="00EB47B1" w:rsidRDefault="009821B3" w14:paraId="25EDA4B1" w14:textId="41DF0984">
            <w:pPr>
              <w:rPr>
                <w:del w:author="KARLOVCEC, Barbara" w:date="2025-02-26T14:31:00Z" w16du:dateUtc="2025-02-26T13:31:00Z" w:id="4665"/>
                <w:rFonts w:ascii="Calibri" w:hAnsi="Calibri" w:cs="Calibri"/>
                <w:color w:val="000000"/>
              </w:rPr>
            </w:pPr>
            <w:del w:author="KARLOVCEC, Barbara" w:date="2025-02-26T14:31:00Z" w16du:dateUtc="2025-02-26T13:31:00Z" w:id="4666">
              <w:r w:rsidRPr="005D5556" w:rsidDel="00CE235E">
                <w:rPr>
                  <w:rFonts w:ascii="Calibri" w:hAnsi="Calibri" w:cs="Calibri"/>
                  <w:color w:val="000000"/>
                </w:rPr>
                <w:delText> </w:delText>
              </w:r>
            </w:del>
          </w:p>
          <w:p w:rsidRPr="005D5556" w:rsidR="009821B3" w:rsidDel="00CE235E" w:rsidP="00EB47B1" w:rsidRDefault="009821B3" w14:paraId="28D3D1E6" w14:textId="68E23211">
            <w:pPr>
              <w:rPr>
                <w:del w:author="KARLOVCEC, Barbara" w:date="2025-02-26T14:31:00Z" w16du:dateUtc="2025-02-26T13:31:00Z" w:id="4667"/>
                <w:rFonts w:ascii="Calibri" w:hAnsi="Calibri" w:cs="Calibri"/>
                <w:color w:val="000000"/>
              </w:rPr>
            </w:pPr>
            <w:del w:author="KARLOVCEC, Barbara" w:date="2025-02-26T14:31:00Z" w16du:dateUtc="2025-02-26T13:31:00Z" w:id="4668">
              <w:r w:rsidRPr="005D5556" w:rsidDel="00CE235E">
                <w:rPr>
                  <w:rFonts w:ascii="Calibri" w:hAnsi="Calibri" w:cs="Calibri"/>
                  <w:color w:val="000000"/>
                </w:rPr>
                <w:delText> </w:delText>
              </w:r>
            </w:del>
          </w:p>
          <w:p w:rsidRPr="005D5556" w:rsidR="009821B3" w:rsidDel="00CE235E" w:rsidP="00EB47B1" w:rsidRDefault="009821B3" w14:paraId="612835DA" w14:textId="64AABD4E">
            <w:pPr>
              <w:rPr>
                <w:del w:author="KARLOVCEC, Barbara" w:date="2025-02-26T14:31:00Z" w16du:dateUtc="2025-02-26T13:31:00Z" w:id="4669"/>
                <w:rFonts w:ascii="Calibri" w:hAnsi="Calibri" w:cs="Calibri"/>
                <w:color w:val="000000"/>
              </w:rPr>
            </w:pPr>
            <w:del w:author="KARLOVCEC, Barbara" w:date="2025-02-26T14:31:00Z" w16du:dateUtc="2025-02-26T13:31:00Z" w:id="4670">
              <w:r w:rsidRPr="005D5556" w:rsidDel="00CE235E">
                <w:rPr>
                  <w:rFonts w:ascii="Calibri" w:hAnsi="Calibri" w:cs="Calibri"/>
                  <w:color w:val="000000"/>
                </w:rPr>
                <w:delText> </w:delText>
              </w:r>
            </w:del>
          </w:p>
          <w:p w:rsidRPr="005D5556" w:rsidR="009821B3" w:rsidDel="00CE235E" w:rsidP="00EB47B1" w:rsidRDefault="009821B3" w14:paraId="5EA6C91B" w14:textId="35BFEC9A">
            <w:pPr>
              <w:rPr>
                <w:del w:author="KARLOVCEC, Barbara" w:date="2025-02-26T14:31:00Z" w16du:dateUtc="2025-02-26T13:31:00Z" w:id="4671"/>
                <w:rFonts w:ascii="Calibri" w:hAnsi="Calibri" w:cs="Calibri"/>
                <w:color w:val="000000"/>
              </w:rPr>
            </w:pPr>
            <w:del w:author="KARLOVCEC, Barbara" w:date="2025-02-26T14:31:00Z" w16du:dateUtc="2025-02-26T13:31:00Z" w:id="4672">
              <w:r w:rsidRPr="005D5556" w:rsidDel="00CE235E">
                <w:rPr>
                  <w:rFonts w:ascii="Calibri" w:hAnsi="Calibri" w:cs="Calibri"/>
                  <w:color w:val="000000"/>
                </w:rPr>
                <w:delText> </w:delText>
              </w:r>
            </w:del>
          </w:p>
          <w:p w:rsidRPr="005D5556" w:rsidR="009821B3" w:rsidDel="00CE235E" w:rsidP="00EB47B1" w:rsidRDefault="009821B3" w14:paraId="3F7DF3A4" w14:textId="43E825FD">
            <w:pPr>
              <w:rPr>
                <w:del w:author="KARLOVCEC, Barbara" w:date="2025-02-26T14:31:00Z" w16du:dateUtc="2025-02-26T13:31:00Z" w:id="4673"/>
                <w:rFonts w:ascii="Calibri" w:hAnsi="Calibri" w:cs="Calibri"/>
                <w:color w:val="000000"/>
              </w:rPr>
            </w:pPr>
            <w:del w:author="KARLOVCEC, Barbara" w:date="2025-02-26T14:31:00Z" w16du:dateUtc="2025-02-26T13:31:00Z" w:id="4674">
              <w:r w:rsidRPr="005D5556" w:rsidDel="00CE235E">
                <w:rPr>
                  <w:rFonts w:ascii="Calibri" w:hAnsi="Calibri" w:cs="Calibri"/>
                  <w:color w:val="000000"/>
                </w:rPr>
                <w:delText> </w:delText>
              </w:r>
            </w:del>
          </w:p>
          <w:p w:rsidRPr="005D5556" w:rsidR="009821B3" w:rsidDel="00CE235E" w:rsidP="00EB47B1" w:rsidRDefault="009821B3" w14:paraId="5DF8A475" w14:textId="52651AFA">
            <w:pPr>
              <w:rPr>
                <w:del w:author="KARLOVCEC, Barbara" w:date="2025-02-26T14:31:00Z" w16du:dateUtc="2025-02-26T13:31:00Z" w:id="4675"/>
                <w:rFonts w:ascii="Calibri" w:hAnsi="Calibri" w:cs="Calibri"/>
                <w:color w:val="000000"/>
              </w:rPr>
            </w:pPr>
            <w:del w:author="KARLOVCEC, Barbara" w:date="2025-02-26T14:31:00Z" w16du:dateUtc="2025-02-26T13:31:00Z" w:id="4676">
              <w:r w:rsidRPr="005D5556" w:rsidDel="00CE235E">
                <w:rPr>
                  <w:rFonts w:ascii="Calibri" w:hAnsi="Calibri" w:cs="Calibri"/>
                  <w:color w:val="000000"/>
                </w:rPr>
                <w:delText> </w:delText>
              </w:r>
            </w:del>
          </w:p>
          <w:p w:rsidRPr="005D5556" w:rsidR="009821B3" w:rsidDel="00CE235E" w:rsidP="00EB47B1" w:rsidRDefault="009821B3" w14:paraId="1B905BEF" w14:textId="3105D1E0">
            <w:pPr>
              <w:rPr>
                <w:del w:author="KARLOVCEC, Barbara" w:date="2025-02-26T14:31:00Z" w16du:dateUtc="2025-02-26T13:31:00Z" w:id="4677"/>
                <w:rFonts w:ascii="Calibri" w:hAnsi="Calibri" w:cs="Calibri"/>
                <w:color w:val="000000"/>
              </w:rPr>
            </w:pPr>
            <w:del w:author="KARLOVCEC, Barbara" w:date="2025-02-26T14:31:00Z" w16du:dateUtc="2025-02-26T13:31:00Z" w:id="4678">
              <w:r w:rsidRPr="005D5556" w:rsidDel="00CE235E">
                <w:rPr>
                  <w:rFonts w:ascii="Calibri" w:hAnsi="Calibri" w:cs="Calibri"/>
                  <w:color w:val="000000"/>
                </w:rPr>
                <w:delText> </w:delText>
              </w:r>
            </w:del>
          </w:p>
        </w:tc>
      </w:tr>
      <w:tr w:rsidRPr="005D5556" w:rsidR="009821B3" w:rsidDel="00CE235E" w:rsidTr="005D5556" w14:paraId="0F18BD86" w14:textId="00114168">
        <w:trPr>
          <w:trHeight w:val="450"/>
          <w:del w:author="KARLOVCEC, Barbara" w:date="2025-02-26T14:31:00Z" w:id="4679"/>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9821B3" w:rsidDel="00CE235E" w:rsidP="00EB47B1" w:rsidRDefault="009821B3" w14:paraId="4E99E2D4" w14:textId="2B43094F">
            <w:pPr>
              <w:rPr>
                <w:del w:author="KARLOVCEC, Barbara" w:date="2025-02-26T14:31:00Z" w16du:dateUtc="2025-02-26T13:31:00Z" w:id="4680"/>
                <w:rFonts w:ascii="Calibri" w:hAnsi="Calibri" w:cs="Calibri"/>
                <w:color w:val="000000"/>
              </w:rPr>
            </w:pPr>
            <w:del w:author="KARLOVCEC, Barbara" w:date="2025-02-26T14:31:00Z" w16du:dateUtc="2025-02-26T13:31:00Z" w:id="4681">
              <w:r w:rsidRPr="005D5556" w:rsidDel="00CE235E">
                <w:rPr>
                  <w:rFonts w:ascii="Calibri" w:hAnsi="Calibri" w:cs="Calibri"/>
                  <w:color w:val="000000"/>
                </w:rPr>
                <w:delText>46</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009FCE70" w14:textId="48A8EA81">
            <w:pPr>
              <w:rPr>
                <w:del w:author="KARLOVCEC, Barbara" w:date="2025-02-26T14:31:00Z" w16du:dateUtc="2025-02-26T13:31:00Z" w:id="4682"/>
                <w:rFonts w:ascii="Calibri" w:hAnsi="Calibri" w:cs="Calibri"/>
                <w:color w:val="000000"/>
              </w:rPr>
            </w:pPr>
            <w:del w:author="KARLOVCEC, Barbara" w:date="2025-02-26T14:31:00Z" w16du:dateUtc="2025-02-26T13:31:00Z" w:id="4683">
              <w:r w:rsidRPr="005D5556" w:rsidDel="00CE235E">
                <w:rPr>
                  <w:rFonts w:ascii="Calibri" w:hAnsi="Calibri" w:cs="Calibri"/>
                  <w:color w:val="000000"/>
                </w:rPr>
                <w:delText>N U Engineering Tech</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0DBF55FD" w14:textId="14505817">
            <w:pPr>
              <w:rPr>
                <w:del w:author="KARLOVCEC, Barbara" w:date="2025-02-26T14:31:00Z" w16du:dateUtc="2025-02-26T13:31:00Z" w:id="4684"/>
                <w:rFonts w:ascii="Calibri" w:hAnsi="Calibri" w:cs="Calibri"/>
                <w:color w:val="000000"/>
              </w:rPr>
            </w:pPr>
            <w:del w:author="KARLOVCEC, Barbara" w:date="2025-02-26T14:31:00Z" w16du:dateUtc="2025-02-26T13:31:00Z" w:id="4685">
              <w:r w:rsidRPr="005D5556" w:rsidDel="00CE235E">
                <w:rPr>
                  <w:rFonts w:ascii="Calibri" w:hAnsi="Calibri" w:cs="Calibri"/>
                  <w:color w:val="000000"/>
                </w:rPr>
                <w:delText>Kano/Kano</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00528057" w14:textId="448F03C8">
            <w:pPr>
              <w:rPr>
                <w:del w:author="KARLOVCEC, Barbara" w:date="2025-02-26T14:31:00Z" w16du:dateUtc="2025-02-26T13:31:00Z" w:id="4686"/>
                <w:rFonts w:ascii="Calibri" w:hAnsi="Calibri" w:cs="Calibri"/>
                <w:color w:val="000000"/>
              </w:rPr>
            </w:pPr>
            <w:del w:author="KARLOVCEC, Barbara" w:date="2025-02-26T14:31:00Z" w16du:dateUtc="2025-02-26T13:31:00Z" w:id="4687">
              <w:r w:rsidRPr="005D5556" w:rsidDel="00CE235E">
                <w:rPr>
                  <w:rFonts w:ascii="Calibri" w:hAnsi="Calibri" w:cs="Calibri"/>
                  <w:color w:val="000000"/>
                </w:rPr>
                <w:delText>North West</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781235C6" w14:textId="789A3E7E">
            <w:pPr>
              <w:rPr>
                <w:del w:author="KARLOVCEC, Barbara" w:date="2025-02-26T14:31:00Z" w16du:dateUtc="2025-02-26T13:31:00Z" w:id="4688"/>
                <w:rFonts w:ascii="Calibri" w:hAnsi="Calibri" w:cs="Calibri"/>
                <w:color w:val="000000"/>
              </w:rPr>
            </w:pPr>
            <w:del w:author="KARLOVCEC, Barbara" w:date="2025-02-26T14:31:00Z" w16du:dateUtc="2025-02-26T13:31:00Z" w:id="4689">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COLD ROOM</w:delText>
              </w:r>
            </w:del>
          </w:p>
        </w:tc>
        <w:tc>
          <w:tcPr>
            <w:tcW w:w="2353" w:type="dxa"/>
            <w:vMerge/>
            <w:tcBorders>
              <w:left w:val="nil"/>
              <w:right w:val="single" w:color="auto" w:sz="4" w:space="0"/>
            </w:tcBorders>
            <w:shd w:val="clear" w:color="auto" w:fill="auto"/>
            <w:noWrap/>
            <w:vAlign w:val="bottom"/>
            <w:hideMark/>
          </w:tcPr>
          <w:p w:rsidRPr="005D5556" w:rsidR="009821B3" w:rsidDel="00CE235E" w:rsidP="00EB47B1" w:rsidRDefault="009821B3" w14:paraId="6DA5DCE9" w14:textId="505C4D60">
            <w:pPr>
              <w:rPr>
                <w:del w:author="KARLOVCEC, Barbara" w:date="2025-02-26T14:31:00Z" w16du:dateUtc="2025-02-26T13:31:00Z" w:id="4690"/>
                <w:rFonts w:ascii="Calibri" w:hAnsi="Calibri" w:cs="Calibri"/>
                <w:color w:val="000000"/>
              </w:rPr>
            </w:pPr>
          </w:p>
        </w:tc>
      </w:tr>
      <w:tr w:rsidRPr="005D5556" w:rsidR="009821B3" w:rsidDel="00CE235E" w:rsidTr="005D5556" w14:paraId="5275848E" w14:textId="1994CE00">
        <w:trPr>
          <w:trHeight w:val="675"/>
          <w:del w:author="KARLOVCEC, Barbara" w:date="2025-02-26T14:31:00Z" w:id="4691"/>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9821B3" w:rsidDel="00CE235E" w:rsidP="00EB47B1" w:rsidRDefault="009821B3" w14:paraId="432B804B" w14:textId="71715B80">
            <w:pPr>
              <w:rPr>
                <w:del w:author="KARLOVCEC, Barbara" w:date="2025-02-26T14:31:00Z" w16du:dateUtc="2025-02-26T13:31:00Z" w:id="4692"/>
                <w:rFonts w:ascii="Calibri" w:hAnsi="Calibri" w:cs="Calibri"/>
                <w:color w:val="000000"/>
              </w:rPr>
            </w:pPr>
            <w:del w:author="KARLOVCEC, Barbara" w:date="2025-02-26T14:31:00Z" w16du:dateUtc="2025-02-26T13:31:00Z" w:id="4693">
              <w:r w:rsidRPr="005D5556" w:rsidDel="00CE235E">
                <w:rPr>
                  <w:rFonts w:ascii="Calibri" w:hAnsi="Calibri" w:cs="Calibri"/>
                  <w:color w:val="000000"/>
                </w:rPr>
                <w:delText>47</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76E58314" w14:textId="616C3046">
            <w:pPr>
              <w:rPr>
                <w:del w:author="KARLOVCEC, Barbara" w:date="2025-02-26T14:31:00Z" w16du:dateUtc="2025-02-26T13:31:00Z" w:id="4694"/>
                <w:rFonts w:ascii="Calibri" w:hAnsi="Calibri" w:cs="Calibri"/>
                <w:color w:val="000000"/>
              </w:rPr>
            </w:pPr>
            <w:del w:author="KARLOVCEC, Barbara" w:date="2025-02-26T14:31:00Z" w16du:dateUtc="2025-02-26T13:31:00Z" w:id="4695">
              <w:r w:rsidRPr="005D5556" w:rsidDel="00CE235E">
                <w:rPr>
                  <w:rFonts w:ascii="Calibri" w:hAnsi="Calibri" w:cs="Calibri"/>
                  <w:color w:val="000000"/>
                </w:rPr>
                <w:delText>Rivers Electrical &amp; Mechanical Company</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5DE27B31" w14:textId="1AABE7E6">
            <w:pPr>
              <w:rPr>
                <w:del w:author="KARLOVCEC, Barbara" w:date="2025-02-26T14:31:00Z" w16du:dateUtc="2025-02-26T13:31:00Z" w:id="4696"/>
                <w:rFonts w:ascii="Calibri" w:hAnsi="Calibri" w:cs="Calibri"/>
                <w:color w:val="000000"/>
              </w:rPr>
            </w:pPr>
            <w:del w:author="KARLOVCEC, Barbara" w:date="2025-02-26T14:31:00Z" w16du:dateUtc="2025-02-26T13:31:00Z" w:id="4697">
              <w:r w:rsidRPr="005D5556" w:rsidDel="00CE235E">
                <w:rPr>
                  <w:rFonts w:ascii="Calibri" w:hAnsi="Calibri" w:cs="Calibri"/>
                  <w:color w:val="000000"/>
                </w:rPr>
                <w:delText>Kano/Kano</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549CFA6A" w14:textId="32603CB0">
            <w:pPr>
              <w:rPr>
                <w:del w:author="KARLOVCEC, Barbara" w:date="2025-02-26T14:31:00Z" w16du:dateUtc="2025-02-26T13:31:00Z" w:id="4698"/>
                <w:rFonts w:ascii="Calibri" w:hAnsi="Calibri" w:cs="Calibri"/>
                <w:color w:val="000000"/>
              </w:rPr>
            </w:pPr>
            <w:del w:author="KARLOVCEC, Barbara" w:date="2025-02-26T14:31:00Z" w16du:dateUtc="2025-02-26T13:31:00Z" w:id="4699">
              <w:r w:rsidRPr="005D5556" w:rsidDel="00CE235E">
                <w:rPr>
                  <w:rFonts w:ascii="Calibri" w:hAnsi="Calibri" w:cs="Calibri"/>
                  <w:color w:val="000000"/>
                </w:rPr>
                <w:delText>North West</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253F98C4" w14:textId="25EFB52B">
            <w:pPr>
              <w:rPr>
                <w:del w:author="KARLOVCEC, Barbara" w:date="2025-02-26T14:31:00Z" w16du:dateUtc="2025-02-26T13:31:00Z" w:id="4700"/>
                <w:rFonts w:ascii="Calibri" w:hAnsi="Calibri" w:cs="Calibri"/>
                <w:color w:val="000000"/>
              </w:rPr>
            </w:pPr>
            <w:del w:author="KARLOVCEC, Barbara" w:date="2025-02-26T14:31:00Z" w16du:dateUtc="2025-02-26T13:31:00Z" w:id="4701">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9821B3" w:rsidDel="00CE235E" w:rsidP="00EB47B1" w:rsidRDefault="009821B3" w14:paraId="13D44C08" w14:textId="78060257">
            <w:pPr>
              <w:rPr>
                <w:del w:author="KARLOVCEC, Barbara" w:date="2025-02-26T14:31:00Z" w16du:dateUtc="2025-02-26T13:31:00Z" w:id="4702"/>
                <w:rFonts w:ascii="Calibri" w:hAnsi="Calibri" w:cs="Calibri"/>
                <w:color w:val="000000"/>
              </w:rPr>
            </w:pPr>
          </w:p>
        </w:tc>
      </w:tr>
      <w:tr w:rsidRPr="005D5556" w:rsidR="009821B3" w:rsidDel="00CE235E" w:rsidTr="005D5556" w14:paraId="01F6D270" w14:textId="123176E6">
        <w:trPr>
          <w:trHeight w:val="450"/>
          <w:del w:author="KARLOVCEC, Barbara" w:date="2025-02-26T14:31:00Z" w:id="4703"/>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9821B3" w:rsidDel="00CE235E" w:rsidP="00EB47B1" w:rsidRDefault="009821B3" w14:paraId="016B1787" w14:textId="780E3E66">
            <w:pPr>
              <w:rPr>
                <w:del w:author="KARLOVCEC, Barbara" w:date="2025-02-26T14:31:00Z" w16du:dateUtc="2025-02-26T13:31:00Z" w:id="4704"/>
                <w:rFonts w:ascii="Calibri" w:hAnsi="Calibri" w:cs="Calibri"/>
                <w:color w:val="000000"/>
              </w:rPr>
            </w:pPr>
            <w:del w:author="KARLOVCEC, Barbara" w:date="2025-02-26T14:31:00Z" w16du:dateUtc="2025-02-26T13:31:00Z" w:id="4705">
              <w:r w:rsidRPr="005D5556" w:rsidDel="00CE235E">
                <w:rPr>
                  <w:rFonts w:ascii="Calibri" w:hAnsi="Calibri" w:cs="Calibri"/>
                  <w:color w:val="000000"/>
                </w:rPr>
                <w:delText>48</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047244A7" w14:textId="2FB4EDE6">
            <w:pPr>
              <w:rPr>
                <w:del w:author="KARLOVCEC, Barbara" w:date="2025-02-26T14:31:00Z" w16du:dateUtc="2025-02-26T13:31:00Z" w:id="4706"/>
                <w:rFonts w:ascii="Calibri" w:hAnsi="Calibri" w:cs="Calibri"/>
                <w:color w:val="000000"/>
              </w:rPr>
            </w:pPr>
            <w:del w:author="KARLOVCEC, Barbara" w:date="2025-02-26T14:31:00Z" w16du:dateUtc="2025-02-26T13:31:00Z" w:id="4707">
              <w:r w:rsidRPr="005D5556" w:rsidDel="00CE235E">
                <w:rPr>
                  <w:rFonts w:ascii="Calibri" w:hAnsi="Calibri" w:cs="Calibri"/>
                  <w:color w:val="000000"/>
                </w:rPr>
                <w:delText>Hamadex Technical Services</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2EC06D66" w14:textId="5948B9AB">
            <w:pPr>
              <w:rPr>
                <w:del w:author="KARLOVCEC, Barbara" w:date="2025-02-26T14:31:00Z" w16du:dateUtc="2025-02-26T13:31:00Z" w:id="4708"/>
                <w:rFonts w:ascii="Calibri" w:hAnsi="Calibri" w:cs="Calibri"/>
                <w:color w:val="000000"/>
              </w:rPr>
            </w:pPr>
            <w:del w:author="KARLOVCEC, Barbara" w:date="2025-02-26T14:31:00Z" w16du:dateUtc="2025-02-26T13:31:00Z" w:id="4709">
              <w:r w:rsidRPr="005D5556" w:rsidDel="00CE235E">
                <w:rPr>
                  <w:rFonts w:ascii="Calibri" w:hAnsi="Calibri" w:cs="Calibri"/>
                  <w:color w:val="000000"/>
                </w:rPr>
                <w:delText>Kano/Kano</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27319FE8" w14:textId="019EB039">
            <w:pPr>
              <w:rPr>
                <w:del w:author="KARLOVCEC, Barbara" w:date="2025-02-26T14:31:00Z" w16du:dateUtc="2025-02-26T13:31:00Z" w:id="4710"/>
                <w:rFonts w:ascii="Calibri" w:hAnsi="Calibri" w:cs="Calibri"/>
                <w:color w:val="000000"/>
              </w:rPr>
            </w:pPr>
            <w:del w:author="KARLOVCEC, Barbara" w:date="2025-02-26T14:31:00Z" w16du:dateUtc="2025-02-26T13:31:00Z" w:id="4711">
              <w:r w:rsidRPr="005D5556" w:rsidDel="00CE235E">
                <w:rPr>
                  <w:rFonts w:ascii="Calibri" w:hAnsi="Calibri" w:cs="Calibri"/>
                  <w:color w:val="000000"/>
                </w:rPr>
                <w:delText>North West</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35D04429" w14:textId="54C4470D">
            <w:pPr>
              <w:rPr>
                <w:del w:author="KARLOVCEC, Barbara" w:date="2025-02-26T14:31:00Z" w16du:dateUtc="2025-02-26T13:31:00Z" w:id="4712"/>
                <w:rFonts w:ascii="Calibri" w:hAnsi="Calibri" w:cs="Calibri"/>
                <w:color w:val="000000"/>
              </w:rPr>
            </w:pPr>
            <w:del w:author="KARLOVCEC, Barbara" w:date="2025-02-26T14:31:00Z" w16du:dateUtc="2025-02-26T13:31:00Z" w:id="4713">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9821B3" w:rsidDel="00CE235E" w:rsidP="00EB47B1" w:rsidRDefault="009821B3" w14:paraId="11D3B5EC" w14:textId="08E69D69">
            <w:pPr>
              <w:rPr>
                <w:del w:author="KARLOVCEC, Barbara" w:date="2025-02-26T14:31:00Z" w16du:dateUtc="2025-02-26T13:31:00Z" w:id="4714"/>
                <w:rFonts w:ascii="Calibri" w:hAnsi="Calibri" w:cs="Calibri"/>
                <w:color w:val="000000"/>
              </w:rPr>
            </w:pPr>
          </w:p>
        </w:tc>
      </w:tr>
      <w:tr w:rsidRPr="005D5556" w:rsidR="009821B3" w:rsidDel="00CE235E" w:rsidTr="005D5556" w14:paraId="49C03A41" w14:textId="420D5A8A">
        <w:trPr>
          <w:trHeight w:val="450"/>
          <w:del w:author="KARLOVCEC, Barbara" w:date="2025-02-26T14:31:00Z" w:id="4715"/>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9821B3" w:rsidDel="00CE235E" w:rsidP="00EB47B1" w:rsidRDefault="009821B3" w14:paraId="74F3D2E6" w14:textId="5607213A">
            <w:pPr>
              <w:rPr>
                <w:del w:author="KARLOVCEC, Barbara" w:date="2025-02-26T14:31:00Z" w16du:dateUtc="2025-02-26T13:31:00Z" w:id="4716"/>
                <w:rFonts w:ascii="Calibri" w:hAnsi="Calibri" w:cs="Calibri"/>
                <w:color w:val="000000"/>
              </w:rPr>
            </w:pPr>
            <w:del w:author="KARLOVCEC, Barbara" w:date="2025-02-26T14:31:00Z" w16du:dateUtc="2025-02-26T13:31:00Z" w:id="4717">
              <w:r w:rsidRPr="005D5556" w:rsidDel="00CE235E">
                <w:rPr>
                  <w:rFonts w:ascii="Calibri" w:hAnsi="Calibri" w:cs="Calibri"/>
                  <w:color w:val="000000"/>
                </w:rPr>
                <w:delText>49</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48EEB4F2" w14:textId="639F615B">
            <w:pPr>
              <w:rPr>
                <w:del w:author="KARLOVCEC, Barbara" w:date="2025-02-26T14:31:00Z" w16du:dateUtc="2025-02-26T13:31:00Z" w:id="4718"/>
                <w:rFonts w:ascii="Calibri" w:hAnsi="Calibri" w:cs="Calibri"/>
                <w:color w:val="000000"/>
              </w:rPr>
            </w:pPr>
            <w:del w:author="KARLOVCEC, Barbara" w:date="2025-02-26T14:31:00Z" w16du:dateUtc="2025-02-26T13:31:00Z" w:id="4719">
              <w:r w:rsidRPr="005D5556" w:rsidDel="00CE235E">
                <w:rPr>
                  <w:rFonts w:ascii="Calibri" w:hAnsi="Calibri" w:cs="Calibri"/>
                  <w:color w:val="000000"/>
                </w:rPr>
                <w:delText>Suleiman Technical Company</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08A08E58" w14:textId="244F9A38">
            <w:pPr>
              <w:rPr>
                <w:del w:author="KARLOVCEC, Barbara" w:date="2025-02-26T14:31:00Z" w16du:dateUtc="2025-02-26T13:31:00Z" w:id="4720"/>
                <w:rFonts w:ascii="Calibri" w:hAnsi="Calibri" w:cs="Calibri"/>
                <w:color w:val="000000"/>
              </w:rPr>
            </w:pPr>
            <w:del w:author="KARLOVCEC, Barbara" w:date="2025-02-26T14:31:00Z" w16du:dateUtc="2025-02-26T13:31:00Z" w:id="4721">
              <w:r w:rsidRPr="005D5556" w:rsidDel="00CE235E">
                <w:rPr>
                  <w:rFonts w:ascii="Calibri" w:hAnsi="Calibri" w:cs="Calibri"/>
                  <w:color w:val="000000"/>
                </w:rPr>
                <w:delText>Kano/Kano</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12818510" w14:textId="443D2340">
            <w:pPr>
              <w:rPr>
                <w:del w:author="KARLOVCEC, Barbara" w:date="2025-02-26T14:31:00Z" w16du:dateUtc="2025-02-26T13:31:00Z" w:id="4722"/>
                <w:rFonts w:ascii="Calibri" w:hAnsi="Calibri" w:cs="Calibri"/>
                <w:color w:val="000000"/>
              </w:rPr>
            </w:pPr>
            <w:del w:author="KARLOVCEC, Barbara" w:date="2025-02-26T14:31:00Z" w16du:dateUtc="2025-02-26T13:31:00Z" w:id="4723">
              <w:r w:rsidRPr="005D5556" w:rsidDel="00CE235E">
                <w:rPr>
                  <w:rFonts w:ascii="Calibri" w:hAnsi="Calibri" w:cs="Calibri"/>
                  <w:color w:val="000000"/>
                </w:rPr>
                <w:delText>North West</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0DDA680B" w14:textId="18FD613D">
            <w:pPr>
              <w:rPr>
                <w:del w:author="KARLOVCEC, Barbara" w:date="2025-02-26T14:31:00Z" w16du:dateUtc="2025-02-26T13:31:00Z" w:id="4724"/>
                <w:rFonts w:ascii="Calibri" w:hAnsi="Calibri" w:cs="Calibri"/>
                <w:color w:val="000000"/>
              </w:rPr>
            </w:pPr>
            <w:del w:author="KARLOVCEC, Barbara" w:date="2025-02-26T14:31:00Z" w16du:dateUtc="2025-02-26T13:31:00Z" w:id="4725">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COLD ROOM</w:delText>
              </w:r>
            </w:del>
          </w:p>
        </w:tc>
        <w:tc>
          <w:tcPr>
            <w:tcW w:w="2353" w:type="dxa"/>
            <w:vMerge/>
            <w:tcBorders>
              <w:left w:val="nil"/>
              <w:right w:val="single" w:color="auto" w:sz="4" w:space="0"/>
            </w:tcBorders>
            <w:shd w:val="clear" w:color="auto" w:fill="auto"/>
            <w:noWrap/>
            <w:vAlign w:val="bottom"/>
            <w:hideMark/>
          </w:tcPr>
          <w:p w:rsidRPr="005D5556" w:rsidR="009821B3" w:rsidDel="00CE235E" w:rsidP="00EB47B1" w:rsidRDefault="009821B3" w14:paraId="0ED62E70" w14:textId="4B882C03">
            <w:pPr>
              <w:rPr>
                <w:del w:author="KARLOVCEC, Barbara" w:date="2025-02-26T14:31:00Z" w16du:dateUtc="2025-02-26T13:31:00Z" w:id="4726"/>
                <w:rFonts w:ascii="Calibri" w:hAnsi="Calibri" w:cs="Calibri"/>
                <w:color w:val="000000"/>
              </w:rPr>
            </w:pPr>
          </w:p>
        </w:tc>
      </w:tr>
      <w:tr w:rsidRPr="005D5556" w:rsidR="009821B3" w:rsidDel="00CE235E" w:rsidTr="005D5556" w14:paraId="366D0BEB" w14:textId="34D7B30C">
        <w:trPr>
          <w:trHeight w:val="450"/>
          <w:del w:author="KARLOVCEC, Barbara" w:date="2025-02-26T14:31:00Z" w:id="4727"/>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9821B3" w:rsidDel="00CE235E" w:rsidP="00EB47B1" w:rsidRDefault="009821B3" w14:paraId="6E87B8F6" w14:textId="4B4FBA0C">
            <w:pPr>
              <w:rPr>
                <w:del w:author="KARLOVCEC, Barbara" w:date="2025-02-26T14:31:00Z" w16du:dateUtc="2025-02-26T13:31:00Z" w:id="4728"/>
                <w:rFonts w:ascii="Calibri" w:hAnsi="Calibri" w:cs="Calibri"/>
                <w:color w:val="000000"/>
              </w:rPr>
            </w:pPr>
            <w:del w:author="KARLOVCEC, Barbara" w:date="2025-02-26T14:31:00Z" w16du:dateUtc="2025-02-26T13:31:00Z" w:id="4729">
              <w:r w:rsidRPr="005D5556" w:rsidDel="00CE235E">
                <w:rPr>
                  <w:rFonts w:ascii="Calibri" w:hAnsi="Calibri" w:cs="Calibri"/>
                  <w:color w:val="000000"/>
                </w:rPr>
                <w:delText>50</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67CF9E0A" w14:textId="5FEA4EB7">
            <w:pPr>
              <w:rPr>
                <w:del w:author="KARLOVCEC, Barbara" w:date="2025-02-26T14:31:00Z" w16du:dateUtc="2025-02-26T13:31:00Z" w:id="4730"/>
                <w:rFonts w:ascii="Calibri" w:hAnsi="Calibri" w:cs="Calibri"/>
                <w:color w:val="000000"/>
              </w:rPr>
            </w:pPr>
            <w:del w:author="KARLOVCEC, Barbara" w:date="2025-02-26T14:31:00Z" w16du:dateUtc="2025-02-26T13:31:00Z" w:id="4731">
              <w:r w:rsidRPr="005D5556" w:rsidDel="00CE235E">
                <w:rPr>
                  <w:rFonts w:ascii="Calibri" w:hAnsi="Calibri" w:cs="Calibri"/>
                  <w:color w:val="000000"/>
                </w:rPr>
                <w:delText>OC Technical Company</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22EEDC65" w14:textId="7212EBC8">
            <w:pPr>
              <w:rPr>
                <w:del w:author="KARLOVCEC, Barbara" w:date="2025-02-26T14:31:00Z" w16du:dateUtc="2025-02-26T13:31:00Z" w:id="4732"/>
                <w:rFonts w:ascii="Calibri" w:hAnsi="Calibri" w:cs="Calibri"/>
                <w:color w:val="000000"/>
              </w:rPr>
            </w:pPr>
            <w:del w:author="KARLOVCEC, Barbara" w:date="2025-02-26T14:31:00Z" w16du:dateUtc="2025-02-26T13:31:00Z" w:id="4733">
              <w:r w:rsidRPr="005D5556" w:rsidDel="00CE235E">
                <w:rPr>
                  <w:rFonts w:ascii="Calibri" w:hAnsi="Calibri" w:cs="Calibri"/>
                  <w:color w:val="000000"/>
                </w:rPr>
                <w:delText>Kano/Kano</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4089E4B6" w14:textId="37F364AB">
            <w:pPr>
              <w:rPr>
                <w:del w:author="KARLOVCEC, Barbara" w:date="2025-02-26T14:31:00Z" w16du:dateUtc="2025-02-26T13:31:00Z" w:id="4734"/>
                <w:rFonts w:ascii="Calibri" w:hAnsi="Calibri" w:cs="Calibri"/>
                <w:color w:val="000000"/>
              </w:rPr>
            </w:pPr>
            <w:del w:author="KARLOVCEC, Barbara" w:date="2025-02-26T14:31:00Z" w16du:dateUtc="2025-02-26T13:31:00Z" w:id="4735">
              <w:r w:rsidRPr="005D5556" w:rsidDel="00CE235E">
                <w:rPr>
                  <w:rFonts w:ascii="Calibri" w:hAnsi="Calibri" w:cs="Calibri"/>
                  <w:color w:val="000000"/>
                </w:rPr>
                <w:delText>North West</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0517E1AD" w14:textId="6A093CC9">
            <w:pPr>
              <w:rPr>
                <w:del w:author="KARLOVCEC, Barbara" w:date="2025-02-26T14:31:00Z" w16du:dateUtc="2025-02-26T13:31:00Z" w:id="4736"/>
                <w:rFonts w:ascii="Calibri" w:hAnsi="Calibri" w:cs="Calibri"/>
                <w:color w:val="000000"/>
              </w:rPr>
            </w:pPr>
            <w:del w:author="KARLOVCEC, Barbara" w:date="2025-02-26T14:31:00Z" w16du:dateUtc="2025-02-26T13:31:00Z" w:id="4737">
              <w:r w:rsidRPr="005D5556" w:rsidDel="00CE235E">
                <w:rPr>
                  <w:rFonts w:ascii="Calibri" w:hAnsi="Calibri" w:cs="Calibri"/>
                  <w:color w:val="000000"/>
                </w:rPr>
                <w:delText>ICE  MAKING MACHINE/</w:delText>
              </w:r>
              <w:r w:rsidRPr="005D5556" w:rsidDel="00CE235E">
                <w:rPr>
                  <w:rFonts w:ascii="Calibri" w:hAnsi="Calibri" w:cs="Calibri"/>
                  <w:color w:val="000000"/>
                </w:rPr>
                <w:br/>
              </w:r>
              <w:r w:rsidRPr="005D5556" w:rsidDel="00CE235E">
                <w:rPr>
                  <w:rFonts w:ascii="Calibri" w:hAnsi="Calibri" w:cs="Calibri"/>
                  <w:color w:val="000000"/>
                </w:rPr>
                <w:delText xml:space="preserve"> COLD ROOM</w:delText>
              </w:r>
            </w:del>
          </w:p>
        </w:tc>
        <w:tc>
          <w:tcPr>
            <w:tcW w:w="2353" w:type="dxa"/>
            <w:vMerge/>
            <w:tcBorders>
              <w:left w:val="nil"/>
              <w:right w:val="single" w:color="auto" w:sz="4" w:space="0"/>
            </w:tcBorders>
            <w:shd w:val="clear" w:color="auto" w:fill="auto"/>
            <w:noWrap/>
            <w:vAlign w:val="bottom"/>
            <w:hideMark/>
          </w:tcPr>
          <w:p w:rsidRPr="005D5556" w:rsidR="009821B3" w:rsidDel="00CE235E" w:rsidP="00EB47B1" w:rsidRDefault="009821B3" w14:paraId="00396F3C" w14:textId="7F6DDD82">
            <w:pPr>
              <w:rPr>
                <w:del w:author="KARLOVCEC, Barbara" w:date="2025-02-26T14:31:00Z" w16du:dateUtc="2025-02-26T13:31:00Z" w:id="4738"/>
                <w:rFonts w:ascii="Calibri" w:hAnsi="Calibri" w:cs="Calibri"/>
                <w:color w:val="000000"/>
              </w:rPr>
            </w:pPr>
          </w:p>
        </w:tc>
      </w:tr>
      <w:tr w:rsidRPr="005D5556" w:rsidR="009821B3" w:rsidDel="00CE235E" w:rsidTr="005D5556" w14:paraId="032440CF" w14:textId="42B9075B">
        <w:trPr>
          <w:trHeight w:val="450"/>
          <w:del w:author="KARLOVCEC, Barbara" w:date="2025-02-26T14:31:00Z" w:id="4739"/>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9821B3" w:rsidDel="00CE235E" w:rsidP="00EB47B1" w:rsidRDefault="009821B3" w14:paraId="106EF5EA" w14:textId="6387E67A">
            <w:pPr>
              <w:rPr>
                <w:del w:author="KARLOVCEC, Barbara" w:date="2025-02-26T14:31:00Z" w16du:dateUtc="2025-02-26T13:31:00Z" w:id="4740"/>
                <w:rFonts w:ascii="Calibri" w:hAnsi="Calibri" w:cs="Calibri"/>
                <w:color w:val="000000"/>
              </w:rPr>
            </w:pPr>
            <w:del w:author="KARLOVCEC, Barbara" w:date="2025-02-26T14:31:00Z" w16du:dateUtc="2025-02-26T13:31:00Z" w:id="4741">
              <w:r w:rsidRPr="005D5556" w:rsidDel="00CE235E">
                <w:rPr>
                  <w:rFonts w:ascii="Calibri" w:hAnsi="Calibri" w:cs="Calibri"/>
                  <w:color w:val="000000"/>
                </w:rPr>
                <w:delText>51</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0BDCD512" w14:textId="2ACD111A">
            <w:pPr>
              <w:rPr>
                <w:del w:author="KARLOVCEC, Barbara" w:date="2025-02-26T14:31:00Z" w16du:dateUtc="2025-02-26T13:31:00Z" w:id="4742"/>
                <w:rFonts w:ascii="Calibri" w:hAnsi="Calibri" w:cs="Calibri"/>
                <w:color w:val="000000"/>
              </w:rPr>
            </w:pPr>
            <w:del w:author="KARLOVCEC, Barbara" w:date="2025-02-26T14:31:00Z" w16du:dateUtc="2025-02-26T13:31:00Z" w:id="4743">
              <w:r w:rsidRPr="005D5556" w:rsidDel="00CE235E">
                <w:rPr>
                  <w:rFonts w:ascii="Calibri" w:hAnsi="Calibri" w:cs="Calibri"/>
                  <w:color w:val="000000"/>
                </w:rPr>
                <w:delText xml:space="preserve">BESTMAN TECHNICAL WORKS </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31E6DCD2" w14:textId="173CB610">
            <w:pPr>
              <w:rPr>
                <w:del w:author="KARLOVCEC, Barbara" w:date="2025-02-26T14:31:00Z" w16du:dateUtc="2025-02-26T13:31:00Z" w:id="4744"/>
                <w:rFonts w:ascii="Calibri" w:hAnsi="Calibri" w:cs="Calibri"/>
                <w:color w:val="000000"/>
              </w:rPr>
            </w:pPr>
            <w:del w:author="KARLOVCEC, Barbara" w:date="2025-02-26T14:31:00Z" w16du:dateUtc="2025-02-26T13:31:00Z" w:id="4745">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00B2307F" w14:textId="0A97896F">
            <w:pPr>
              <w:rPr>
                <w:del w:author="KARLOVCEC, Barbara" w:date="2025-02-26T14:31:00Z" w16du:dateUtc="2025-02-26T13:31:00Z" w:id="4746"/>
                <w:rFonts w:ascii="Calibri" w:hAnsi="Calibri" w:cs="Calibri"/>
                <w:color w:val="000000"/>
              </w:rPr>
            </w:pPr>
            <w:del w:author="KARLOVCEC, Barbara" w:date="2025-02-26T14:31:00Z" w16du:dateUtc="2025-02-26T13:31:00Z" w:id="4747">
              <w:r w:rsidRPr="005D5556" w:rsidDel="00CE235E">
                <w:rPr>
                  <w:rFonts w:ascii="Calibri" w:hAnsi="Calibri" w:cs="Calibri"/>
                  <w:color w:val="000000"/>
                </w:rPr>
                <w:delText>North West</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4EFB2132" w14:textId="393A6901">
            <w:pPr>
              <w:rPr>
                <w:del w:author="KARLOVCEC, Barbara" w:date="2025-02-26T14:31:00Z" w16du:dateUtc="2025-02-26T13:31:00Z" w:id="4748"/>
                <w:rFonts w:ascii="Calibri" w:hAnsi="Calibri" w:cs="Calibri"/>
                <w:color w:val="000000"/>
              </w:rPr>
            </w:pPr>
            <w:del w:author="KARLOVCEC, Barbara" w:date="2025-02-26T14:31:00Z" w16du:dateUtc="2025-02-26T13:31:00Z" w:id="4749">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9821B3" w:rsidDel="00CE235E" w:rsidP="00EB47B1" w:rsidRDefault="009821B3" w14:paraId="133569B0" w14:textId="10DB28CD">
            <w:pPr>
              <w:rPr>
                <w:del w:author="KARLOVCEC, Barbara" w:date="2025-02-26T14:31:00Z" w16du:dateUtc="2025-02-26T13:31:00Z" w:id="4750"/>
                <w:rFonts w:ascii="Calibri" w:hAnsi="Calibri" w:cs="Calibri"/>
                <w:color w:val="000000"/>
              </w:rPr>
            </w:pPr>
          </w:p>
        </w:tc>
      </w:tr>
      <w:tr w:rsidRPr="005D5556" w:rsidR="009821B3" w:rsidDel="00CE235E" w:rsidTr="005D5556" w14:paraId="455BC1F9" w14:textId="1DF30328">
        <w:trPr>
          <w:trHeight w:val="450"/>
          <w:del w:author="KARLOVCEC, Barbara" w:date="2025-02-26T14:31:00Z" w:id="4751"/>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9821B3" w:rsidDel="00CE235E" w:rsidP="00EB47B1" w:rsidRDefault="009821B3" w14:paraId="20D6FDB3" w14:textId="17B09F5A">
            <w:pPr>
              <w:rPr>
                <w:del w:author="KARLOVCEC, Barbara" w:date="2025-02-26T14:31:00Z" w16du:dateUtc="2025-02-26T13:31:00Z" w:id="4752"/>
                <w:rFonts w:ascii="Calibri" w:hAnsi="Calibri" w:cs="Calibri"/>
                <w:color w:val="000000"/>
              </w:rPr>
            </w:pPr>
            <w:del w:author="KARLOVCEC, Barbara" w:date="2025-02-26T14:31:00Z" w16du:dateUtc="2025-02-26T13:31:00Z" w:id="4753">
              <w:r w:rsidRPr="005D5556" w:rsidDel="00CE235E">
                <w:rPr>
                  <w:rFonts w:ascii="Calibri" w:hAnsi="Calibri" w:cs="Calibri"/>
                  <w:color w:val="000000"/>
                </w:rPr>
                <w:delText>52</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72CF6DDB" w14:textId="375BF1E3">
            <w:pPr>
              <w:rPr>
                <w:del w:author="KARLOVCEC, Barbara" w:date="2025-02-26T14:31:00Z" w16du:dateUtc="2025-02-26T13:31:00Z" w:id="4754"/>
                <w:rFonts w:ascii="Calibri" w:hAnsi="Calibri" w:cs="Calibri"/>
                <w:color w:val="000000"/>
              </w:rPr>
            </w:pPr>
            <w:del w:author="KARLOVCEC, Barbara" w:date="2025-02-26T14:31:00Z" w16du:dateUtc="2025-02-26T13:31:00Z" w:id="4755">
              <w:r w:rsidRPr="005D5556" w:rsidDel="00CE235E">
                <w:rPr>
                  <w:rFonts w:ascii="Calibri" w:hAnsi="Calibri" w:cs="Calibri"/>
                  <w:color w:val="000000"/>
                </w:rPr>
                <w:delText>Taoteco Technical Works</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1AB65363" w14:textId="184FD414">
            <w:pPr>
              <w:rPr>
                <w:del w:author="KARLOVCEC, Barbara" w:date="2025-02-26T14:31:00Z" w16du:dateUtc="2025-02-26T13:31:00Z" w:id="4756"/>
                <w:rFonts w:ascii="Calibri" w:hAnsi="Calibri" w:cs="Calibri"/>
                <w:color w:val="000000"/>
              </w:rPr>
            </w:pPr>
            <w:del w:author="KARLOVCEC, Barbara" w:date="2025-02-26T14:31:00Z" w16du:dateUtc="2025-02-26T13:31:00Z" w:id="4757">
              <w:r w:rsidRPr="005D5556" w:rsidDel="00CE235E">
                <w:rPr>
                  <w:rFonts w:ascii="Calibri" w:hAnsi="Calibri" w:cs="Calibri"/>
                  <w:color w:val="000000"/>
                </w:rPr>
                <w:delText>Kano/Kano</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5FA9B4EF" w14:textId="77E49866">
            <w:pPr>
              <w:rPr>
                <w:del w:author="KARLOVCEC, Barbara" w:date="2025-02-26T14:31:00Z" w16du:dateUtc="2025-02-26T13:31:00Z" w:id="4758"/>
                <w:rFonts w:ascii="Calibri" w:hAnsi="Calibri" w:cs="Calibri"/>
                <w:color w:val="000000"/>
              </w:rPr>
            </w:pPr>
            <w:del w:author="KARLOVCEC, Barbara" w:date="2025-02-26T14:31:00Z" w16du:dateUtc="2025-02-26T13:31:00Z" w:id="4759">
              <w:r w:rsidRPr="005D5556" w:rsidDel="00CE235E">
                <w:rPr>
                  <w:rFonts w:ascii="Calibri" w:hAnsi="Calibri" w:cs="Calibri"/>
                  <w:color w:val="000000"/>
                </w:rPr>
                <w:delText>North West</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0C8F28F7" w14:textId="72C1B6EF">
            <w:pPr>
              <w:rPr>
                <w:del w:author="KARLOVCEC, Barbara" w:date="2025-02-26T14:31:00Z" w16du:dateUtc="2025-02-26T13:31:00Z" w:id="4760"/>
                <w:rFonts w:ascii="Calibri" w:hAnsi="Calibri" w:cs="Calibri"/>
                <w:color w:val="000000"/>
              </w:rPr>
            </w:pPr>
            <w:del w:author="KARLOVCEC, Barbara" w:date="2025-02-26T14:31:00Z" w16du:dateUtc="2025-02-26T13:31:00Z" w:id="4761">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COLD ROOM</w:delText>
              </w:r>
            </w:del>
          </w:p>
        </w:tc>
        <w:tc>
          <w:tcPr>
            <w:tcW w:w="2353" w:type="dxa"/>
            <w:vMerge/>
            <w:tcBorders>
              <w:left w:val="nil"/>
              <w:right w:val="single" w:color="auto" w:sz="4" w:space="0"/>
            </w:tcBorders>
            <w:shd w:val="clear" w:color="auto" w:fill="auto"/>
            <w:noWrap/>
            <w:vAlign w:val="bottom"/>
            <w:hideMark/>
          </w:tcPr>
          <w:p w:rsidRPr="005D5556" w:rsidR="009821B3" w:rsidDel="00CE235E" w:rsidP="00EB47B1" w:rsidRDefault="009821B3" w14:paraId="6B235409" w14:textId="0C93D22F">
            <w:pPr>
              <w:rPr>
                <w:del w:author="KARLOVCEC, Barbara" w:date="2025-02-26T14:31:00Z" w16du:dateUtc="2025-02-26T13:31:00Z" w:id="4762"/>
                <w:rFonts w:ascii="Calibri" w:hAnsi="Calibri" w:cs="Calibri"/>
                <w:color w:val="000000"/>
              </w:rPr>
            </w:pPr>
          </w:p>
        </w:tc>
      </w:tr>
      <w:tr w:rsidRPr="005D5556" w:rsidR="009821B3" w:rsidDel="00CE235E" w:rsidTr="005D5556" w14:paraId="4FAA2AF1" w14:textId="46FFF4CF">
        <w:trPr>
          <w:trHeight w:val="450"/>
          <w:del w:author="KARLOVCEC, Barbara" w:date="2025-02-26T14:31:00Z" w:id="4763"/>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9821B3" w:rsidDel="00CE235E" w:rsidP="00EB47B1" w:rsidRDefault="009821B3" w14:paraId="6C2D4C17" w14:textId="655B9473">
            <w:pPr>
              <w:rPr>
                <w:del w:author="KARLOVCEC, Barbara" w:date="2025-02-26T14:31:00Z" w16du:dateUtc="2025-02-26T13:31:00Z" w:id="4764"/>
                <w:rFonts w:ascii="Calibri" w:hAnsi="Calibri" w:cs="Calibri"/>
                <w:color w:val="000000"/>
              </w:rPr>
            </w:pPr>
            <w:del w:author="KARLOVCEC, Barbara" w:date="2025-02-26T14:31:00Z" w16du:dateUtc="2025-02-26T13:31:00Z" w:id="4765">
              <w:r w:rsidRPr="005D5556" w:rsidDel="00CE235E">
                <w:rPr>
                  <w:rFonts w:ascii="Calibri" w:hAnsi="Calibri" w:cs="Calibri"/>
                  <w:color w:val="000000"/>
                </w:rPr>
                <w:delText>53</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20CCF802" w14:textId="0F12723F">
            <w:pPr>
              <w:rPr>
                <w:del w:author="KARLOVCEC, Barbara" w:date="2025-02-26T14:31:00Z" w16du:dateUtc="2025-02-26T13:31:00Z" w:id="4766"/>
                <w:rFonts w:ascii="Calibri" w:hAnsi="Calibri" w:cs="Calibri"/>
                <w:color w:val="000000"/>
              </w:rPr>
            </w:pPr>
            <w:del w:author="KARLOVCEC, Barbara" w:date="2025-02-26T14:31:00Z" w16du:dateUtc="2025-02-26T13:31:00Z" w:id="4767">
              <w:r w:rsidRPr="005D5556" w:rsidDel="00CE235E">
                <w:rPr>
                  <w:rFonts w:ascii="Calibri" w:hAnsi="Calibri" w:cs="Calibri"/>
                  <w:color w:val="000000"/>
                </w:rPr>
                <w:delText>Aray Home Air Conditioning Clinic</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72531CB2" w14:textId="3EEC62E5">
            <w:pPr>
              <w:rPr>
                <w:del w:author="KARLOVCEC, Barbara" w:date="2025-02-26T14:31:00Z" w16du:dateUtc="2025-02-26T13:31:00Z" w:id="4768"/>
                <w:rFonts w:ascii="Calibri" w:hAnsi="Calibri" w:cs="Calibri"/>
                <w:color w:val="000000"/>
              </w:rPr>
            </w:pPr>
            <w:del w:author="KARLOVCEC, Barbara" w:date="2025-02-26T14:31:00Z" w16du:dateUtc="2025-02-26T13:31:00Z" w:id="4769">
              <w:r w:rsidRPr="005D5556" w:rsidDel="00CE235E">
                <w:rPr>
                  <w:rFonts w:ascii="Calibri" w:hAnsi="Calibri" w:cs="Calibri"/>
                  <w:color w:val="000000"/>
                </w:rPr>
                <w:delText>Kano/Kano</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7980CCCD" w14:textId="04FE7BA9">
            <w:pPr>
              <w:rPr>
                <w:del w:author="KARLOVCEC, Barbara" w:date="2025-02-26T14:31:00Z" w16du:dateUtc="2025-02-26T13:31:00Z" w:id="4770"/>
                <w:rFonts w:ascii="Calibri" w:hAnsi="Calibri" w:cs="Calibri"/>
                <w:color w:val="000000"/>
              </w:rPr>
            </w:pPr>
            <w:del w:author="KARLOVCEC, Barbara" w:date="2025-02-26T14:31:00Z" w16du:dateUtc="2025-02-26T13:31:00Z" w:id="4771">
              <w:r w:rsidRPr="005D5556" w:rsidDel="00CE235E">
                <w:rPr>
                  <w:rFonts w:ascii="Calibri" w:hAnsi="Calibri" w:cs="Calibri"/>
                  <w:color w:val="000000"/>
                </w:rPr>
                <w:delText>North West</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5D3DC34A" w14:textId="2EB69B3A">
            <w:pPr>
              <w:rPr>
                <w:del w:author="KARLOVCEC, Barbara" w:date="2025-02-26T14:31:00Z" w16du:dateUtc="2025-02-26T13:31:00Z" w:id="4772"/>
                <w:rFonts w:ascii="Calibri" w:hAnsi="Calibri" w:cs="Calibri"/>
                <w:color w:val="000000"/>
              </w:rPr>
            </w:pPr>
            <w:del w:author="KARLOVCEC, Barbara" w:date="2025-02-26T14:31:00Z" w16du:dateUtc="2025-02-26T13:31:00Z" w:id="4773">
              <w:r w:rsidRPr="005D5556" w:rsidDel="00CE235E">
                <w:rPr>
                  <w:rFonts w:ascii="Calibri" w:hAnsi="Calibri" w:cs="Calibri"/>
                  <w:color w:val="000000"/>
                </w:rPr>
                <w:delText>ICE  MAKING MACHINE/ COLD ROOM</w:delText>
              </w:r>
            </w:del>
          </w:p>
        </w:tc>
        <w:tc>
          <w:tcPr>
            <w:tcW w:w="2353" w:type="dxa"/>
            <w:vMerge/>
            <w:tcBorders>
              <w:left w:val="nil"/>
              <w:right w:val="single" w:color="auto" w:sz="4" w:space="0"/>
            </w:tcBorders>
            <w:shd w:val="clear" w:color="auto" w:fill="auto"/>
            <w:noWrap/>
            <w:vAlign w:val="bottom"/>
            <w:hideMark/>
          </w:tcPr>
          <w:p w:rsidRPr="005D5556" w:rsidR="009821B3" w:rsidDel="00CE235E" w:rsidP="00EB47B1" w:rsidRDefault="009821B3" w14:paraId="2579E09A" w14:textId="2E6DD7E3">
            <w:pPr>
              <w:rPr>
                <w:del w:author="KARLOVCEC, Barbara" w:date="2025-02-26T14:31:00Z" w16du:dateUtc="2025-02-26T13:31:00Z" w:id="4774"/>
                <w:rFonts w:ascii="Calibri" w:hAnsi="Calibri" w:cs="Calibri"/>
                <w:color w:val="000000"/>
              </w:rPr>
            </w:pPr>
          </w:p>
        </w:tc>
      </w:tr>
      <w:tr w:rsidRPr="005D5556" w:rsidR="009821B3" w:rsidDel="00CE235E" w:rsidTr="005D5556" w14:paraId="0B7D5070" w14:textId="68003A5D">
        <w:trPr>
          <w:trHeight w:val="450"/>
          <w:del w:author="KARLOVCEC, Barbara" w:date="2025-02-26T14:31:00Z" w:id="4775"/>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9821B3" w:rsidDel="00CE235E" w:rsidP="00EB47B1" w:rsidRDefault="009821B3" w14:paraId="4E3E45D4" w14:textId="3E8F0FAD">
            <w:pPr>
              <w:rPr>
                <w:del w:author="KARLOVCEC, Barbara" w:date="2025-02-26T14:31:00Z" w16du:dateUtc="2025-02-26T13:31:00Z" w:id="4776"/>
                <w:rFonts w:ascii="Calibri" w:hAnsi="Calibri" w:cs="Calibri"/>
                <w:color w:val="000000"/>
              </w:rPr>
            </w:pPr>
            <w:del w:author="KARLOVCEC, Barbara" w:date="2025-02-26T14:31:00Z" w16du:dateUtc="2025-02-26T13:31:00Z" w:id="4777">
              <w:r w:rsidRPr="005D5556" w:rsidDel="00CE235E">
                <w:rPr>
                  <w:rFonts w:ascii="Calibri" w:hAnsi="Calibri" w:cs="Calibri"/>
                  <w:color w:val="000000"/>
                </w:rPr>
                <w:delText>54</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4609AD88" w14:textId="27AABF3D">
            <w:pPr>
              <w:rPr>
                <w:del w:author="KARLOVCEC, Barbara" w:date="2025-02-26T14:31:00Z" w16du:dateUtc="2025-02-26T13:31:00Z" w:id="4778"/>
                <w:rFonts w:ascii="Calibri" w:hAnsi="Calibri" w:cs="Calibri"/>
                <w:color w:val="000000"/>
              </w:rPr>
            </w:pPr>
            <w:del w:author="KARLOVCEC, Barbara" w:date="2025-02-26T14:31:00Z" w16du:dateUtc="2025-02-26T13:31:00Z" w:id="4779">
              <w:r w:rsidRPr="005D5556" w:rsidDel="00CE235E">
                <w:rPr>
                  <w:rFonts w:ascii="Calibri" w:hAnsi="Calibri" w:cs="Calibri"/>
                  <w:color w:val="000000"/>
                </w:rPr>
                <w:delText>God With Us Feel Engineered Works</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7C531A3C" w14:textId="6A0AB798">
            <w:pPr>
              <w:rPr>
                <w:del w:author="KARLOVCEC, Barbara" w:date="2025-02-26T14:31:00Z" w16du:dateUtc="2025-02-26T13:31:00Z" w:id="4780"/>
                <w:rFonts w:ascii="Calibri" w:hAnsi="Calibri" w:cs="Calibri"/>
                <w:color w:val="000000"/>
              </w:rPr>
            </w:pPr>
            <w:del w:author="KARLOVCEC, Barbara" w:date="2025-02-26T14:31:00Z" w16du:dateUtc="2025-02-26T13:31:00Z" w:id="4781">
              <w:r w:rsidRPr="005D5556" w:rsidDel="00CE235E">
                <w:rPr>
                  <w:rFonts w:ascii="Calibri" w:hAnsi="Calibri" w:cs="Calibri"/>
                  <w:color w:val="000000"/>
                </w:rPr>
                <w:delText>Kaduna/Kaduna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1B227C37" w14:textId="77B8829B">
            <w:pPr>
              <w:rPr>
                <w:del w:author="KARLOVCEC, Barbara" w:date="2025-02-26T14:31:00Z" w16du:dateUtc="2025-02-26T13:31:00Z" w:id="4782"/>
                <w:rFonts w:ascii="Calibri" w:hAnsi="Calibri" w:cs="Calibri"/>
                <w:color w:val="000000"/>
              </w:rPr>
            </w:pPr>
            <w:del w:author="KARLOVCEC, Barbara" w:date="2025-02-26T14:31:00Z" w16du:dateUtc="2025-02-26T13:31:00Z" w:id="4783">
              <w:r w:rsidRPr="005D5556" w:rsidDel="00CE235E">
                <w:rPr>
                  <w:rFonts w:ascii="Calibri" w:hAnsi="Calibri" w:cs="Calibri"/>
                  <w:color w:val="000000"/>
                </w:rPr>
                <w:delText>North West</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15040CBF" w14:textId="0D8CB99D">
            <w:pPr>
              <w:rPr>
                <w:del w:author="KARLOVCEC, Barbara" w:date="2025-02-26T14:31:00Z" w16du:dateUtc="2025-02-26T13:31:00Z" w:id="4784"/>
                <w:rFonts w:ascii="Calibri" w:hAnsi="Calibri" w:cs="Calibri"/>
                <w:color w:val="000000"/>
              </w:rPr>
            </w:pPr>
            <w:del w:author="KARLOVCEC, Barbara" w:date="2025-02-26T14:31:00Z" w16du:dateUtc="2025-02-26T13:31:00Z" w:id="4785">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9821B3" w:rsidDel="00CE235E" w:rsidP="00EB47B1" w:rsidRDefault="009821B3" w14:paraId="5769A8CB" w14:textId="6AB97667">
            <w:pPr>
              <w:rPr>
                <w:del w:author="KARLOVCEC, Barbara" w:date="2025-02-26T14:31:00Z" w16du:dateUtc="2025-02-26T13:31:00Z" w:id="4786"/>
                <w:rFonts w:ascii="Calibri" w:hAnsi="Calibri" w:cs="Calibri"/>
                <w:color w:val="000000"/>
              </w:rPr>
            </w:pPr>
          </w:p>
        </w:tc>
      </w:tr>
      <w:tr w:rsidRPr="005D5556" w:rsidR="009821B3" w:rsidDel="00CE235E" w:rsidTr="005D5556" w14:paraId="59C5C98C" w14:textId="7E95D8C2">
        <w:trPr>
          <w:trHeight w:val="450"/>
          <w:del w:author="KARLOVCEC, Barbara" w:date="2025-02-26T14:31:00Z" w:id="4787"/>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9821B3" w:rsidDel="00CE235E" w:rsidP="00EB47B1" w:rsidRDefault="009821B3" w14:paraId="6183803F" w14:textId="075093D1">
            <w:pPr>
              <w:rPr>
                <w:del w:author="KARLOVCEC, Barbara" w:date="2025-02-26T14:31:00Z" w16du:dateUtc="2025-02-26T13:31:00Z" w:id="4788"/>
                <w:rFonts w:ascii="Calibri" w:hAnsi="Calibri" w:cs="Calibri"/>
                <w:color w:val="000000"/>
              </w:rPr>
            </w:pPr>
            <w:del w:author="KARLOVCEC, Barbara" w:date="2025-02-26T14:31:00Z" w16du:dateUtc="2025-02-26T13:31:00Z" w:id="4789">
              <w:r w:rsidRPr="005D5556" w:rsidDel="00CE235E">
                <w:rPr>
                  <w:rFonts w:ascii="Calibri" w:hAnsi="Calibri" w:cs="Calibri"/>
                  <w:color w:val="000000"/>
                </w:rPr>
                <w:delText>55</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0CDBED7F" w14:textId="6BB670AC">
            <w:pPr>
              <w:rPr>
                <w:del w:author="KARLOVCEC, Barbara" w:date="2025-02-26T14:31:00Z" w16du:dateUtc="2025-02-26T13:31:00Z" w:id="4790"/>
                <w:rFonts w:ascii="Calibri" w:hAnsi="Calibri" w:cs="Calibri"/>
                <w:color w:val="000000"/>
              </w:rPr>
            </w:pPr>
            <w:del w:author="KARLOVCEC, Barbara" w:date="2025-02-26T14:31:00Z" w16du:dateUtc="2025-02-26T13:31:00Z" w:id="4791">
              <w:r w:rsidRPr="005D5556" w:rsidDel="00CE235E">
                <w:rPr>
                  <w:rFonts w:ascii="Calibri" w:hAnsi="Calibri" w:cs="Calibri"/>
                  <w:color w:val="000000"/>
                </w:rPr>
                <w:delText>Tunde Technical Services</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6C32D73C" w14:textId="0AB1E528">
            <w:pPr>
              <w:rPr>
                <w:del w:author="KARLOVCEC, Barbara" w:date="2025-02-26T14:31:00Z" w16du:dateUtc="2025-02-26T13:31:00Z" w:id="4792"/>
                <w:rFonts w:ascii="Calibri" w:hAnsi="Calibri" w:cs="Calibri"/>
                <w:color w:val="000000"/>
              </w:rPr>
            </w:pPr>
            <w:del w:author="KARLOVCEC, Barbara" w:date="2025-02-26T14:31:00Z" w16du:dateUtc="2025-02-26T13:31:00Z" w:id="4793">
              <w:r w:rsidRPr="005D5556" w:rsidDel="00CE235E">
                <w:rPr>
                  <w:rFonts w:ascii="Calibri" w:hAnsi="Calibri" w:cs="Calibri"/>
                  <w:color w:val="000000"/>
                </w:rPr>
                <w:delText>Kano/Kano</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7577F82D" w14:textId="4E047545">
            <w:pPr>
              <w:rPr>
                <w:del w:author="KARLOVCEC, Barbara" w:date="2025-02-26T14:31:00Z" w16du:dateUtc="2025-02-26T13:31:00Z" w:id="4794"/>
                <w:rFonts w:ascii="Calibri" w:hAnsi="Calibri" w:cs="Calibri"/>
                <w:color w:val="000000"/>
              </w:rPr>
            </w:pPr>
            <w:del w:author="KARLOVCEC, Barbara" w:date="2025-02-26T14:31:00Z" w16du:dateUtc="2025-02-26T13:31:00Z" w:id="4795">
              <w:r w:rsidRPr="005D5556" w:rsidDel="00CE235E">
                <w:rPr>
                  <w:rFonts w:ascii="Calibri" w:hAnsi="Calibri" w:cs="Calibri"/>
                  <w:color w:val="000000"/>
                </w:rPr>
                <w:delText>North West</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1678DF65" w14:textId="39ED8AD8">
            <w:pPr>
              <w:rPr>
                <w:del w:author="KARLOVCEC, Barbara" w:date="2025-02-26T14:31:00Z" w16du:dateUtc="2025-02-26T13:31:00Z" w:id="4796"/>
                <w:rFonts w:ascii="Calibri" w:hAnsi="Calibri" w:cs="Calibri"/>
                <w:color w:val="000000"/>
              </w:rPr>
            </w:pPr>
            <w:del w:author="KARLOVCEC, Barbara" w:date="2025-02-26T14:31:00Z" w16du:dateUtc="2025-02-26T13:31:00Z" w:id="4797">
              <w:r w:rsidRPr="005D5556" w:rsidDel="00CE235E">
                <w:rPr>
                  <w:rFonts w:ascii="Calibri" w:hAnsi="Calibri" w:cs="Calibri"/>
                  <w:color w:val="000000"/>
                </w:rPr>
                <w:delText>ICE  MAKING MACHINE</w:delText>
              </w:r>
            </w:del>
          </w:p>
        </w:tc>
        <w:tc>
          <w:tcPr>
            <w:tcW w:w="2353" w:type="dxa"/>
            <w:vMerge/>
            <w:tcBorders>
              <w:left w:val="nil"/>
              <w:right w:val="single" w:color="auto" w:sz="4" w:space="0"/>
            </w:tcBorders>
            <w:shd w:val="clear" w:color="auto" w:fill="auto"/>
            <w:noWrap/>
            <w:vAlign w:val="bottom"/>
            <w:hideMark/>
          </w:tcPr>
          <w:p w:rsidRPr="005D5556" w:rsidR="009821B3" w:rsidDel="00CE235E" w:rsidP="00EB47B1" w:rsidRDefault="009821B3" w14:paraId="361EE1B6" w14:textId="68F448B3">
            <w:pPr>
              <w:rPr>
                <w:del w:author="KARLOVCEC, Barbara" w:date="2025-02-26T14:31:00Z" w16du:dateUtc="2025-02-26T13:31:00Z" w:id="4798"/>
                <w:rFonts w:ascii="Calibri" w:hAnsi="Calibri" w:cs="Calibri"/>
                <w:color w:val="000000"/>
              </w:rPr>
            </w:pPr>
          </w:p>
        </w:tc>
      </w:tr>
      <w:tr w:rsidRPr="005D5556" w:rsidR="009821B3" w:rsidDel="00CE235E" w:rsidTr="005D5556" w14:paraId="7E91AF82" w14:textId="17FD2745">
        <w:trPr>
          <w:trHeight w:val="450"/>
          <w:del w:author="KARLOVCEC, Barbara" w:date="2025-02-26T14:31:00Z" w:id="4799"/>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9821B3" w:rsidDel="00CE235E" w:rsidP="00EB47B1" w:rsidRDefault="009821B3" w14:paraId="13D1F62D" w14:textId="659017A4">
            <w:pPr>
              <w:rPr>
                <w:del w:author="KARLOVCEC, Barbara" w:date="2025-02-26T14:31:00Z" w16du:dateUtc="2025-02-26T13:31:00Z" w:id="4800"/>
                <w:rFonts w:ascii="Calibri" w:hAnsi="Calibri" w:cs="Calibri"/>
                <w:color w:val="000000"/>
              </w:rPr>
            </w:pPr>
            <w:del w:author="KARLOVCEC, Barbara" w:date="2025-02-26T14:31:00Z" w16du:dateUtc="2025-02-26T13:31:00Z" w:id="4801">
              <w:r w:rsidRPr="005D5556" w:rsidDel="00CE235E">
                <w:rPr>
                  <w:rFonts w:ascii="Calibri" w:hAnsi="Calibri" w:cs="Calibri"/>
                  <w:color w:val="000000"/>
                </w:rPr>
                <w:delText>56</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78DDC88D" w14:textId="5144FCE9">
            <w:pPr>
              <w:rPr>
                <w:del w:author="KARLOVCEC, Barbara" w:date="2025-02-26T14:31:00Z" w16du:dateUtc="2025-02-26T13:31:00Z" w:id="4802"/>
                <w:rFonts w:ascii="Calibri" w:hAnsi="Calibri" w:cs="Calibri"/>
                <w:color w:val="000000"/>
              </w:rPr>
            </w:pPr>
            <w:del w:author="KARLOVCEC, Barbara" w:date="2025-02-26T14:31:00Z" w16du:dateUtc="2025-02-26T13:31:00Z" w:id="4803">
              <w:r w:rsidRPr="005D5556" w:rsidDel="00CE235E">
                <w:rPr>
                  <w:rFonts w:ascii="Calibri" w:hAnsi="Calibri" w:cs="Calibri"/>
                  <w:color w:val="000000"/>
                </w:rPr>
                <w:delText>Tadlok enterprises</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6F63CFDE" w14:textId="5237E8B2">
            <w:pPr>
              <w:rPr>
                <w:del w:author="KARLOVCEC, Barbara" w:date="2025-02-26T14:31:00Z" w16du:dateUtc="2025-02-26T13:31:00Z" w:id="4804"/>
                <w:rFonts w:ascii="Calibri" w:hAnsi="Calibri" w:cs="Calibri"/>
                <w:color w:val="000000"/>
              </w:rPr>
            </w:pPr>
            <w:del w:author="KARLOVCEC, Barbara" w:date="2025-02-26T14:31:00Z" w16du:dateUtc="2025-02-26T13:31:00Z" w:id="4805">
              <w:r w:rsidRPr="005D5556" w:rsidDel="00CE235E">
                <w:rPr>
                  <w:rFonts w:ascii="Calibri" w:hAnsi="Calibri" w:cs="Calibri"/>
                  <w:color w:val="000000"/>
                </w:rPr>
                <w:delText>Kano/Kano</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632A6138" w14:textId="421721D6">
            <w:pPr>
              <w:rPr>
                <w:del w:author="KARLOVCEC, Barbara" w:date="2025-02-26T14:31:00Z" w16du:dateUtc="2025-02-26T13:31:00Z" w:id="4806"/>
                <w:rFonts w:ascii="Calibri" w:hAnsi="Calibri" w:cs="Calibri"/>
                <w:color w:val="000000"/>
              </w:rPr>
            </w:pPr>
            <w:del w:author="KARLOVCEC, Barbara" w:date="2025-02-26T14:31:00Z" w16du:dateUtc="2025-02-26T13:31:00Z" w:id="4807">
              <w:r w:rsidRPr="005D5556" w:rsidDel="00CE235E">
                <w:rPr>
                  <w:rFonts w:ascii="Calibri" w:hAnsi="Calibri" w:cs="Calibri"/>
                  <w:color w:val="000000"/>
                </w:rPr>
                <w:delText>North west</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6BE09EFF" w14:textId="3E1E33CF">
            <w:pPr>
              <w:rPr>
                <w:del w:author="KARLOVCEC, Barbara" w:date="2025-02-26T14:31:00Z" w16du:dateUtc="2025-02-26T13:31:00Z" w:id="4808"/>
                <w:rFonts w:ascii="Calibri" w:hAnsi="Calibri" w:cs="Calibri"/>
                <w:color w:val="000000"/>
              </w:rPr>
            </w:pPr>
            <w:del w:author="KARLOVCEC, Barbara" w:date="2025-02-26T14:31:00Z" w16du:dateUtc="2025-02-26T13:31:00Z" w:id="4809">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COLD ROOM</w:delText>
              </w:r>
            </w:del>
          </w:p>
        </w:tc>
        <w:tc>
          <w:tcPr>
            <w:tcW w:w="2353" w:type="dxa"/>
            <w:vMerge/>
            <w:tcBorders>
              <w:left w:val="nil"/>
              <w:right w:val="single" w:color="auto" w:sz="4" w:space="0"/>
            </w:tcBorders>
            <w:shd w:val="clear" w:color="auto" w:fill="auto"/>
            <w:noWrap/>
            <w:vAlign w:val="bottom"/>
            <w:hideMark/>
          </w:tcPr>
          <w:p w:rsidRPr="005D5556" w:rsidR="009821B3" w:rsidDel="00CE235E" w:rsidP="00EB47B1" w:rsidRDefault="009821B3" w14:paraId="23408DEE" w14:textId="27B64EE3">
            <w:pPr>
              <w:rPr>
                <w:del w:author="KARLOVCEC, Barbara" w:date="2025-02-26T14:31:00Z" w16du:dateUtc="2025-02-26T13:31:00Z" w:id="4810"/>
                <w:rFonts w:ascii="Calibri" w:hAnsi="Calibri" w:cs="Calibri"/>
                <w:color w:val="000000"/>
              </w:rPr>
            </w:pPr>
          </w:p>
        </w:tc>
      </w:tr>
      <w:tr w:rsidRPr="005D5556" w:rsidR="009821B3" w:rsidDel="00CE235E" w:rsidTr="005D5556" w14:paraId="3C9E1D93" w14:textId="197EFBF3">
        <w:trPr>
          <w:trHeight w:val="450"/>
          <w:del w:author="KARLOVCEC, Barbara" w:date="2025-02-26T14:31:00Z" w:id="4811"/>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9821B3" w:rsidDel="00CE235E" w:rsidP="00EB47B1" w:rsidRDefault="009821B3" w14:paraId="36071C71" w14:textId="33963B24">
            <w:pPr>
              <w:rPr>
                <w:del w:author="KARLOVCEC, Barbara" w:date="2025-02-26T14:31:00Z" w16du:dateUtc="2025-02-26T13:31:00Z" w:id="4812"/>
                <w:rFonts w:ascii="Calibri" w:hAnsi="Calibri" w:cs="Calibri"/>
                <w:color w:val="000000"/>
              </w:rPr>
            </w:pPr>
            <w:del w:author="KARLOVCEC, Barbara" w:date="2025-02-26T14:31:00Z" w16du:dateUtc="2025-02-26T13:31:00Z" w:id="4813">
              <w:r w:rsidRPr="005D5556" w:rsidDel="00CE235E">
                <w:rPr>
                  <w:rFonts w:ascii="Calibri" w:hAnsi="Calibri" w:cs="Calibri"/>
                  <w:color w:val="000000"/>
                </w:rPr>
                <w:delText>57</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49DAEB99" w14:textId="1585022D">
            <w:pPr>
              <w:rPr>
                <w:del w:author="KARLOVCEC, Barbara" w:date="2025-02-26T14:31:00Z" w16du:dateUtc="2025-02-26T13:31:00Z" w:id="4814"/>
                <w:rFonts w:ascii="Calibri" w:hAnsi="Calibri" w:cs="Calibri"/>
                <w:color w:val="000000"/>
              </w:rPr>
            </w:pPr>
            <w:del w:author="KARLOVCEC, Barbara" w:date="2025-02-26T14:31:00Z" w16du:dateUtc="2025-02-26T13:31:00Z" w:id="4815">
              <w:r w:rsidRPr="005D5556" w:rsidDel="00CE235E">
                <w:rPr>
                  <w:rFonts w:ascii="Calibri" w:hAnsi="Calibri" w:cs="Calibri"/>
                  <w:color w:val="000000"/>
                </w:rPr>
                <w:delText>Champion Technical Company</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6E8D3089" w14:textId="6A77E8FC">
            <w:pPr>
              <w:rPr>
                <w:del w:author="KARLOVCEC, Barbara" w:date="2025-02-26T14:31:00Z" w16du:dateUtc="2025-02-26T13:31:00Z" w:id="4816"/>
                <w:rFonts w:ascii="Calibri" w:hAnsi="Calibri" w:cs="Calibri"/>
                <w:color w:val="000000"/>
              </w:rPr>
            </w:pPr>
            <w:del w:author="KARLOVCEC, Barbara" w:date="2025-02-26T14:31:00Z" w16du:dateUtc="2025-02-26T13:31:00Z" w:id="4817">
              <w:r w:rsidRPr="005D5556" w:rsidDel="00CE235E">
                <w:rPr>
                  <w:rFonts w:ascii="Calibri" w:hAnsi="Calibri" w:cs="Calibri"/>
                  <w:color w:val="000000"/>
                </w:rPr>
                <w:delText>Kano/Kano</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398BDD73" w14:textId="3A6448A8">
            <w:pPr>
              <w:rPr>
                <w:del w:author="KARLOVCEC, Barbara" w:date="2025-02-26T14:31:00Z" w16du:dateUtc="2025-02-26T13:31:00Z" w:id="4818"/>
                <w:rFonts w:ascii="Calibri" w:hAnsi="Calibri" w:cs="Calibri"/>
                <w:color w:val="000000"/>
              </w:rPr>
            </w:pPr>
            <w:del w:author="KARLOVCEC, Barbara" w:date="2025-02-26T14:31:00Z" w16du:dateUtc="2025-02-26T13:31:00Z" w:id="4819">
              <w:r w:rsidRPr="005D5556" w:rsidDel="00CE235E">
                <w:rPr>
                  <w:rFonts w:ascii="Calibri" w:hAnsi="Calibri" w:cs="Calibri"/>
                  <w:color w:val="000000"/>
                </w:rPr>
                <w:delText>North West</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45BB4AFC" w14:textId="378D49C3">
            <w:pPr>
              <w:rPr>
                <w:del w:author="KARLOVCEC, Barbara" w:date="2025-02-26T14:31:00Z" w16du:dateUtc="2025-02-26T13:31:00Z" w:id="4820"/>
                <w:rFonts w:ascii="Calibri" w:hAnsi="Calibri" w:cs="Calibri"/>
                <w:color w:val="000000"/>
              </w:rPr>
            </w:pPr>
            <w:del w:author="KARLOVCEC, Barbara" w:date="2025-02-26T14:31:00Z" w16du:dateUtc="2025-02-26T13:31:00Z" w:id="4821">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COLD ROOM</w:delText>
              </w:r>
            </w:del>
          </w:p>
        </w:tc>
        <w:tc>
          <w:tcPr>
            <w:tcW w:w="2353" w:type="dxa"/>
            <w:vMerge/>
            <w:tcBorders>
              <w:left w:val="nil"/>
              <w:right w:val="single" w:color="auto" w:sz="4" w:space="0"/>
            </w:tcBorders>
            <w:shd w:val="clear" w:color="auto" w:fill="auto"/>
            <w:noWrap/>
            <w:vAlign w:val="bottom"/>
            <w:hideMark/>
          </w:tcPr>
          <w:p w:rsidRPr="005D5556" w:rsidR="009821B3" w:rsidDel="00CE235E" w:rsidP="00EB47B1" w:rsidRDefault="009821B3" w14:paraId="3D3886F4" w14:textId="4253876B">
            <w:pPr>
              <w:rPr>
                <w:del w:author="KARLOVCEC, Barbara" w:date="2025-02-26T14:31:00Z" w16du:dateUtc="2025-02-26T13:31:00Z" w:id="4822"/>
                <w:rFonts w:ascii="Calibri" w:hAnsi="Calibri" w:cs="Calibri"/>
                <w:color w:val="000000"/>
              </w:rPr>
            </w:pPr>
          </w:p>
        </w:tc>
      </w:tr>
      <w:tr w:rsidRPr="005D5556" w:rsidR="009821B3" w:rsidDel="00CE235E" w:rsidTr="005D5556" w14:paraId="7D201343" w14:textId="5D2D989D">
        <w:trPr>
          <w:trHeight w:val="450"/>
          <w:del w:author="KARLOVCEC, Barbara" w:date="2025-02-26T14:31:00Z" w:id="4823"/>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9821B3" w:rsidDel="00CE235E" w:rsidP="00EB47B1" w:rsidRDefault="009821B3" w14:paraId="18E16F90" w14:textId="510925FF">
            <w:pPr>
              <w:rPr>
                <w:del w:author="KARLOVCEC, Barbara" w:date="2025-02-26T14:31:00Z" w16du:dateUtc="2025-02-26T13:31:00Z" w:id="4824"/>
                <w:rFonts w:ascii="Calibri" w:hAnsi="Calibri" w:cs="Calibri"/>
                <w:color w:val="000000"/>
              </w:rPr>
            </w:pPr>
            <w:del w:author="KARLOVCEC, Barbara" w:date="2025-02-26T14:31:00Z" w16du:dateUtc="2025-02-26T13:31:00Z" w:id="4825">
              <w:r w:rsidRPr="005D5556" w:rsidDel="00CE235E">
                <w:rPr>
                  <w:rFonts w:ascii="Calibri" w:hAnsi="Calibri" w:cs="Calibri"/>
                  <w:color w:val="000000"/>
                </w:rPr>
                <w:delText>58</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1B81B504" w14:textId="320956B9">
            <w:pPr>
              <w:rPr>
                <w:del w:author="KARLOVCEC, Barbara" w:date="2025-02-26T14:31:00Z" w16du:dateUtc="2025-02-26T13:31:00Z" w:id="4826"/>
                <w:rFonts w:ascii="Calibri" w:hAnsi="Calibri" w:cs="Calibri"/>
                <w:color w:val="000000"/>
              </w:rPr>
            </w:pPr>
            <w:del w:author="KARLOVCEC, Barbara" w:date="2025-02-26T14:31:00Z" w16du:dateUtc="2025-02-26T13:31:00Z" w:id="4827">
              <w:r w:rsidRPr="005D5556" w:rsidDel="00CE235E">
                <w:rPr>
                  <w:rFonts w:ascii="Calibri" w:hAnsi="Calibri" w:cs="Calibri"/>
                  <w:color w:val="000000"/>
                </w:rPr>
                <w:delText>Taiye Technical Works</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5A0A1BCA" w14:textId="53572EB9">
            <w:pPr>
              <w:rPr>
                <w:del w:author="KARLOVCEC, Barbara" w:date="2025-02-26T14:31:00Z" w16du:dateUtc="2025-02-26T13:31:00Z" w:id="4828"/>
                <w:rFonts w:ascii="Calibri" w:hAnsi="Calibri" w:cs="Calibri"/>
                <w:color w:val="000000"/>
              </w:rPr>
            </w:pPr>
            <w:del w:author="KARLOVCEC, Barbara" w:date="2025-02-26T14:31:00Z" w16du:dateUtc="2025-02-26T13:31:00Z" w:id="4829">
              <w:r w:rsidRPr="005D5556" w:rsidDel="00CE235E">
                <w:rPr>
                  <w:rFonts w:ascii="Calibri" w:hAnsi="Calibri" w:cs="Calibri"/>
                  <w:color w:val="000000"/>
                </w:rPr>
                <w:delText>Kano/Kano</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50D8FD35" w14:textId="20B038E0">
            <w:pPr>
              <w:rPr>
                <w:del w:author="KARLOVCEC, Barbara" w:date="2025-02-26T14:31:00Z" w16du:dateUtc="2025-02-26T13:31:00Z" w:id="4830"/>
                <w:rFonts w:ascii="Calibri" w:hAnsi="Calibri" w:cs="Calibri"/>
                <w:color w:val="000000"/>
              </w:rPr>
            </w:pPr>
            <w:del w:author="KARLOVCEC, Barbara" w:date="2025-02-26T14:31:00Z" w16du:dateUtc="2025-02-26T13:31:00Z" w:id="4831">
              <w:r w:rsidRPr="005D5556" w:rsidDel="00CE235E">
                <w:rPr>
                  <w:rFonts w:ascii="Calibri" w:hAnsi="Calibri" w:cs="Calibri"/>
                  <w:color w:val="000000"/>
                </w:rPr>
                <w:delText>North west</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2F76B884" w14:textId="649A2AEF">
            <w:pPr>
              <w:rPr>
                <w:del w:author="KARLOVCEC, Barbara" w:date="2025-02-26T14:31:00Z" w16du:dateUtc="2025-02-26T13:31:00Z" w:id="4832"/>
                <w:rFonts w:ascii="Calibri" w:hAnsi="Calibri" w:cs="Calibri"/>
                <w:color w:val="000000"/>
              </w:rPr>
            </w:pPr>
            <w:del w:author="KARLOVCEC, Barbara" w:date="2025-02-26T14:31:00Z" w16du:dateUtc="2025-02-26T13:31:00Z" w:id="4833">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COLD ROOM</w:delText>
              </w:r>
            </w:del>
          </w:p>
        </w:tc>
        <w:tc>
          <w:tcPr>
            <w:tcW w:w="2353" w:type="dxa"/>
            <w:vMerge/>
            <w:tcBorders>
              <w:left w:val="nil"/>
              <w:right w:val="single" w:color="auto" w:sz="4" w:space="0"/>
            </w:tcBorders>
            <w:shd w:val="clear" w:color="auto" w:fill="auto"/>
            <w:noWrap/>
            <w:vAlign w:val="bottom"/>
            <w:hideMark/>
          </w:tcPr>
          <w:p w:rsidRPr="005D5556" w:rsidR="009821B3" w:rsidDel="00CE235E" w:rsidP="00EB47B1" w:rsidRDefault="009821B3" w14:paraId="789166C2" w14:textId="096E07CA">
            <w:pPr>
              <w:rPr>
                <w:del w:author="KARLOVCEC, Barbara" w:date="2025-02-26T14:31:00Z" w16du:dateUtc="2025-02-26T13:31:00Z" w:id="4834"/>
                <w:rFonts w:ascii="Calibri" w:hAnsi="Calibri" w:cs="Calibri"/>
                <w:color w:val="000000"/>
              </w:rPr>
            </w:pPr>
          </w:p>
        </w:tc>
      </w:tr>
      <w:tr w:rsidRPr="005D5556" w:rsidR="009821B3" w:rsidDel="00CE235E" w:rsidTr="005D5556" w14:paraId="0FB187C2" w14:textId="7CF11038">
        <w:trPr>
          <w:trHeight w:val="450"/>
          <w:del w:author="KARLOVCEC, Barbara" w:date="2025-02-26T14:31:00Z" w:id="4835"/>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9821B3" w:rsidDel="00CE235E" w:rsidP="00EB47B1" w:rsidRDefault="009821B3" w14:paraId="528FFC08" w14:textId="183F1453">
            <w:pPr>
              <w:rPr>
                <w:del w:author="KARLOVCEC, Barbara" w:date="2025-02-26T14:31:00Z" w16du:dateUtc="2025-02-26T13:31:00Z" w:id="4836"/>
                <w:rFonts w:ascii="Calibri" w:hAnsi="Calibri" w:cs="Calibri"/>
                <w:color w:val="000000"/>
              </w:rPr>
            </w:pPr>
            <w:del w:author="KARLOVCEC, Barbara" w:date="2025-02-26T14:31:00Z" w16du:dateUtc="2025-02-26T13:31:00Z" w:id="4837">
              <w:r w:rsidRPr="005D5556" w:rsidDel="00CE235E">
                <w:rPr>
                  <w:rFonts w:ascii="Calibri" w:hAnsi="Calibri" w:cs="Calibri"/>
                  <w:color w:val="000000"/>
                </w:rPr>
                <w:delText>59</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78C4A122" w14:textId="38138285">
            <w:pPr>
              <w:rPr>
                <w:del w:author="KARLOVCEC, Barbara" w:date="2025-02-26T14:31:00Z" w16du:dateUtc="2025-02-26T13:31:00Z" w:id="4838"/>
                <w:rFonts w:ascii="Calibri" w:hAnsi="Calibri" w:cs="Calibri"/>
                <w:color w:val="000000"/>
              </w:rPr>
            </w:pPr>
            <w:del w:author="KARLOVCEC, Barbara" w:date="2025-02-26T14:31:00Z" w16du:dateUtc="2025-02-26T13:31:00Z" w:id="4839">
              <w:r w:rsidRPr="005D5556" w:rsidDel="00CE235E">
                <w:rPr>
                  <w:rFonts w:ascii="Calibri" w:hAnsi="Calibri" w:cs="Calibri"/>
                  <w:color w:val="000000"/>
                </w:rPr>
                <w:delText>Abbey Technical Company</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2A669A93" w14:textId="3F279384">
            <w:pPr>
              <w:rPr>
                <w:del w:author="KARLOVCEC, Barbara" w:date="2025-02-26T14:31:00Z" w16du:dateUtc="2025-02-26T13:31:00Z" w:id="4840"/>
                <w:rFonts w:ascii="Calibri" w:hAnsi="Calibri" w:cs="Calibri"/>
                <w:color w:val="000000"/>
              </w:rPr>
            </w:pPr>
            <w:del w:author="KARLOVCEC, Barbara" w:date="2025-02-26T14:31:00Z" w16du:dateUtc="2025-02-26T13:31:00Z" w:id="4841">
              <w:r w:rsidRPr="005D5556" w:rsidDel="00CE235E">
                <w:rPr>
                  <w:rFonts w:ascii="Calibri" w:hAnsi="Calibri" w:cs="Calibri"/>
                  <w:color w:val="000000"/>
                </w:rPr>
                <w:delText>Kano/Kano</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3D44D1BE" w14:textId="46ECF7C8">
            <w:pPr>
              <w:rPr>
                <w:del w:author="KARLOVCEC, Barbara" w:date="2025-02-26T14:31:00Z" w16du:dateUtc="2025-02-26T13:31:00Z" w:id="4842"/>
                <w:rFonts w:ascii="Calibri" w:hAnsi="Calibri" w:cs="Calibri"/>
                <w:color w:val="000000"/>
              </w:rPr>
            </w:pPr>
            <w:del w:author="KARLOVCEC, Barbara" w:date="2025-02-26T14:31:00Z" w16du:dateUtc="2025-02-26T13:31:00Z" w:id="4843">
              <w:r w:rsidRPr="005D5556" w:rsidDel="00CE235E">
                <w:rPr>
                  <w:rFonts w:ascii="Calibri" w:hAnsi="Calibri" w:cs="Calibri"/>
                  <w:color w:val="000000"/>
                </w:rPr>
                <w:delText>North West</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142F45C9" w14:textId="41A782C6">
            <w:pPr>
              <w:rPr>
                <w:del w:author="KARLOVCEC, Barbara" w:date="2025-02-26T14:31:00Z" w16du:dateUtc="2025-02-26T13:31:00Z" w:id="4844"/>
                <w:rFonts w:ascii="Calibri" w:hAnsi="Calibri" w:cs="Calibri"/>
                <w:color w:val="000000"/>
              </w:rPr>
            </w:pPr>
            <w:del w:author="KARLOVCEC, Barbara" w:date="2025-02-26T14:31:00Z" w16du:dateUtc="2025-02-26T13:31:00Z" w:id="4845">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COLD ROOM</w:delText>
              </w:r>
            </w:del>
          </w:p>
        </w:tc>
        <w:tc>
          <w:tcPr>
            <w:tcW w:w="2353" w:type="dxa"/>
            <w:vMerge/>
            <w:tcBorders>
              <w:left w:val="nil"/>
              <w:right w:val="single" w:color="auto" w:sz="4" w:space="0"/>
            </w:tcBorders>
            <w:shd w:val="clear" w:color="auto" w:fill="auto"/>
            <w:noWrap/>
            <w:vAlign w:val="bottom"/>
            <w:hideMark/>
          </w:tcPr>
          <w:p w:rsidRPr="005D5556" w:rsidR="009821B3" w:rsidDel="00CE235E" w:rsidP="00EB47B1" w:rsidRDefault="009821B3" w14:paraId="7494E8BD" w14:textId="5250B308">
            <w:pPr>
              <w:rPr>
                <w:del w:author="KARLOVCEC, Barbara" w:date="2025-02-26T14:31:00Z" w16du:dateUtc="2025-02-26T13:31:00Z" w:id="4846"/>
                <w:rFonts w:ascii="Calibri" w:hAnsi="Calibri" w:cs="Calibri"/>
                <w:color w:val="000000"/>
              </w:rPr>
            </w:pPr>
          </w:p>
        </w:tc>
      </w:tr>
      <w:tr w:rsidRPr="005D5556" w:rsidR="009821B3" w:rsidDel="00CE235E" w:rsidTr="005D5556" w14:paraId="012ED526" w14:textId="46E86167">
        <w:trPr>
          <w:trHeight w:val="675"/>
          <w:del w:author="KARLOVCEC, Barbara" w:date="2025-02-26T14:31:00Z" w:id="4847"/>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9821B3" w:rsidDel="00CE235E" w:rsidP="00EB47B1" w:rsidRDefault="009821B3" w14:paraId="28B1E2F0" w14:textId="2244A00E">
            <w:pPr>
              <w:rPr>
                <w:del w:author="KARLOVCEC, Barbara" w:date="2025-02-26T14:31:00Z" w16du:dateUtc="2025-02-26T13:31:00Z" w:id="4848"/>
                <w:rFonts w:ascii="Calibri" w:hAnsi="Calibri" w:cs="Calibri"/>
                <w:color w:val="000000"/>
              </w:rPr>
            </w:pPr>
            <w:del w:author="KARLOVCEC, Barbara" w:date="2025-02-26T14:31:00Z" w16du:dateUtc="2025-02-26T13:31:00Z" w:id="4849">
              <w:r w:rsidRPr="005D5556" w:rsidDel="00CE235E">
                <w:rPr>
                  <w:rFonts w:ascii="Calibri" w:hAnsi="Calibri" w:cs="Calibri"/>
                  <w:color w:val="000000"/>
                </w:rPr>
                <w:delText>60</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4B5BD346" w14:textId="1636262F">
            <w:pPr>
              <w:rPr>
                <w:del w:author="KARLOVCEC, Barbara" w:date="2025-02-26T14:31:00Z" w16du:dateUtc="2025-02-26T13:31:00Z" w:id="4850"/>
                <w:rFonts w:ascii="Calibri" w:hAnsi="Calibri" w:cs="Calibri"/>
                <w:color w:val="000000"/>
              </w:rPr>
            </w:pPr>
            <w:del w:author="KARLOVCEC, Barbara" w:date="2025-02-26T14:31:00Z" w16du:dateUtc="2025-02-26T13:31:00Z" w:id="4851">
              <w:r w:rsidRPr="005D5556" w:rsidDel="00CE235E">
                <w:rPr>
                  <w:rFonts w:ascii="Calibri" w:hAnsi="Calibri" w:cs="Calibri"/>
                  <w:color w:val="000000"/>
                </w:rPr>
                <w:delText>Tajudeen Abdulsalam Tech Works</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1CC50637" w14:textId="2375B602">
            <w:pPr>
              <w:rPr>
                <w:del w:author="KARLOVCEC, Barbara" w:date="2025-02-26T14:31:00Z" w16du:dateUtc="2025-02-26T13:31:00Z" w:id="4852"/>
                <w:rFonts w:ascii="Calibri" w:hAnsi="Calibri" w:cs="Calibri"/>
                <w:color w:val="000000"/>
              </w:rPr>
            </w:pPr>
            <w:del w:author="KARLOVCEC, Barbara" w:date="2025-02-26T14:31:00Z" w16du:dateUtc="2025-02-26T13:31:00Z" w:id="4853">
              <w:r w:rsidRPr="005D5556" w:rsidDel="00CE235E">
                <w:rPr>
                  <w:rFonts w:ascii="Calibri" w:hAnsi="Calibri" w:cs="Calibri"/>
                  <w:color w:val="000000"/>
                </w:rPr>
                <w:delText>Kano/Kano</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4D8C2107" w14:textId="6ABEE733">
            <w:pPr>
              <w:rPr>
                <w:del w:author="KARLOVCEC, Barbara" w:date="2025-02-26T14:31:00Z" w16du:dateUtc="2025-02-26T13:31:00Z" w:id="4854"/>
                <w:rFonts w:ascii="Calibri" w:hAnsi="Calibri" w:cs="Calibri"/>
                <w:color w:val="000000"/>
              </w:rPr>
            </w:pPr>
            <w:del w:author="KARLOVCEC, Barbara" w:date="2025-02-26T14:31:00Z" w16du:dateUtc="2025-02-26T13:31:00Z" w:id="4855">
              <w:r w:rsidRPr="005D5556" w:rsidDel="00CE235E">
                <w:rPr>
                  <w:rFonts w:ascii="Calibri" w:hAnsi="Calibri" w:cs="Calibri"/>
                  <w:color w:val="000000"/>
                </w:rPr>
                <w:delText>North West</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13DBFA77" w14:textId="199D1F8F">
            <w:pPr>
              <w:rPr>
                <w:del w:author="KARLOVCEC, Barbara" w:date="2025-02-26T14:31:00Z" w16du:dateUtc="2025-02-26T13:31:00Z" w:id="4856"/>
                <w:rFonts w:ascii="Calibri" w:hAnsi="Calibri" w:cs="Calibri"/>
                <w:color w:val="000000"/>
              </w:rPr>
            </w:pPr>
            <w:del w:author="KARLOVCEC, Barbara" w:date="2025-02-26T14:31:00Z" w16du:dateUtc="2025-02-26T13:31:00Z" w:id="4857">
              <w:r w:rsidRPr="005D5556" w:rsidDel="00CE235E">
                <w:rPr>
                  <w:rFonts w:ascii="Calibri" w:hAnsi="Calibri" w:cs="Calibri"/>
                  <w:color w:val="000000"/>
                </w:rPr>
                <w:delText>ICE  MAKING MACHINE/</w:delText>
              </w:r>
              <w:r w:rsidRPr="005D5556" w:rsidDel="00CE235E">
                <w:rPr>
                  <w:rFonts w:ascii="Calibri" w:hAnsi="Calibri" w:cs="Calibri"/>
                  <w:color w:val="000000"/>
                </w:rPr>
                <w:br/>
              </w:r>
              <w:r w:rsidRPr="005D5556" w:rsidDel="00CE235E">
                <w:rPr>
                  <w:rFonts w:ascii="Calibri" w:hAnsi="Calibri" w:cs="Calibri"/>
                  <w:color w:val="000000"/>
                </w:rPr>
                <w:delText xml:space="preserve"> COLD ROOM</w:delText>
              </w:r>
            </w:del>
          </w:p>
        </w:tc>
        <w:tc>
          <w:tcPr>
            <w:tcW w:w="2353" w:type="dxa"/>
            <w:vMerge/>
            <w:tcBorders>
              <w:left w:val="nil"/>
              <w:right w:val="single" w:color="auto" w:sz="4" w:space="0"/>
            </w:tcBorders>
            <w:shd w:val="clear" w:color="auto" w:fill="auto"/>
            <w:noWrap/>
            <w:vAlign w:val="bottom"/>
            <w:hideMark/>
          </w:tcPr>
          <w:p w:rsidRPr="005D5556" w:rsidR="009821B3" w:rsidDel="00CE235E" w:rsidP="00EB47B1" w:rsidRDefault="009821B3" w14:paraId="79245070" w14:textId="3BD07369">
            <w:pPr>
              <w:rPr>
                <w:del w:author="KARLOVCEC, Barbara" w:date="2025-02-26T14:31:00Z" w16du:dateUtc="2025-02-26T13:31:00Z" w:id="4858"/>
                <w:rFonts w:ascii="Calibri" w:hAnsi="Calibri" w:cs="Calibri"/>
                <w:color w:val="000000"/>
              </w:rPr>
            </w:pPr>
          </w:p>
        </w:tc>
      </w:tr>
      <w:tr w:rsidRPr="005D5556" w:rsidR="009821B3" w:rsidDel="00CE235E" w:rsidTr="005D5556" w14:paraId="2C7CDCEF" w14:textId="64B78E68">
        <w:trPr>
          <w:trHeight w:val="450"/>
          <w:del w:author="KARLOVCEC, Barbara" w:date="2025-02-26T14:31:00Z" w:id="4859"/>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9821B3" w:rsidDel="00CE235E" w:rsidP="00EB47B1" w:rsidRDefault="009821B3" w14:paraId="7CB3BB0A" w14:textId="452A0248">
            <w:pPr>
              <w:rPr>
                <w:del w:author="KARLOVCEC, Barbara" w:date="2025-02-26T14:31:00Z" w16du:dateUtc="2025-02-26T13:31:00Z" w:id="4860"/>
                <w:rFonts w:ascii="Calibri" w:hAnsi="Calibri" w:cs="Calibri"/>
                <w:color w:val="000000"/>
              </w:rPr>
            </w:pPr>
            <w:del w:author="KARLOVCEC, Barbara" w:date="2025-02-26T14:31:00Z" w16du:dateUtc="2025-02-26T13:31:00Z" w:id="4861">
              <w:r w:rsidRPr="005D5556" w:rsidDel="00CE235E">
                <w:rPr>
                  <w:rFonts w:ascii="Calibri" w:hAnsi="Calibri" w:cs="Calibri"/>
                  <w:color w:val="000000"/>
                </w:rPr>
                <w:delText>61</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161B5D3B" w14:textId="46033F34">
            <w:pPr>
              <w:rPr>
                <w:del w:author="KARLOVCEC, Barbara" w:date="2025-02-26T14:31:00Z" w16du:dateUtc="2025-02-26T13:31:00Z" w:id="4862"/>
                <w:rFonts w:ascii="Calibri" w:hAnsi="Calibri" w:cs="Calibri"/>
                <w:color w:val="000000"/>
              </w:rPr>
            </w:pPr>
            <w:del w:author="KARLOVCEC, Barbara" w:date="2025-02-26T14:31:00Z" w16du:dateUtc="2025-02-26T13:31:00Z" w:id="4863">
              <w:r w:rsidRPr="005D5556" w:rsidDel="00CE235E">
                <w:rPr>
                  <w:rFonts w:ascii="Calibri" w:hAnsi="Calibri" w:cs="Calibri"/>
                  <w:color w:val="000000"/>
                </w:rPr>
                <w:delText>Sam Technical Refridgelant</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32D46358" w14:textId="60CAE5B5">
            <w:pPr>
              <w:rPr>
                <w:del w:author="KARLOVCEC, Barbara" w:date="2025-02-26T14:31:00Z" w16du:dateUtc="2025-02-26T13:31:00Z" w:id="4864"/>
                <w:rFonts w:ascii="Calibri" w:hAnsi="Calibri" w:cs="Calibri"/>
                <w:color w:val="000000"/>
              </w:rPr>
            </w:pPr>
            <w:del w:author="KARLOVCEC, Barbara" w:date="2025-02-26T14:31:00Z" w16du:dateUtc="2025-02-26T13:31:00Z" w:id="4865">
              <w:r w:rsidRPr="005D5556" w:rsidDel="00CE235E">
                <w:rPr>
                  <w:rFonts w:ascii="Calibri" w:hAnsi="Calibri" w:cs="Calibri"/>
                  <w:color w:val="000000"/>
                </w:rPr>
                <w:delText>Kano/Kano</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18F408AE" w14:textId="103F7564">
            <w:pPr>
              <w:rPr>
                <w:del w:author="KARLOVCEC, Barbara" w:date="2025-02-26T14:31:00Z" w16du:dateUtc="2025-02-26T13:31:00Z" w:id="4866"/>
                <w:rFonts w:ascii="Calibri" w:hAnsi="Calibri" w:cs="Calibri"/>
                <w:color w:val="000000"/>
              </w:rPr>
            </w:pPr>
            <w:del w:author="KARLOVCEC, Barbara" w:date="2025-02-26T14:31:00Z" w16du:dateUtc="2025-02-26T13:31:00Z" w:id="4867">
              <w:r w:rsidRPr="005D5556" w:rsidDel="00CE235E">
                <w:rPr>
                  <w:rFonts w:ascii="Calibri" w:hAnsi="Calibri" w:cs="Calibri"/>
                  <w:color w:val="000000"/>
                </w:rPr>
                <w:delText>North West</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64FDA94A" w14:textId="7576AB5E">
            <w:pPr>
              <w:rPr>
                <w:del w:author="KARLOVCEC, Barbara" w:date="2025-02-26T14:31:00Z" w16du:dateUtc="2025-02-26T13:31:00Z" w:id="4868"/>
                <w:rFonts w:ascii="Calibri" w:hAnsi="Calibri" w:cs="Calibri"/>
                <w:color w:val="000000"/>
              </w:rPr>
            </w:pPr>
            <w:del w:author="KARLOVCEC, Barbara" w:date="2025-02-26T14:31:00Z" w16du:dateUtc="2025-02-26T13:31:00Z" w:id="4869">
              <w:r w:rsidRPr="005D5556" w:rsidDel="00CE235E">
                <w:rPr>
                  <w:rFonts w:ascii="Calibri" w:hAnsi="Calibri" w:cs="Calibri"/>
                  <w:color w:val="000000"/>
                </w:rPr>
                <w:delText>ICE  MAKING MACHINE/</w:delText>
              </w:r>
              <w:r w:rsidRPr="005D5556" w:rsidDel="00CE235E">
                <w:rPr>
                  <w:rFonts w:ascii="Calibri" w:hAnsi="Calibri" w:cs="Calibri"/>
                  <w:color w:val="000000"/>
                </w:rPr>
                <w:br/>
              </w:r>
              <w:r w:rsidRPr="005D5556" w:rsidDel="00CE235E">
                <w:rPr>
                  <w:rFonts w:ascii="Calibri" w:hAnsi="Calibri" w:cs="Calibri"/>
                  <w:color w:val="000000"/>
                </w:rPr>
                <w:delText xml:space="preserve"> COLD ROOM</w:delText>
              </w:r>
            </w:del>
          </w:p>
        </w:tc>
        <w:tc>
          <w:tcPr>
            <w:tcW w:w="2353" w:type="dxa"/>
            <w:vMerge/>
            <w:tcBorders>
              <w:left w:val="nil"/>
              <w:right w:val="single" w:color="auto" w:sz="4" w:space="0"/>
            </w:tcBorders>
            <w:shd w:val="clear" w:color="auto" w:fill="auto"/>
            <w:noWrap/>
            <w:vAlign w:val="bottom"/>
            <w:hideMark/>
          </w:tcPr>
          <w:p w:rsidRPr="005D5556" w:rsidR="009821B3" w:rsidDel="00CE235E" w:rsidP="00EB47B1" w:rsidRDefault="009821B3" w14:paraId="725470EB" w14:textId="649935F3">
            <w:pPr>
              <w:rPr>
                <w:del w:author="KARLOVCEC, Barbara" w:date="2025-02-26T14:31:00Z" w16du:dateUtc="2025-02-26T13:31:00Z" w:id="4870"/>
                <w:rFonts w:ascii="Calibri" w:hAnsi="Calibri" w:cs="Calibri"/>
                <w:color w:val="000000"/>
              </w:rPr>
            </w:pPr>
          </w:p>
        </w:tc>
      </w:tr>
      <w:tr w:rsidRPr="005D5556" w:rsidR="009821B3" w:rsidDel="00CE235E" w:rsidTr="005D5556" w14:paraId="3BD4AEBE" w14:textId="1833B479">
        <w:trPr>
          <w:trHeight w:val="450"/>
          <w:del w:author="KARLOVCEC, Barbara" w:date="2025-02-26T14:31:00Z" w:id="4871"/>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9821B3" w:rsidDel="00CE235E" w:rsidP="00EB47B1" w:rsidRDefault="009821B3" w14:paraId="4D349683" w14:textId="38B081DF">
            <w:pPr>
              <w:rPr>
                <w:del w:author="KARLOVCEC, Barbara" w:date="2025-02-26T14:31:00Z" w16du:dateUtc="2025-02-26T13:31:00Z" w:id="4872"/>
                <w:rFonts w:ascii="Calibri" w:hAnsi="Calibri" w:cs="Calibri"/>
                <w:color w:val="000000"/>
              </w:rPr>
            </w:pPr>
            <w:del w:author="KARLOVCEC, Barbara" w:date="2025-02-26T14:31:00Z" w16du:dateUtc="2025-02-26T13:31:00Z" w:id="4873">
              <w:r w:rsidRPr="005D5556" w:rsidDel="00CE235E">
                <w:rPr>
                  <w:rFonts w:ascii="Calibri" w:hAnsi="Calibri" w:cs="Calibri"/>
                  <w:color w:val="000000"/>
                </w:rPr>
                <w:delText>62</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757F09AF" w14:textId="69623FD0">
            <w:pPr>
              <w:rPr>
                <w:del w:author="KARLOVCEC, Barbara" w:date="2025-02-26T14:31:00Z" w16du:dateUtc="2025-02-26T13:31:00Z" w:id="4874"/>
                <w:rFonts w:ascii="Calibri" w:hAnsi="Calibri" w:cs="Calibri"/>
                <w:color w:val="000000"/>
              </w:rPr>
            </w:pPr>
            <w:del w:author="KARLOVCEC, Barbara" w:date="2025-02-26T14:31:00Z" w16du:dateUtc="2025-02-26T13:31:00Z" w:id="4875">
              <w:r w:rsidRPr="005D5556" w:rsidDel="00CE235E">
                <w:rPr>
                  <w:rFonts w:ascii="Calibri" w:hAnsi="Calibri" w:cs="Calibri"/>
                  <w:color w:val="000000"/>
                </w:rPr>
                <w:delText>Amark Technical Company</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25A38692" w14:textId="4FD6CB88">
            <w:pPr>
              <w:rPr>
                <w:del w:author="KARLOVCEC, Barbara" w:date="2025-02-26T14:31:00Z" w16du:dateUtc="2025-02-26T13:31:00Z" w:id="4876"/>
                <w:rFonts w:ascii="Calibri" w:hAnsi="Calibri" w:cs="Calibri"/>
                <w:color w:val="000000"/>
              </w:rPr>
            </w:pPr>
            <w:del w:author="KARLOVCEC, Barbara" w:date="2025-02-26T14:31:00Z" w16du:dateUtc="2025-02-26T13:31:00Z" w:id="4877">
              <w:r w:rsidRPr="005D5556" w:rsidDel="00CE235E">
                <w:rPr>
                  <w:rFonts w:ascii="Calibri" w:hAnsi="Calibri" w:cs="Calibri"/>
                  <w:color w:val="000000"/>
                </w:rPr>
                <w:delText>Kano/Kano</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0D6E5C98" w14:textId="1CA01DDF">
            <w:pPr>
              <w:rPr>
                <w:del w:author="KARLOVCEC, Barbara" w:date="2025-02-26T14:31:00Z" w16du:dateUtc="2025-02-26T13:31:00Z" w:id="4878"/>
                <w:rFonts w:ascii="Calibri" w:hAnsi="Calibri" w:cs="Calibri"/>
                <w:color w:val="000000"/>
              </w:rPr>
            </w:pPr>
            <w:del w:author="KARLOVCEC, Barbara" w:date="2025-02-26T14:31:00Z" w16du:dateUtc="2025-02-26T13:31:00Z" w:id="4879">
              <w:r w:rsidRPr="005D5556" w:rsidDel="00CE235E">
                <w:rPr>
                  <w:rFonts w:ascii="Calibri" w:hAnsi="Calibri" w:cs="Calibri"/>
                  <w:color w:val="000000"/>
                </w:rPr>
                <w:delText>North West</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5DE2E69E" w14:textId="29A187F9">
            <w:pPr>
              <w:rPr>
                <w:del w:author="KARLOVCEC, Barbara" w:date="2025-02-26T14:31:00Z" w16du:dateUtc="2025-02-26T13:31:00Z" w:id="4880"/>
                <w:rFonts w:ascii="Calibri" w:hAnsi="Calibri" w:cs="Calibri"/>
                <w:color w:val="000000"/>
              </w:rPr>
            </w:pPr>
            <w:del w:author="KARLOVCEC, Barbara" w:date="2025-02-26T14:31:00Z" w16du:dateUtc="2025-02-26T13:31:00Z" w:id="4881">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COLD ROOM</w:delText>
              </w:r>
            </w:del>
          </w:p>
        </w:tc>
        <w:tc>
          <w:tcPr>
            <w:tcW w:w="2353" w:type="dxa"/>
            <w:vMerge/>
            <w:tcBorders>
              <w:left w:val="nil"/>
              <w:right w:val="single" w:color="auto" w:sz="4" w:space="0"/>
            </w:tcBorders>
            <w:shd w:val="clear" w:color="auto" w:fill="auto"/>
            <w:noWrap/>
            <w:vAlign w:val="bottom"/>
            <w:hideMark/>
          </w:tcPr>
          <w:p w:rsidRPr="005D5556" w:rsidR="009821B3" w:rsidDel="00CE235E" w:rsidP="00EB47B1" w:rsidRDefault="009821B3" w14:paraId="64B62C77" w14:textId="34EA3659">
            <w:pPr>
              <w:rPr>
                <w:del w:author="KARLOVCEC, Barbara" w:date="2025-02-26T14:31:00Z" w16du:dateUtc="2025-02-26T13:31:00Z" w:id="4882"/>
                <w:rFonts w:ascii="Calibri" w:hAnsi="Calibri" w:cs="Calibri"/>
                <w:color w:val="000000"/>
              </w:rPr>
            </w:pPr>
          </w:p>
        </w:tc>
      </w:tr>
      <w:tr w:rsidRPr="005D5556" w:rsidR="009821B3" w:rsidDel="00CE235E" w:rsidTr="005D5556" w14:paraId="2C2CDD1E" w14:textId="2E02F3D2">
        <w:trPr>
          <w:trHeight w:val="450"/>
          <w:del w:author="KARLOVCEC, Barbara" w:date="2025-02-26T14:31:00Z" w:id="4883"/>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9821B3" w:rsidDel="00CE235E" w:rsidP="00EB47B1" w:rsidRDefault="009821B3" w14:paraId="69407CDF" w14:textId="043408ED">
            <w:pPr>
              <w:rPr>
                <w:del w:author="KARLOVCEC, Barbara" w:date="2025-02-26T14:31:00Z" w16du:dateUtc="2025-02-26T13:31:00Z" w:id="4884"/>
                <w:rFonts w:ascii="Calibri" w:hAnsi="Calibri" w:cs="Calibri"/>
                <w:color w:val="000000"/>
              </w:rPr>
            </w:pPr>
            <w:del w:author="KARLOVCEC, Barbara" w:date="2025-02-26T14:31:00Z" w16du:dateUtc="2025-02-26T13:31:00Z" w:id="4885">
              <w:r w:rsidRPr="005D5556" w:rsidDel="00CE235E">
                <w:rPr>
                  <w:rFonts w:ascii="Calibri" w:hAnsi="Calibri" w:cs="Calibri"/>
                  <w:color w:val="000000"/>
                </w:rPr>
                <w:delText>63</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6A036CA6" w14:textId="5492C50E">
            <w:pPr>
              <w:rPr>
                <w:del w:author="KARLOVCEC, Barbara" w:date="2025-02-26T14:31:00Z" w16du:dateUtc="2025-02-26T13:31:00Z" w:id="4886"/>
                <w:rFonts w:ascii="Calibri" w:hAnsi="Calibri" w:cs="Calibri"/>
                <w:color w:val="000000"/>
              </w:rPr>
            </w:pPr>
            <w:del w:author="KARLOVCEC, Barbara" w:date="2025-02-26T14:31:00Z" w16du:dateUtc="2025-02-26T13:31:00Z" w:id="4887">
              <w:r w:rsidRPr="005D5556" w:rsidDel="00CE235E">
                <w:rPr>
                  <w:rFonts w:ascii="Calibri" w:hAnsi="Calibri" w:cs="Calibri"/>
                  <w:color w:val="000000"/>
                </w:rPr>
                <w:delText>Tunde Technical Works</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206BFCE4" w14:textId="64747590">
            <w:pPr>
              <w:rPr>
                <w:del w:author="KARLOVCEC, Barbara" w:date="2025-02-26T14:31:00Z" w16du:dateUtc="2025-02-26T13:31:00Z" w:id="4888"/>
                <w:rFonts w:ascii="Calibri" w:hAnsi="Calibri" w:cs="Calibri"/>
                <w:color w:val="000000"/>
              </w:rPr>
            </w:pPr>
            <w:del w:author="KARLOVCEC, Barbara" w:date="2025-02-26T14:31:00Z" w16du:dateUtc="2025-02-26T13:31:00Z" w:id="4889">
              <w:r w:rsidRPr="005D5556" w:rsidDel="00CE235E">
                <w:rPr>
                  <w:rFonts w:ascii="Calibri" w:hAnsi="Calibri" w:cs="Calibri"/>
                  <w:color w:val="000000"/>
                </w:rPr>
                <w:delText>Kano/Kano</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69D16F79" w14:textId="3968A971">
            <w:pPr>
              <w:rPr>
                <w:del w:author="KARLOVCEC, Barbara" w:date="2025-02-26T14:31:00Z" w16du:dateUtc="2025-02-26T13:31:00Z" w:id="4890"/>
                <w:rFonts w:ascii="Calibri" w:hAnsi="Calibri" w:cs="Calibri"/>
                <w:color w:val="000000"/>
              </w:rPr>
            </w:pPr>
            <w:del w:author="KARLOVCEC, Barbara" w:date="2025-02-26T14:31:00Z" w16du:dateUtc="2025-02-26T13:31:00Z" w:id="4891">
              <w:r w:rsidRPr="005D5556" w:rsidDel="00CE235E">
                <w:rPr>
                  <w:rFonts w:ascii="Calibri" w:hAnsi="Calibri" w:cs="Calibri"/>
                  <w:color w:val="000000"/>
                </w:rPr>
                <w:delText>North West</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22AE5B16" w14:textId="4EEA5DC7">
            <w:pPr>
              <w:rPr>
                <w:del w:author="KARLOVCEC, Barbara" w:date="2025-02-26T14:31:00Z" w16du:dateUtc="2025-02-26T13:31:00Z" w:id="4892"/>
                <w:rFonts w:ascii="Calibri" w:hAnsi="Calibri" w:cs="Calibri"/>
                <w:color w:val="000000"/>
              </w:rPr>
            </w:pPr>
            <w:del w:author="KARLOVCEC, Barbara" w:date="2025-02-26T14:31:00Z" w16du:dateUtc="2025-02-26T13:31:00Z" w:id="4893">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COLD ROOM</w:delText>
              </w:r>
            </w:del>
          </w:p>
        </w:tc>
        <w:tc>
          <w:tcPr>
            <w:tcW w:w="2353" w:type="dxa"/>
            <w:vMerge/>
            <w:tcBorders>
              <w:left w:val="nil"/>
              <w:right w:val="single" w:color="auto" w:sz="4" w:space="0"/>
            </w:tcBorders>
            <w:shd w:val="clear" w:color="auto" w:fill="auto"/>
            <w:noWrap/>
            <w:vAlign w:val="bottom"/>
            <w:hideMark/>
          </w:tcPr>
          <w:p w:rsidRPr="005D5556" w:rsidR="009821B3" w:rsidDel="00CE235E" w:rsidP="00EB47B1" w:rsidRDefault="009821B3" w14:paraId="15E92493" w14:textId="101C700A">
            <w:pPr>
              <w:rPr>
                <w:del w:author="KARLOVCEC, Barbara" w:date="2025-02-26T14:31:00Z" w16du:dateUtc="2025-02-26T13:31:00Z" w:id="4894"/>
                <w:rFonts w:ascii="Calibri" w:hAnsi="Calibri" w:cs="Calibri"/>
                <w:color w:val="000000"/>
              </w:rPr>
            </w:pPr>
          </w:p>
        </w:tc>
      </w:tr>
      <w:tr w:rsidRPr="005D5556" w:rsidR="009821B3" w:rsidDel="00CE235E" w:rsidTr="005D5556" w14:paraId="7C96EC40" w14:textId="5B2D3B7D">
        <w:trPr>
          <w:trHeight w:val="450"/>
          <w:del w:author="KARLOVCEC, Barbara" w:date="2025-02-26T14:31:00Z" w:id="4895"/>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9821B3" w:rsidDel="00CE235E" w:rsidP="00EB47B1" w:rsidRDefault="009821B3" w14:paraId="502B86D6" w14:textId="24FEC77A">
            <w:pPr>
              <w:rPr>
                <w:del w:author="KARLOVCEC, Barbara" w:date="2025-02-26T14:31:00Z" w16du:dateUtc="2025-02-26T13:31:00Z" w:id="4896"/>
                <w:rFonts w:ascii="Calibri" w:hAnsi="Calibri" w:cs="Calibri"/>
                <w:color w:val="000000"/>
              </w:rPr>
            </w:pPr>
            <w:del w:author="KARLOVCEC, Barbara" w:date="2025-02-26T14:31:00Z" w16du:dateUtc="2025-02-26T13:31:00Z" w:id="4897">
              <w:r w:rsidRPr="005D5556" w:rsidDel="00CE235E">
                <w:rPr>
                  <w:rFonts w:ascii="Calibri" w:hAnsi="Calibri" w:cs="Calibri"/>
                  <w:color w:val="000000"/>
                </w:rPr>
                <w:delText>64</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30E0AFC3" w14:textId="31AB97D8">
            <w:pPr>
              <w:rPr>
                <w:del w:author="KARLOVCEC, Barbara" w:date="2025-02-26T14:31:00Z" w16du:dateUtc="2025-02-26T13:31:00Z" w:id="4898"/>
                <w:rFonts w:ascii="Calibri" w:hAnsi="Calibri" w:cs="Calibri"/>
                <w:color w:val="000000"/>
              </w:rPr>
            </w:pPr>
            <w:del w:author="KARLOVCEC, Barbara" w:date="2025-02-26T14:31:00Z" w16du:dateUtc="2025-02-26T13:31:00Z" w:id="4899">
              <w:r w:rsidRPr="005D5556" w:rsidDel="00CE235E">
                <w:rPr>
                  <w:rFonts w:ascii="Calibri" w:hAnsi="Calibri" w:cs="Calibri"/>
                  <w:color w:val="000000"/>
                </w:rPr>
                <w:delText>Achyman Global Link Services</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36C39485" w14:textId="0741586D">
            <w:pPr>
              <w:rPr>
                <w:del w:author="KARLOVCEC, Barbara" w:date="2025-02-26T14:31:00Z" w16du:dateUtc="2025-02-26T13:31:00Z" w:id="4900"/>
                <w:rFonts w:ascii="Calibri" w:hAnsi="Calibri" w:cs="Calibri"/>
                <w:color w:val="000000"/>
              </w:rPr>
            </w:pPr>
            <w:del w:author="KARLOVCEC, Barbara" w:date="2025-02-26T14:31:00Z" w16du:dateUtc="2025-02-26T13:31:00Z" w:id="4901">
              <w:r w:rsidRPr="005D5556" w:rsidDel="00CE235E">
                <w:rPr>
                  <w:rFonts w:ascii="Calibri" w:hAnsi="Calibri" w:cs="Calibri"/>
                  <w:color w:val="000000"/>
                </w:rPr>
                <w:delText>Kaduna/Kaduna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08259381" w14:textId="5F2365F3">
            <w:pPr>
              <w:rPr>
                <w:del w:author="KARLOVCEC, Barbara" w:date="2025-02-26T14:31:00Z" w16du:dateUtc="2025-02-26T13:31:00Z" w:id="4902"/>
                <w:rFonts w:ascii="Calibri" w:hAnsi="Calibri" w:cs="Calibri"/>
                <w:color w:val="000000"/>
              </w:rPr>
            </w:pPr>
            <w:del w:author="KARLOVCEC, Barbara" w:date="2025-02-26T14:31:00Z" w16du:dateUtc="2025-02-26T13:31:00Z" w:id="4903">
              <w:r w:rsidRPr="005D5556" w:rsidDel="00CE235E">
                <w:rPr>
                  <w:rFonts w:ascii="Calibri" w:hAnsi="Calibri" w:cs="Calibri"/>
                  <w:color w:val="000000"/>
                </w:rPr>
                <w:delText>North West</w:delText>
              </w:r>
            </w:del>
          </w:p>
        </w:tc>
        <w:tc>
          <w:tcPr>
            <w:tcW w:w="184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24985F88" w14:textId="7BC64D6E">
            <w:pPr>
              <w:rPr>
                <w:del w:author="KARLOVCEC, Barbara" w:date="2025-02-26T14:31:00Z" w16du:dateUtc="2025-02-26T13:31:00Z" w:id="4904"/>
                <w:rFonts w:ascii="Calibri" w:hAnsi="Calibri" w:cs="Calibri"/>
                <w:color w:val="000000"/>
              </w:rPr>
            </w:pPr>
            <w:del w:author="KARLOVCEC, Barbara" w:date="2025-02-26T14:31:00Z" w16du:dateUtc="2025-02-26T13:31:00Z" w:id="4905">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COLD ROOM</w:delText>
              </w:r>
            </w:del>
          </w:p>
        </w:tc>
        <w:tc>
          <w:tcPr>
            <w:tcW w:w="2353" w:type="dxa"/>
            <w:vMerge/>
            <w:tcBorders>
              <w:left w:val="nil"/>
              <w:right w:val="single" w:color="auto" w:sz="4" w:space="0"/>
            </w:tcBorders>
            <w:shd w:val="clear" w:color="auto" w:fill="auto"/>
            <w:noWrap/>
            <w:vAlign w:val="bottom"/>
            <w:hideMark/>
          </w:tcPr>
          <w:p w:rsidRPr="005D5556" w:rsidR="009821B3" w:rsidDel="00CE235E" w:rsidP="00EB47B1" w:rsidRDefault="009821B3" w14:paraId="0495A992" w14:textId="01956415">
            <w:pPr>
              <w:rPr>
                <w:del w:author="KARLOVCEC, Barbara" w:date="2025-02-26T14:31:00Z" w16du:dateUtc="2025-02-26T13:31:00Z" w:id="4906"/>
                <w:rFonts w:ascii="Calibri" w:hAnsi="Calibri" w:cs="Calibri"/>
                <w:color w:val="000000"/>
              </w:rPr>
            </w:pPr>
          </w:p>
        </w:tc>
      </w:tr>
      <w:tr w:rsidRPr="005D5556" w:rsidR="009821B3" w:rsidDel="00CE235E" w:rsidTr="005D5556" w14:paraId="71E214C0" w14:textId="73676A0B">
        <w:trPr>
          <w:trHeight w:val="450"/>
          <w:del w:author="KARLOVCEC, Barbara" w:date="2025-02-26T14:31:00Z" w:id="4907"/>
        </w:trPr>
        <w:tc>
          <w:tcPr>
            <w:tcW w:w="4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9821B3" w:rsidDel="00CE235E" w:rsidP="00EB47B1" w:rsidRDefault="009821B3" w14:paraId="44F24584" w14:textId="298E5C8C">
            <w:pPr>
              <w:rPr>
                <w:del w:author="KARLOVCEC, Barbara" w:date="2025-02-26T14:31:00Z" w16du:dateUtc="2025-02-26T13:31:00Z" w:id="4908"/>
                <w:rFonts w:ascii="Calibri" w:hAnsi="Calibri" w:cs="Calibri"/>
                <w:color w:val="000000"/>
              </w:rPr>
            </w:pPr>
            <w:del w:author="KARLOVCEC, Barbara" w:date="2025-02-26T14:31:00Z" w16du:dateUtc="2025-02-26T13:31:00Z" w:id="4909">
              <w:r w:rsidRPr="005D5556" w:rsidDel="00CE235E">
                <w:rPr>
                  <w:rFonts w:ascii="Calibri" w:hAnsi="Calibri" w:cs="Calibri"/>
                  <w:color w:val="000000"/>
                </w:rPr>
                <w:delText>65</w:delText>
              </w:r>
            </w:del>
          </w:p>
        </w:tc>
        <w:tc>
          <w:tcPr>
            <w:tcW w:w="1620"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1D61B2F2" w14:textId="56F88E9A">
            <w:pPr>
              <w:rPr>
                <w:del w:author="KARLOVCEC, Barbara" w:date="2025-02-26T14:31:00Z" w16du:dateUtc="2025-02-26T13:31:00Z" w:id="4910"/>
                <w:rFonts w:ascii="Calibri" w:hAnsi="Calibri" w:cs="Calibri"/>
                <w:color w:val="000000"/>
              </w:rPr>
            </w:pPr>
            <w:del w:author="KARLOVCEC, Barbara" w:date="2025-02-26T14:31:00Z" w16du:dateUtc="2025-02-26T13:31:00Z" w:id="4911">
              <w:r w:rsidRPr="005D5556" w:rsidDel="00CE235E">
                <w:rPr>
                  <w:rFonts w:ascii="Calibri" w:hAnsi="Calibri" w:cs="Calibri"/>
                  <w:color w:val="000000"/>
                </w:rPr>
                <w:delText>ADAMS TECH. EMERGENCY</w:delText>
              </w:r>
            </w:del>
          </w:p>
        </w:tc>
        <w:tc>
          <w:tcPr>
            <w:tcW w:w="1255" w:type="dxa"/>
            <w:tcBorders>
              <w:top w:val="nil"/>
              <w:left w:val="nil"/>
              <w:bottom w:val="single" w:color="auto" w:sz="4" w:space="0"/>
              <w:right w:val="single" w:color="auto" w:sz="4" w:space="0"/>
            </w:tcBorders>
            <w:shd w:val="clear" w:color="auto" w:fill="auto"/>
            <w:vAlign w:val="center"/>
            <w:hideMark/>
          </w:tcPr>
          <w:p w:rsidRPr="005D5556" w:rsidR="009821B3" w:rsidDel="00CE235E" w:rsidP="00EB47B1" w:rsidRDefault="009821B3" w14:paraId="481AA729" w14:textId="0732D567">
            <w:pPr>
              <w:rPr>
                <w:del w:author="KARLOVCEC, Barbara" w:date="2025-02-26T14:31:00Z" w16du:dateUtc="2025-02-26T13:31:00Z" w:id="4912"/>
                <w:rFonts w:ascii="Calibri" w:hAnsi="Calibri" w:cs="Calibri"/>
                <w:color w:val="000000"/>
              </w:rPr>
            </w:pPr>
            <w:del w:author="KARLOVCEC, Barbara" w:date="2025-02-26T14:31:00Z" w16du:dateUtc="2025-02-26T13:31:00Z" w:id="4913">
              <w:r w:rsidRPr="005D5556" w:rsidDel="00CE235E">
                <w:rPr>
                  <w:rFonts w:ascii="Calibri" w:hAnsi="Calibri" w:cs="Calibri"/>
                  <w:color w:val="000000"/>
                </w:rPr>
                <w:delText>Abuja</w:delText>
              </w:r>
            </w:del>
          </w:p>
        </w:tc>
        <w:tc>
          <w:tcPr>
            <w:tcW w:w="952"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418BA10B" w14:textId="3CC5A108">
            <w:pPr>
              <w:rPr>
                <w:del w:author="KARLOVCEC, Barbara" w:date="2025-02-26T14:31:00Z" w16du:dateUtc="2025-02-26T13:31:00Z" w:id="4914"/>
                <w:rFonts w:ascii="Calibri" w:hAnsi="Calibri" w:cs="Calibri"/>
                <w:color w:val="000000"/>
              </w:rPr>
            </w:pPr>
            <w:del w:author="KARLOVCEC, Barbara" w:date="2025-02-26T14:31:00Z" w16du:dateUtc="2025-02-26T13:31:00Z" w:id="4915">
              <w:r w:rsidRPr="005D5556" w:rsidDel="00CE235E">
                <w:rPr>
                  <w:rFonts w:ascii="Calibri" w:hAnsi="Calibri" w:cs="Calibri"/>
                  <w:color w:val="000000"/>
                </w:rPr>
                <w:delText>Noth Central</w:delText>
              </w:r>
            </w:del>
          </w:p>
        </w:tc>
        <w:tc>
          <w:tcPr>
            <w:tcW w:w="1840" w:type="dxa"/>
            <w:tcBorders>
              <w:top w:val="nil"/>
              <w:left w:val="nil"/>
              <w:bottom w:val="single" w:color="auto" w:sz="4" w:space="0"/>
              <w:right w:val="single" w:color="auto" w:sz="4" w:space="0"/>
            </w:tcBorders>
            <w:shd w:val="clear" w:color="auto" w:fill="auto"/>
            <w:noWrap/>
            <w:vAlign w:val="center"/>
            <w:hideMark/>
          </w:tcPr>
          <w:p w:rsidRPr="005D5556" w:rsidR="009821B3" w:rsidDel="00CE235E" w:rsidP="00EB47B1" w:rsidRDefault="009821B3" w14:paraId="24ADF1F9" w14:textId="452ADE01">
            <w:pPr>
              <w:rPr>
                <w:del w:author="KARLOVCEC, Barbara" w:date="2025-02-26T14:31:00Z" w16du:dateUtc="2025-02-26T13:31:00Z" w:id="4916"/>
                <w:rFonts w:ascii="Calibri" w:hAnsi="Calibri" w:cs="Calibri"/>
                <w:color w:val="000000"/>
              </w:rPr>
            </w:pPr>
            <w:del w:author="KARLOVCEC, Barbara" w:date="2025-02-26T14:31:00Z" w16du:dateUtc="2025-02-26T13:31:00Z" w:id="4917">
              <w:r w:rsidRPr="005D5556" w:rsidDel="00CE235E">
                <w:rPr>
                  <w:rFonts w:ascii="Calibri" w:hAnsi="Calibri" w:cs="Calibri"/>
                  <w:color w:val="000000"/>
                </w:rPr>
                <w:delText>ICE  MAKING MACHINE</w:delText>
              </w:r>
            </w:del>
          </w:p>
        </w:tc>
        <w:tc>
          <w:tcPr>
            <w:tcW w:w="2353" w:type="dxa"/>
            <w:vMerge/>
            <w:tcBorders>
              <w:left w:val="nil"/>
              <w:bottom w:val="single" w:color="auto" w:sz="4" w:space="0"/>
              <w:right w:val="single" w:color="auto" w:sz="4" w:space="0"/>
            </w:tcBorders>
            <w:shd w:val="clear" w:color="auto" w:fill="auto"/>
            <w:noWrap/>
            <w:vAlign w:val="bottom"/>
            <w:hideMark/>
          </w:tcPr>
          <w:p w:rsidRPr="005D5556" w:rsidR="009821B3" w:rsidDel="00CE235E" w:rsidP="00EB47B1" w:rsidRDefault="009821B3" w14:paraId="4028A22B" w14:textId="1893A681">
            <w:pPr>
              <w:rPr>
                <w:del w:author="KARLOVCEC, Barbara" w:date="2025-02-26T14:31:00Z" w16du:dateUtc="2025-02-26T13:31:00Z" w:id="4918"/>
                <w:rFonts w:ascii="Calibri" w:hAnsi="Calibri" w:cs="Calibri"/>
                <w:color w:val="000000"/>
              </w:rPr>
            </w:pPr>
          </w:p>
        </w:tc>
      </w:tr>
    </w:tbl>
    <w:p w:rsidRPr="005D5556" w:rsidR="00E54361" w:rsidDel="00CE235E" w:rsidP="00782317" w:rsidRDefault="00E54361" w14:paraId="5244A20B" w14:textId="615C1743">
      <w:pPr>
        <w:spacing w:after="160" w:line="278" w:lineRule="auto"/>
        <w:contextualSpacing/>
        <w:rPr>
          <w:del w:author="KARLOVCEC, Barbara" w:date="2025-02-26T14:31:00Z" w16du:dateUtc="2025-02-26T13:31:00Z" w:id="4919"/>
          <w:rFonts w:ascii="Calibri" w:hAnsi="Calibri" w:cs="Calibri"/>
          <w:sz w:val="22"/>
          <w:szCs w:val="22"/>
          <w:lang w:val="en-GB"/>
        </w:rPr>
      </w:pPr>
    </w:p>
    <w:p w:rsidRPr="005D5556" w:rsidR="00782317" w:rsidDel="00CE235E" w:rsidP="000029D8" w:rsidRDefault="00E54361" w14:paraId="2E096DFE" w14:textId="475278A9">
      <w:pPr>
        <w:tabs>
          <w:tab w:val="left" w:pos="720"/>
        </w:tabs>
        <w:ind w:left="24"/>
        <w:jc w:val="both"/>
        <w:rPr>
          <w:del w:author="KARLOVCEC, Barbara" w:date="2025-02-26T14:31:00Z" w16du:dateUtc="2025-02-26T13:31:00Z" w:id="4920"/>
          <w:rFonts w:ascii="Calibri" w:hAnsi="Calibri" w:cs="Calibri"/>
          <w:sz w:val="22"/>
          <w:szCs w:val="22"/>
          <w:lang w:val="en-GB"/>
        </w:rPr>
      </w:pPr>
      <w:del w:author="KARLOVCEC, Barbara" w:date="2025-02-26T14:31:00Z" w16du:dateUtc="2025-02-26T13:31:00Z" w:id="4921">
        <w:r w:rsidRPr="005D5556" w:rsidDel="00CE235E">
          <w:rPr>
            <w:rFonts w:ascii="Calibri" w:hAnsi="Calibri" w:cs="Calibri"/>
            <w:sz w:val="22"/>
            <w:szCs w:val="22"/>
          </w:rPr>
          <w:delText xml:space="preserve">Enterprises for training at </w:delText>
        </w:r>
        <w:r w:rsidRPr="005D5556" w:rsidDel="00CE235E">
          <w:rPr>
            <w:rFonts w:ascii="Calibri" w:hAnsi="Calibri" w:cs="Calibri"/>
            <w:sz w:val="22"/>
            <w:szCs w:val="22"/>
            <w:lang w:val="en-GB"/>
          </w:rPr>
          <w:delText>Port Harcourt, Rivers State training centre</w:delText>
        </w:r>
      </w:del>
    </w:p>
    <w:p w:rsidRPr="005D5556" w:rsidR="00E54361" w:rsidDel="00CE235E" w:rsidP="000029D8" w:rsidRDefault="00E54361" w14:paraId="3ACD75A0" w14:textId="41EBD438">
      <w:pPr>
        <w:tabs>
          <w:tab w:val="left" w:pos="720"/>
        </w:tabs>
        <w:ind w:left="24"/>
        <w:jc w:val="both"/>
        <w:rPr>
          <w:del w:author="KARLOVCEC, Barbara" w:date="2025-02-26T14:31:00Z" w16du:dateUtc="2025-02-26T13:31:00Z" w:id="4922"/>
          <w:rFonts w:ascii="Calibri" w:hAnsi="Calibri" w:cs="Calibri"/>
          <w:sz w:val="22"/>
          <w:szCs w:val="22"/>
        </w:rPr>
      </w:pPr>
    </w:p>
    <w:tbl>
      <w:tblPr>
        <w:tblW w:w="8500" w:type="dxa"/>
        <w:tblLook w:val="04A0" w:firstRow="1" w:lastRow="0" w:firstColumn="1" w:lastColumn="0" w:noHBand="0" w:noVBand="1"/>
      </w:tblPr>
      <w:tblGrid>
        <w:gridCol w:w="540"/>
        <w:gridCol w:w="1660"/>
        <w:gridCol w:w="1508"/>
        <w:gridCol w:w="880"/>
        <w:gridCol w:w="1700"/>
        <w:gridCol w:w="2644"/>
      </w:tblGrid>
      <w:tr w:rsidRPr="005D5556" w:rsidR="001062EC" w:rsidDel="00CE235E" w:rsidTr="005D5556" w14:paraId="476F1D0E" w14:textId="1D17E642">
        <w:trPr>
          <w:trHeight w:val="675"/>
          <w:del w:author="KARLOVCEC, Barbara" w:date="2025-02-26T14:31:00Z" w:id="4923"/>
        </w:trPr>
        <w:tc>
          <w:tcPr>
            <w:tcW w:w="54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D5556" w:rsidR="001062EC" w:rsidDel="00CE235E" w:rsidP="001062EC" w:rsidRDefault="001062EC" w14:paraId="2A8F73AC" w14:textId="23566F1E">
            <w:pPr>
              <w:rPr>
                <w:del w:author="KARLOVCEC, Barbara" w:date="2025-02-26T14:31:00Z" w16du:dateUtc="2025-02-26T13:31:00Z" w:id="4924"/>
                <w:rFonts w:ascii="Calibri" w:hAnsi="Calibri" w:cs="Calibri"/>
                <w:b/>
                <w:bCs/>
              </w:rPr>
            </w:pPr>
            <w:del w:author="KARLOVCEC, Barbara" w:date="2025-02-26T14:31:00Z" w16du:dateUtc="2025-02-26T13:31:00Z" w:id="4925">
              <w:r w:rsidRPr="005D5556" w:rsidDel="00CE235E">
                <w:rPr>
                  <w:rFonts w:ascii="Calibri" w:hAnsi="Calibri" w:cs="Calibri"/>
                  <w:b/>
                  <w:bCs/>
                </w:rPr>
                <w:delText>S/n</w:delText>
              </w:r>
            </w:del>
          </w:p>
        </w:tc>
        <w:tc>
          <w:tcPr>
            <w:tcW w:w="1540" w:type="dxa"/>
            <w:tcBorders>
              <w:top w:val="single" w:color="auto" w:sz="4" w:space="0"/>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5C555723" w14:textId="6153BA7B">
            <w:pPr>
              <w:rPr>
                <w:del w:author="KARLOVCEC, Barbara" w:date="2025-02-26T14:31:00Z" w16du:dateUtc="2025-02-26T13:31:00Z" w:id="4926"/>
                <w:rFonts w:ascii="Calibri" w:hAnsi="Calibri" w:cs="Calibri"/>
                <w:b/>
                <w:bCs/>
              </w:rPr>
            </w:pPr>
            <w:del w:author="KARLOVCEC, Barbara" w:date="2025-02-26T14:31:00Z" w16du:dateUtc="2025-02-26T13:31:00Z" w:id="4927">
              <w:r w:rsidRPr="005D5556" w:rsidDel="00CE235E">
                <w:rPr>
                  <w:rFonts w:ascii="Calibri" w:hAnsi="Calibri" w:cs="Calibri"/>
                  <w:b/>
                  <w:bCs/>
                </w:rPr>
                <w:delText>Company</w:delText>
              </w:r>
            </w:del>
          </w:p>
        </w:tc>
        <w:tc>
          <w:tcPr>
            <w:tcW w:w="1250" w:type="dxa"/>
            <w:tcBorders>
              <w:top w:val="single" w:color="auto" w:sz="4" w:space="0"/>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50FCC8C2" w14:textId="1C7C2A00">
            <w:pPr>
              <w:rPr>
                <w:del w:author="KARLOVCEC, Barbara" w:date="2025-02-26T14:31:00Z" w16du:dateUtc="2025-02-26T13:31:00Z" w:id="4928"/>
                <w:rFonts w:ascii="Calibri" w:hAnsi="Calibri" w:cs="Calibri"/>
                <w:b/>
                <w:bCs/>
              </w:rPr>
            </w:pPr>
            <w:del w:author="KARLOVCEC, Barbara" w:date="2025-02-26T14:31:00Z" w16du:dateUtc="2025-02-26T13:31:00Z" w:id="4929">
              <w:r w:rsidRPr="005D5556" w:rsidDel="00CE235E">
                <w:rPr>
                  <w:rFonts w:ascii="Calibri" w:hAnsi="Calibri" w:cs="Calibri"/>
                  <w:b/>
                  <w:bCs/>
                </w:rPr>
                <w:delText>Location</w:delText>
              </w:r>
            </w:del>
          </w:p>
        </w:tc>
        <w:tc>
          <w:tcPr>
            <w:tcW w:w="826" w:type="dxa"/>
            <w:tcBorders>
              <w:top w:val="single" w:color="auto" w:sz="4" w:space="0"/>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0CAE9BA9" w14:textId="302BF6BA">
            <w:pPr>
              <w:rPr>
                <w:del w:author="KARLOVCEC, Barbara" w:date="2025-02-26T14:31:00Z" w16du:dateUtc="2025-02-26T13:31:00Z" w:id="4930"/>
                <w:rFonts w:ascii="Calibri" w:hAnsi="Calibri" w:cs="Calibri"/>
                <w:b/>
                <w:bCs/>
              </w:rPr>
            </w:pPr>
            <w:del w:author="KARLOVCEC, Barbara" w:date="2025-02-26T14:31:00Z" w16du:dateUtc="2025-02-26T13:31:00Z" w:id="4931">
              <w:r w:rsidRPr="005D5556" w:rsidDel="00CE235E">
                <w:rPr>
                  <w:rFonts w:ascii="Calibri" w:hAnsi="Calibri" w:cs="Calibri"/>
                  <w:b/>
                  <w:bCs/>
                </w:rPr>
                <w:delText>Geo-political zone</w:delText>
              </w:r>
            </w:del>
          </w:p>
        </w:tc>
        <w:tc>
          <w:tcPr>
            <w:tcW w:w="1700" w:type="dxa"/>
            <w:tcBorders>
              <w:top w:val="single" w:color="auto" w:sz="4" w:space="0"/>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21966C6D" w14:textId="524CADAC">
            <w:pPr>
              <w:rPr>
                <w:del w:author="KARLOVCEC, Barbara" w:date="2025-02-26T14:31:00Z" w16du:dateUtc="2025-02-26T13:31:00Z" w:id="4932"/>
                <w:rFonts w:ascii="Calibri" w:hAnsi="Calibri" w:cs="Calibri"/>
                <w:b/>
                <w:bCs/>
                <w:color w:val="000000"/>
              </w:rPr>
            </w:pPr>
            <w:del w:author="KARLOVCEC, Barbara" w:date="2025-02-26T14:31:00Z" w16du:dateUtc="2025-02-26T13:31:00Z" w:id="4933">
              <w:r w:rsidRPr="005D5556" w:rsidDel="00CE235E">
                <w:rPr>
                  <w:rFonts w:ascii="Calibri" w:hAnsi="Calibri" w:cs="Calibri"/>
                  <w:b/>
                  <w:bCs/>
                  <w:color w:val="000000"/>
                </w:rPr>
                <w:delText>Type of business</w:delText>
              </w:r>
            </w:del>
          </w:p>
        </w:tc>
        <w:tc>
          <w:tcPr>
            <w:tcW w:w="2644" w:type="dxa"/>
            <w:tcBorders>
              <w:top w:val="single" w:color="auto" w:sz="4" w:space="0"/>
              <w:left w:val="nil"/>
              <w:bottom w:val="single" w:color="auto" w:sz="4" w:space="0"/>
              <w:right w:val="single" w:color="auto" w:sz="4" w:space="0"/>
            </w:tcBorders>
            <w:shd w:val="clear" w:color="auto" w:fill="auto"/>
            <w:vAlign w:val="bottom"/>
            <w:hideMark/>
          </w:tcPr>
          <w:p w:rsidRPr="005D5556" w:rsidR="001062EC" w:rsidDel="00CE235E" w:rsidP="001062EC" w:rsidRDefault="001062EC" w14:paraId="22CA56C2" w14:textId="04466EDE">
            <w:pPr>
              <w:rPr>
                <w:del w:author="KARLOVCEC, Barbara" w:date="2025-02-26T14:31:00Z" w16du:dateUtc="2025-02-26T13:31:00Z" w:id="4934"/>
                <w:rFonts w:ascii="Calibri" w:hAnsi="Calibri" w:cs="Calibri"/>
                <w:b/>
                <w:bCs/>
                <w:color w:val="000000"/>
              </w:rPr>
            </w:pPr>
            <w:del w:author="KARLOVCEC, Barbara" w:date="2025-02-26T14:31:00Z" w16du:dateUtc="2025-02-26T13:31:00Z" w:id="4935">
              <w:r w:rsidRPr="005D5556" w:rsidDel="00CE235E">
                <w:rPr>
                  <w:rFonts w:ascii="Calibri" w:hAnsi="Calibri" w:cs="Calibri"/>
                  <w:b/>
                  <w:bCs/>
                  <w:color w:val="000000"/>
                </w:rPr>
                <w:delText>Training session</w:delText>
              </w:r>
            </w:del>
          </w:p>
        </w:tc>
      </w:tr>
      <w:tr w:rsidRPr="005D5556" w:rsidR="001062EC" w:rsidDel="00CE235E" w:rsidTr="005D5556" w14:paraId="1C53E972" w14:textId="5AB7FBC4">
        <w:trPr>
          <w:trHeight w:val="540"/>
          <w:del w:author="KARLOVCEC, Barbara" w:date="2025-02-26T14:31:00Z" w:id="4936"/>
        </w:trPr>
        <w:tc>
          <w:tcPr>
            <w:tcW w:w="54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062EC" w:rsidDel="00CE235E" w:rsidP="001062EC" w:rsidRDefault="001062EC" w14:paraId="0CBA6DFE" w14:textId="676AB57A">
            <w:pPr>
              <w:rPr>
                <w:del w:author="KARLOVCEC, Barbara" w:date="2025-02-26T14:31:00Z" w16du:dateUtc="2025-02-26T13:31:00Z" w:id="4937"/>
                <w:rFonts w:ascii="Calibri" w:hAnsi="Calibri" w:cs="Calibri"/>
                <w:color w:val="000000"/>
              </w:rPr>
            </w:pPr>
            <w:del w:author="KARLOVCEC, Barbara" w:date="2025-02-26T14:31:00Z" w16du:dateUtc="2025-02-26T13:31:00Z" w:id="4938">
              <w:r w:rsidRPr="005D5556" w:rsidDel="00CE235E">
                <w:rPr>
                  <w:rFonts w:ascii="Calibri" w:hAnsi="Calibri" w:cs="Calibri"/>
                  <w:color w:val="000000"/>
                </w:rPr>
                <w:delText>1</w:delText>
              </w:r>
            </w:del>
          </w:p>
        </w:tc>
        <w:tc>
          <w:tcPr>
            <w:tcW w:w="154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671A5CD2" w14:textId="1DB44115">
            <w:pPr>
              <w:rPr>
                <w:del w:author="KARLOVCEC, Barbara" w:date="2025-02-26T14:31:00Z" w16du:dateUtc="2025-02-26T13:31:00Z" w:id="4939"/>
                <w:rFonts w:ascii="Calibri" w:hAnsi="Calibri" w:cs="Calibri"/>
                <w:color w:val="000000"/>
              </w:rPr>
            </w:pPr>
            <w:del w:author="KARLOVCEC, Barbara" w:date="2025-02-26T14:31:00Z" w16du:dateUtc="2025-02-26T13:31:00Z" w:id="4940">
              <w:r w:rsidRPr="005D5556" w:rsidDel="00CE235E">
                <w:rPr>
                  <w:rFonts w:ascii="Calibri" w:hAnsi="Calibri" w:cs="Calibri"/>
                  <w:color w:val="000000"/>
                </w:rPr>
                <w:delText>N-NDU ELECTRICAL</w:delText>
              </w:r>
            </w:del>
          </w:p>
        </w:tc>
        <w:tc>
          <w:tcPr>
            <w:tcW w:w="125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7967E34A" w14:textId="2FC07927">
            <w:pPr>
              <w:rPr>
                <w:del w:author="KARLOVCEC, Barbara" w:date="2025-02-26T14:31:00Z" w16du:dateUtc="2025-02-26T13:31:00Z" w:id="4941"/>
                <w:rFonts w:ascii="Calibri" w:hAnsi="Calibri" w:cs="Calibri"/>
                <w:color w:val="000000"/>
              </w:rPr>
            </w:pPr>
            <w:del w:author="KARLOVCEC, Barbara" w:date="2025-02-26T14:31:00Z" w16du:dateUtc="2025-02-26T13:31:00Z" w:id="4942">
              <w:r w:rsidRPr="005D5556" w:rsidDel="00CE235E">
                <w:rPr>
                  <w:rFonts w:ascii="Calibri" w:hAnsi="Calibri" w:cs="Calibri"/>
                  <w:color w:val="000000"/>
                </w:rPr>
                <w:delText>Aba</w:delText>
              </w:r>
            </w:del>
          </w:p>
        </w:tc>
        <w:tc>
          <w:tcPr>
            <w:tcW w:w="826"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21878984" w14:textId="160845C8">
            <w:pPr>
              <w:rPr>
                <w:del w:author="KARLOVCEC, Barbara" w:date="2025-02-26T14:31:00Z" w16du:dateUtc="2025-02-26T13:31:00Z" w:id="4943"/>
                <w:rFonts w:ascii="Calibri" w:hAnsi="Calibri" w:cs="Calibri"/>
                <w:color w:val="000000"/>
              </w:rPr>
            </w:pPr>
            <w:del w:author="KARLOVCEC, Barbara" w:date="2025-02-26T14:31:00Z" w16du:dateUtc="2025-02-26T13:31:00Z" w:id="4944">
              <w:r w:rsidRPr="005D5556" w:rsidDel="00CE235E">
                <w:rPr>
                  <w:rFonts w:ascii="Calibri" w:hAnsi="Calibri" w:cs="Calibri"/>
                  <w:color w:val="000000"/>
                </w:rPr>
                <w:delText>South East</w:delText>
              </w:r>
            </w:del>
          </w:p>
        </w:tc>
        <w:tc>
          <w:tcPr>
            <w:tcW w:w="1700"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67B35BB3" w14:textId="316CD451">
            <w:pPr>
              <w:rPr>
                <w:del w:author="KARLOVCEC, Barbara" w:date="2025-02-26T14:31:00Z" w16du:dateUtc="2025-02-26T13:31:00Z" w:id="4945"/>
                <w:rFonts w:ascii="Calibri" w:hAnsi="Calibri" w:cs="Calibri"/>
                <w:color w:val="000000"/>
              </w:rPr>
            </w:pPr>
            <w:del w:author="KARLOVCEC, Barbara" w:date="2025-02-26T14:31:00Z" w16du:dateUtc="2025-02-26T13:31:00Z" w:id="4946">
              <w:r w:rsidRPr="005D5556" w:rsidDel="00CE235E">
                <w:rPr>
                  <w:rFonts w:ascii="Calibri" w:hAnsi="Calibri" w:cs="Calibri"/>
                  <w:color w:val="000000"/>
                </w:rPr>
                <w:delText>ICE  MAKING MACHINE</w:delText>
              </w:r>
            </w:del>
          </w:p>
        </w:tc>
        <w:tc>
          <w:tcPr>
            <w:tcW w:w="2644" w:type="dxa"/>
            <w:vMerge w:val="restart"/>
            <w:tcBorders>
              <w:top w:val="nil"/>
              <w:left w:val="single" w:color="auto" w:sz="4" w:space="0"/>
              <w:bottom w:val="single" w:color="000000" w:sz="4" w:space="0"/>
              <w:right w:val="single" w:color="auto" w:sz="4" w:space="0"/>
            </w:tcBorders>
            <w:shd w:val="clear" w:color="auto" w:fill="auto"/>
            <w:noWrap/>
            <w:vAlign w:val="bottom"/>
            <w:hideMark/>
          </w:tcPr>
          <w:p w:rsidRPr="005D5556" w:rsidR="001062EC" w:rsidDel="00CE235E" w:rsidP="001062EC" w:rsidRDefault="001062EC" w14:paraId="66D1DE8E" w14:textId="7C0B5B3C">
            <w:pPr>
              <w:rPr>
                <w:del w:author="KARLOVCEC, Barbara" w:date="2025-02-26T14:31:00Z" w16du:dateUtc="2025-02-26T13:31:00Z" w:id="4947"/>
                <w:rFonts w:ascii="Calibri" w:hAnsi="Calibri" w:cs="Calibri"/>
                <w:color w:val="000000"/>
              </w:rPr>
            </w:pPr>
            <w:del w:author="KARLOVCEC, Barbara" w:date="2025-02-26T14:31:00Z" w16du:dateUtc="2025-02-26T13:31:00Z" w:id="4948">
              <w:r w:rsidRPr="005D5556" w:rsidDel="00CE235E">
                <w:rPr>
                  <w:rFonts w:ascii="Calibri" w:hAnsi="Calibri" w:cs="Calibri"/>
                  <w:color w:val="000000"/>
                </w:rPr>
                <w:delText>Session #8 (one trainee per company)</w:delText>
              </w:r>
            </w:del>
          </w:p>
        </w:tc>
      </w:tr>
      <w:tr w:rsidRPr="005D5556" w:rsidR="001062EC" w:rsidDel="00CE235E" w:rsidTr="005D5556" w14:paraId="50A6D76F" w14:textId="6D3B05F1">
        <w:trPr>
          <w:trHeight w:val="570"/>
          <w:del w:author="KARLOVCEC, Barbara" w:date="2025-02-26T14:31:00Z" w:id="4949"/>
        </w:trPr>
        <w:tc>
          <w:tcPr>
            <w:tcW w:w="54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062EC" w:rsidDel="00CE235E" w:rsidP="001062EC" w:rsidRDefault="001062EC" w14:paraId="5A2F778E" w14:textId="11AF7EE5">
            <w:pPr>
              <w:rPr>
                <w:del w:author="KARLOVCEC, Barbara" w:date="2025-02-26T14:31:00Z" w16du:dateUtc="2025-02-26T13:31:00Z" w:id="4950"/>
                <w:rFonts w:ascii="Calibri" w:hAnsi="Calibri" w:cs="Calibri"/>
                <w:color w:val="000000"/>
              </w:rPr>
            </w:pPr>
            <w:del w:author="KARLOVCEC, Barbara" w:date="2025-02-26T14:31:00Z" w16du:dateUtc="2025-02-26T13:31:00Z" w:id="4951">
              <w:r w:rsidRPr="005D5556" w:rsidDel="00CE235E">
                <w:rPr>
                  <w:rFonts w:ascii="Calibri" w:hAnsi="Calibri" w:cs="Calibri"/>
                  <w:color w:val="000000"/>
                </w:rPr>
                <w:delText>2</w:delText>
              </w:r>
            </w:del>
          </w:p>
        </w:tc>
        <w:tc>
          <w:tcPr>
            <w:tcW w:w="154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6A0A64D1" w14:textId="6C9CBD07">
            <w:pPr>
              <w:rPr>
                <w:del w:author="KARLOVCEC, Barbara" w:date="2025-02-26T14:31:00Z" w16du:dateUtc="2025-02-26T13:31:00Z" w:id="4952"/>
                <w:rFonts w:ascii="Calibri" w:hAnsi="Calibri" w:cs="Calibri"/>
                <w:color w:val="000000"/>
              </w:rPr>
            </w:pPr>
            <w:del w:author="KARLOVCEC, Barbara" w:date="2025-02-26T14:31:00Z" w16du:dateUtc="2025-02-26T13:31:00Z" w:id="4953">
              <w:r w:rsidRPr="005D5556" w:rsidDel="00CE235E">
                <w:rPr>
                  <w:rFonts w:ascii="Calibri" w:hAnsi="Calibri" w:cs="Calibri"/>
                  <w:color w:val="000000"/>
                </w:rPr>
                <w:delText>PEE COOLING TECH.</w:delText>
              </w:r>
            </w:del>
          </w:p>
        </w:tc>
        <w:tc>
          <w:tcPr>
            <w:tcW w:w="125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2BCA84C9" w14:textId="071DECB5">
            <w:pPr>
              <w:rPr>
                <w:del w:author="KARLOVCEC, Barbara" w:date="2025-02-26T14:31:00Z" w16du:dateUtc="2025-02-26T13:31:00Z" w:id="4954"/>
                <w:rFonts w:ascii="Calibri" w:hAnsi="Calibri" w:cs="Calibri"/>
                <w:color w:val="000000"/>
              </w:rPr>
            </w:pPr>
            <w:del w:author="KARLOVCEC, Barbara" w:date="2025-02-26T14:31:00Z" w16du:dateUtc="2025-02-26T13:31:00Z" w:id="4955">
              <w:r w:rsidRPr="005D5556" w:rsidDel="00CE235E">
                <w:rPr>
                  <w:rFonts w:ascii="Calibri" w:hAnsi="Calibri" w:cs="Calibri"/>
                  <w:color w:val="000000"/>
                </w:rPr>
                <w:delText>Aba</w:delText>
              </w:r>
            </w:del>
          </w:p>
        </w:tc>
        <w:tc>
          <w:tcPr>
            <w:tcW w:w="826"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1354EB37" w14:textId="21A292BD">
            <w:pPr>
              <w:rPr>
                <w:del w:author="KARLOVCEC, Barbara" w:date="2025-02-26T14:31:00Z" w16du:dateUtc="2025-02-26T13:31:00Z" w:id="4956"/>
                <w:rFonts w:ascii="Calibri" w:hAnsi="Calibri" w:cs="Calibri"/>
                <w:color w:val="000000"/>
              </w:rPr>
            </w:pPr>
            <w:del w:author="KARLOVCEC, Barbara" w:date="2025-02-26T14:31:00Z" w16du:dateUtc="2025-02-26T13:31:00Z" w:id="4957">
              <w:r w:rsidRPr="005D5556" w:rsidDel="00CE235E">
                <w:rPr>
                  <w:rFonts w:ascii="Calibri" w:hAnsi="Calibri" w:cs="Calibri"/>
                  <w:color w:val="000000"/>
                </w:rPr>
                <w:delText>South East</w:delText>
              </w:r>
            </w:del>
          </w:p>
        </w:tc>
        <w:tc>
          <w:tcPr>
            <w:tcW w:w="170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3BD04871" w14:textId="70D24C44">
            <w:pPr>
              <w:rPr>
                <w:del w:author="KARLOVCEC, Barbara" w:date="2025-02-26T14:31:00Z" w16du:dateUtc="2025-02-26T13:31:00Z" w:id="4958"/>
                <w:rFonts w:ascii="Calibri" w:hAnsi="Calibri" w:cs="Calibri"/>
                <w:color w:val="000000"/>
              </w:rPr>
            </w:pPr>
            <w:del w:author="KARLOVCEC, Barbara" w:date="2025-02-26T14:31:00Z" w16du:dateUtc="2025-02-26T13:31:00Z" w:id="4959">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COLD ROOM</w:delText>
              </w:r>
            </w:del>
          </w:p>
        </w:tc>
        <w:tc>
          <w:tcPr>
            <w:tcW w:w="2644" w:type="dxa"/>
            <w:vMerge/>
            <w:tcBorders>
              <w:top w:val="nil"/>
              <w:left w:val="single" w:color="auto" w:sz="4" w:space="0"/>
              <w:bottom w:val="single" w:color="000000" w:sz="4" w:space="0"/>
              <w:right w:val="single" w:color="auto" w:sz="4" w:space="0"/>
            </w:tcBorders>
            <w:vAlign w:val="center"/>
            <w:hideMark/>
          </w:tcPr>
          <w:p w:rsidRPr="005D5556" w:rsidR="001062EC" w:rsidDel="00CE235E" w:rsidP="001062EC" w:rsidRDefault="001062EC" w14:paraId="4077D804" w14:textId="4EC4C15E">
            <w:pPr>
              <w:rPr>
                <w:del w:author="KARLOVCEC, Barbara" w:date="2025-02-26T14:31:00Z" w16du:dateUtc="2025-02-26T13:31:00Z" w:id="4960"/>
                <w:rFonts w:ascii="Calibri" w:hAnsi="Calibri" w:cs="Calibri"/>
                <w:color w:val="000000"/>
              </w:rPr>
            </w:pPr>
          </w:p>
        </w:tc>
      </w:tr>
      <w:tr w:rsidRPr="005D5556" w:rsidR="001062EC" w:rsidDel="00CE235E" w:rsidTr="005D5556" w14:paraId="6F839EEF" w14:textId="478CE3E3">
        <w:trPr>
          <w:trHeight w:val="462"/>
          <w:del w:author="KARLOVCEC, Barbara" w:date="2025-02-26T14:31:00Z" w:id="4961"/>
        </w:trPr>
        <w:tc>
          <w:tcPr>
            <w:tcW w:w="54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062EC" w:rsidDel="00CE235E" w:rsidP="001062EC" w:rsidRDefault="001062EC" w14:paraId="2BA3B031" w14:textId="55B0A6CC">
            <w:pPr>
              <w:rPr>
                <w:del w:author="KARLOVCEC, Barbara" w:date="2025-02-26T14:31:00Z" w16du:dateUtc="2025-02-26T13:31:00Z" w:id="4962"/>
                <w:rFonts w:ascii="Calibri" w:hAnsi="Calibri" w:cs="Calibri"/>
                <w:color w:val="000000"/>
              </w:rPr>
            </w:pPr>
            <w:del w:author="KARLOVCEC, Barbara" w:date="2025-02-26T14:31:00Z" w16du:dateUtc="2025-02-26T13:31:00Z" w:id="4963">
              <w:r w:rsidRPr="005D5556" w:rsidDel="00CE235E">
                <w:rPr>
                  <w:rFonts w:ascii="Calibri" w:hAnsi="Calibri" w:cs="Calibri"/>
                  <w:color w:val="000000"/>
                </w:rPr>
                <w:delText>3</w:delText>
              </w:r>
            </w:del>
          </w:p>
        </w:tc>
        <w:tc>
          <w:tcPr>
            <w:tcW w:w="154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41AB0CBC" w14:textId="76D49F8F">
            <w:pPr>
              <w:rPr>
                <w:del w:author="KARLOVCEC, Barbara" w:date="2025-02-26T14:31:00Z" w16du:dateUtc="2025-02-26T13:31:00Z" w:id="4964"/>
                <w:rFonts w:ascii="Calibri" w:hAnsi="Calibri" w:cs="Calibri"/>
                <w:color w:val="000000"/>
              </w:rPr>
            </w:pPr>
            <w:del w:author="KARLOVCEC, Barbara" w:date="2025-02-26T14:31:00Z" w16du:dateUtc="2025-02-26T13:31:00Z" w:id="4965">
              <w:r w:rsidRPr="005D5556" w:rsidDel="00CE235E">
                <w:rPr>
                  <w:rFonts w:ascii="Calibri" w:hAnsi="Calibri" w:cs="Calibri"/>
                  <w:color w:val="000000"/>
                </w:rPr>
                <w:delText>GODS OPINIO TECHNICAL NIG.</w:delText>
              </w:r>
            </w:del>
          </w:p>
        </w:tc>
        <w:tc>
          <w:tcPr>
            <w:tcW w:w="125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5A146655" w14:textId="7AFA2E60">
            <w:pPr>
              <w:rPr>
                <w:del w:author="KARLOVCEC, Barbara" w:date="2025-02-26T14:31:00Z" w16du:dateUtc="2025-02-26T13:31:00Z" w:id="4966"/>
                <w:rFonts w:ascii="Calibri" w:hAnsi="Calibri" w:cs="Calibri"/>
                <w:color w:val="000000"/>
              </w:rPr>
            </w:pPr>
            <w:del w:author="KARLOVCEC, Barbara" w:date="2025-02-26T14:31:00Z" w16du:dateUtc="2025-02-26T13:31:00Z" w:id="4967">
              <w:r w:rsidRPr="005D5556" w:rsidDel="00CE235E">
                <w:rPr>
                  <w:rFonts w:ascii="Calibri" w:hAnsi="Calibri" w:cs="Calibri"/>
                  <w:color w:val="000000"/>
                </w:rPr>
                <w:delText>ONITSHA</w:delText>
              </w:r>
            </w:del>
          </w:p>
        </w:tc>
        <w:tc>
          <w:tcPr>
            <w:tcW w:w="826"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5BA6A325" w14:textId="198EC0A3">
            <w:pPr>
              <w:rPr>
                <w:del w:author="KARLOVCEC, Barbara" w:date="2025-02-26T14:31:00Z" w16du:dateUtc="2025-02-26T13:31:00Z" w:id="4968"/>
                <w:rFonts w:ascii="Calibri" w:hAnsi="Calibri" w:cs="Calibri"/>
                <w:color w:val="000000"/>
              </w:rPr>
            </w:pPr>
            <w:del w:author="KARLOVCEC, Barbara" w:date="2025-02-26T14:31:00Z" w16du:dateUtc="2025-02-26T13:31:00Z" w:id="4969">
              <w:r w:rsidRPr="005D5556" w:rsidDel="00CE235E">
                <w:rPr>
                  <w:rFonts w:ascii="Calibri" w:hAnsi="Calibri" w:cs="Calibri"/>
                  <w:color w:val="000000"/>
                </w:rPr>
                <w:delText>South East</w:delText>
              </w:r>
            </w:del>
          </w:p>
        </w:tc>
        <w:tc>
          <w:tcPr>
            <w:tcW w:w="1700"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22CD9B3C" w14:textId="3297112D">
            <w:pPr>
              <w:rPr>
                <w:del w:author="KARLOVCEC, Barbara" w:date="2025-02-26T14:31:00Z" w16du:dateUtc="2025-02-26T13:31:00Z" w:id="4970"/>
                <w:rFonts w:ascii="Calibri" w:hAnsi="Calibri" w:cs="Calibri"/>
                <w:color w:val="000000"/>
              </w:rPr>
            </w:pPr>
            <w:del w:author="KARLOVCEC, Barbara" w:date="2025-02-26T14:31:00Z" w16du:dateUtc="2025-02-26T13:31:00Z" w:id="4971">
              <w:r w:rsidRPr="005D5556" w:rsidDel="00CE235E">
                <w:rPr>
                  <w:rFonts w:ascii="Calibri" w:hAnsi="Calibri" w:cs="Calibri"/>
                  <w:color w:val="000000"/>
                </w:rPr>
                <w:delText>ICE  MAKING MACHINE</w:delText>
              </w:r>
            </w:del>
          </w:p>
        </w:tc>
        <w:tc>
          <w:tcPr>
            <w:tcW w:w="2644" w:type="dxa"/>
            <w:vMerge/>
            <w:tcBorders>
              <w:top w:val="nil"/>
              <w:left w:val="single" w:color="auto" w:sz="4" w:space="0"/>
              <w:bottom w:val="single" w:color="000000" w:sz="4" w:space="0"/>
              <w:right w:val="single" w:color="auto" w:sz="4" w:space="0"/>
            </w:tcBorders>
            <w:vAlign w:val="center"/>
            <w:hideMark/>
          </w:tcPr>
          <w:p w:rsidRPr="005D5556" w:rsidR="001062EC" w:rsidDel="00CE235E" w:rsidP="001062EC" w:rsidRDefault="001062EC" w14:paraId="44C909A4" w14:textId="687ABC0B">
            <w:pPr>
              <w:rPr>
                <w:del w:author="KARLOVCEC, Barbara" w:date="2025-02-26T14:31:00Z" w16du:dateUtc="2025-02-26T13:31:00Z" w:id="4972"/>
                <w:rFonts w:ascii="Calibri" w:hAnsi="Calibri" w:cs="Calibri"/>
                <w:color w:val="000000"/>
              </w:rPr>
            </w:pPr>
          </w:p>
        </w:tc>
      </w:tr>
      <w:tr w:rsidRPr="005D5556" w:rsidR="001062EC" w:rsidDel="00CE235E" w:rsidTr="005D5556" w14:paraId="512DBAFD" w14:textId="1D56B54D">
        <w:trPr>
          <w:trHeight w:val="450"/>
          <w:del w:author="KARLOVCEC, Barbara" w:date="2025-02-26T14:31:00Z" w:id="4973"/>
        </w:trPr>
        <w:tc>
          <w:tcPr>
            <w:tcW w:w="54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062EC" w:rsidDel="00CE235E" w:rsidP="001062EC" w:rsidRDefault="001062EC" w14:paraId="2775262B" w14:textId="7ED25CCC">
            <w:pPr>
              <w:rPr>
                <w:del w:author="KARLOVCEC, Barbara" w:date="2025-02-26T14:31:00Z" w16du:dateUtc="2025-02-26T13:31:00Z" w:id="4974"/>
                <w:rFonts w:ascii="Calibri" w:hAnsi="Calibri" w:cs="Calibri"/>
                <w:color w:val="000000"/>
              </w:rPr>
            </w:pPr>
            <w:del w:author="KARLOVCEC, Barbara" w:date="2025-02-26T14:31:00Z" w16du:dateUtc="2025-02-26T13:31:00Z" w:id="4975">
              <w:r w:rsidRPr="005D5556" w:rsidDel="00CE235E">
                <w:rPr>
                  <w:rFonts w:ascii="Calibri" w:hAnsi="Calibri" w:cs="Calibri"/>
                  <w:color w:val="000000"/>
                </w:rPr>
                <w:delText>4</w:delText>
              </w:r>
            </w:del>
          </w:p>
        </w:tc>
        <w:tc>
          <w:tcPr>
            <w:tcW w:w="154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54461676" w14:textId="75B7F6DB">
            <w:pPr>
              <w:rPr>
                <w:del w:author="KARLOVCEC, Barbara" w:date="2025-02-26T14:31:00Z" w16du:dateUtc="2025-02-26T13:31:00Z" w:id="4976"/>
                <w:rFonts w:ascii="Calibri" w:hAnsi="Calibri" w:cs="Calibri"/>
                <w:color w:val="000000"/>
              </w:rPr>
            </w:pPr>
            <w:del w:author="KARLOVCEC, Barbara" w:date="2025-02-26T14:31:00Z" w16du:dateUtc="2025-02-26T13:31:00Z" w:id="4977">
              <w:r w:rsidRPr="005D5556" w:rsidDel="00CE235E">
                <w:rPr>
                  <w:rFonts w:ascii="Calibri" w:hAnsi="Calibri" w:cs="Calibri"/>
                  <w:color w:val="000000"/>
                </w:rPr>
                <w:delText>E-PAL ENTERPRISES NIG LTD</w:delText>
              </w:r>
            </w:del>
          </w:p>
        </w:tc>
        <w:tc>
          <w:tcPr>
            <w:tcW w:w="125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1FD89AB7" w14:textId="0FD4BE50">
            <w:pPr>
              <w:rPr>
                <w:del w:author="KARLOVCEC, Barbara" w:date="2025-02-26T14:31:00Z" w16du:dateUtc="2025-02-26T13:31:00Z" w:id="4978"/>
                <w:rFonts w:ascii="Calibri" w:hAnsi="Calibri" w:cs="Calibri"/>
                <w:color w:val="000000"/>
              </w:rPr>
            </w:pPr>
            <w:del w:author="KARLOVCEC, Barbara" w:date="2025-02-26T14:31:00Z" w16du:dateUtc="2025-02-26T13:31:00Z" w:id="4979">
              <w:r w:rsidRPr="005D5556" w:rsidDel="00CE235E">
                <w:rPr>
                  <w:rFonts w:ascii="Calibri" w:hAnsi="Calibri" w:cs="Calibri"/>
                  <w:color w:val="000000"/>
                </w:rPr>
                <w:delText>Aba</w:delText>
              </w:r>
            </w:del>
          </w:p>
        </w:tc>
        <w:tc>
          <w:tcPr>
            <w:tcW w:w="826"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53B41CE5" w14:textId="5CE4C52D">
            <w:pPr>
              <w:rPr>
                <w:del w:author="KARLOVCEC, Barbara" w:date="2025-02-26T14:31:00Z" w16du:dateUtc="2025-02-26T13:31:00Z" w:id="4980"/>
                <w:rFonts w:ascii="Calibri" w:hAnsi="Calibri" w:cs="Calibri"/>
                <w:color w:val="000000"/>
              </w:rPr>
            </w:pPr>
            <w:del w:author="KARLOVCEC, Barbara" w:date="2025-02-26T14:31:00Z" w16du:dateUtc="2025-02-26T13:31:00Z" w:id="4981">
              <w:r w:rsidRPr="005D5556" w:rsidDel="00CE235E">
                <w:rPr>
                  <w:rFonts w:ascii="Calibri" w:hAnsi="Calibri" w:cs="Calibri"/>
                  <w:color w:val="000000"/>
                </w:rPr>
                <w:delText>South East</w:delText>
              </w:r>
            </w:del>
          </w:p>
        </w:tc>
        <w:tc>
          <w:tcPr>
            <w:tcW w:w="1700"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3FC562CB" w14:textId="2A78A09C">
            <w:pPr>
              <w:rPr>
                <w:del w:author="KARLOVCEC, Barbara" w:date="2025-02-26T14:31:00Z" w16du:dateUtc="2025-02-26T13:31:00Z" w:id="4982"/>
                <w:rFonts w:ascii="Calibri" w:hAnsi="Calibri" w:cs="Calibri"/>
                <w:color w:val="000000"/>
              </w:rPr>
            </w:pPr>
            <w:del w:author="KARLOVCEC, Barbara" w:date="2025-02-26T14:31:00Z" w16du:dateUtc="2025-02-26T13:31:00Z" w:id="4983">
              <w:r w:rsidRPr="005D5556" w:rsidDel="00CE235E">
                <w:rPr>
                  <w:rFonts w:ascii="Calibri" w:hAnsi="Calibri" w:cs="Calibri"/>
                  <w:color w:val="000000"/>
                </w:rPr>
                <w:delText>ICE  MAKING MACHINE</w:delText>
              </w:r>
            </w:del>
          </w:p>
        </w:tc>
        <w:tc>
          <w:tcPr>
            <w:tcW w:w="2644" w:type="dxa"/>
            <w:vMerge/>
            <w:tcBorders>
              <w:top w:val="nil"/>
              <w:left w:val="single" w:color="auto" w:sz="4" w:space="0"/>
              <w:bottom w:val="single" w:color="000000" w:sz="4" w:space="0"/>
              <w:right w:val="single" w:color="auto" w:sz="4" w:space="0"/>
            </w:tcBorders>
            <w:vAlign w:val="center"/>
            <w:hideMark/>
          </w:tcPr>
          <w:p w:rsidRPr="005D5556" w:rsidR="001062EC" w:rsidDel="00CE235E" w:rsidP="001062EC" w:rsidRDefault="001062EC" w14:paraId="126BEB47" w14:textId="70B65138">
            <w:pPr>
              <w:rPr>
                <w:del w:author="KARLOVCEC, Barbara" w:date="2025-02-26T14:31:00Z" w16du:dateUtc="2025-02-26T13:31:00Z" w:id="4984"/>
                <w:rFonts w:ascii="Calibri" w:hAnsi="Calibri" w:cs="Calibri"/>
                <w:color w:val="000000"/>
              </w:rPr>
            </w:pPr>
          </w:p>
        </w:tc>
      </w:tr>
      <w:tr w:rsidRPr="005D5556" w:rsidR="001062EC" w:rsidDel="00CE235E" w:rsidTr="005D5556" w14:paraId="464AFA39" w14:textId="24F4C5BD">
        <w:trPr>
          <w:trHeight w:val="1125"/>
          <w:del w:author="KARLOVCEC, Barbara" w:date="2025-02-26T14:31:00Z" w:id="4985"/>
        </w:trPr>
        <w:tc>
          <w:tcPr>
            <w:tcW w:w="54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062EC" w:rsidDel="00CE235E" w:rsidP="001062EC" w:rsidRDefault="001062EC" w14:paraId="626B5E97" w14:textId="257B3EC2">
            <w:pPr>
              <w:rPr>
                <w:del w:author="KARLOVCEC, Barbara" w:date="2025-02-26T14:31:00Z" w16du:dateUtc="2025-02-26T13:31:00Z" w:id="4986"/>
                <w:rFonts w:ascii="Calibri" w:hAnsi="Calibri" w:cs="Calibri"/>
                <w:color w:val="000000"/>
              </w:rPr>
            </w:pPr>
            <w:del w:author="KARLOVCEC, Barbara" w:date="2025-02-26T14:31:00Z" w16du:dateUtc="2025-02-26T13:31:00Z" w:id="4987">
              <w:r w:rsidRPr="005D5556" w:rsidDel="00CE235E">
                <w:rPr>
                  <w:rFonts w:ascii="Calibri" w:hAnsi="Calibri" w:cs="Calibri"/>
                  <w:color w:val="000000"/>
                </w:rPr>
                <w:delText>5</w:delText>
              </w:r>
            </w:del>
          </w:p>
        </w:tc>
        <w:tc>
          <w:tcPr>
            <w:tcW w:w="154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4C18A929" w14:textId="5DC02C4A">
            <w:pPr>
              <w:rPr>
                <w:del w:author="KARLOVCEC, Barbara" w:date="2025-02-26T14:31:00Z" w16du:dateUtc="2025-02-26T13:31:00Z" w:id="4988"/>
                <w:rFonts w:ascii="Calibri" w:hAnsi="Calibri" w:cs="Calibri"/>
                <w:color w:val="000000"/>
              </w:rPr>
            </w:pPr>
            <w:del w:author="KARLOVCEC, Barbara" w:date="2025-02-26T14:31:00Z" w16du:dateUtc="2025-02-26T13:31:00Z" w:id="4989">
              <w:r w:rsidRPr="005D5556" w:rsidDel="00CE235E">
                <w:rPr>
                  <w:rFonts w:ascii="Calibri" w:hAnsi="Calibri" w:cs="Calibri"/>
                  <w:color w:val="000000"/>
                </w:rPr>
                <w:delText>UGOWE ENG. COMPANY</w:delText>
              </w:r>
            </w:del>
          </w:p>
        </w:tc>
        <w:tc>
          <w:tcPr>
            <w:tcW w:w="125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691E6FB8" w14:textId="5088CA80">
            <w:pPr>
              <w:rPr>
                <w:del w:author="KARLOVCEC, Barbara" w:date="2025-02-26T14:31:00Z" w16du:dateUtc="2025-02-26T13:31:00Z" w:id="4990"/>
                <w:rFonts w:ascii="Calibri" w:hAnsi="Calibri" w:cs="Calibri"/>
                <w:color w:val="000000"/>
              </w:rPr>
            </w:pPr>
            <w:del w:author="KARLOVCEC, Barbara" w:date="2025-02-26T14:31:00Z" w16du:dateUtc="2025-02-26T13:31:00Z" w:id="4991">
              <w:r w:rsidRPr="005D5556" w:rsidDel="00CE235E">
                <w:rPr>
                  <w:rFonts w:ascii="Calibri" w:hAnsi="Calibri" w:cs="Calibri"/>
                  <w:color w:val="000000"/>
                </w:rPr>
                <w:delText>Benin</w:delText>
              </w:r>
            </w:del>
          </w:p>
        </w:tc>
        <w:tc>
          <w:tcPr>
            <w:tcW w:w="826"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4FB0E047" w14:textId="256F9D8A">
            <w:pPr>
              <w:rPr>
                <w:del w:author="KARLOVCEC, Barbara" w:date="2025-02-26T14:31:00Z" w16du:dateUtc="2025-02-26T13:31:00Z" w:id="4992"/>
                <w:rFonts w:ascii="Calibri" w:hAnsi="Calibri" w:cs="Calibri"/>
                <w:color w:val="000000"/>
              </w:rPr>
            </w:pPr>
            <w:del w:author="KARLOVCEC, Barbara" w:date="2025-02-26T14:31:00Z" w16du:dateUtc="2025-02-26T13:31:00Z" w:id="4993">
              <w:r w:rsidRPr="005D5556" w:rsidDel="00CE235E">
                <w:rPr>
                  <w:rFonts w:ascii="Calibri" w:hAnsi="Calibri" w:cs="Calibri"/>
                  <w:color w:val="000000"/>
                </w:rPr>
                <w:delText>South South</w:delText>
              </w:r>
            </w:del>
          </w:p>
        </w:tc>
        <w:tc>
          <w:tcPr>
            <w:tcW w:w="170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4F98D5FD" w14:textId="5A60A6E4">
            <w:pPr>
              <w:rPr>
                <w:del w:author="KARLOVCEC, Barbara" w:date="2025-02-26T14:31:00Z" w16du:dateUtc="2025-02-26T13:31:00Z" w:id="4994"/>
                <w:rFonts w:ascii="Calibri" w:hAnsi="Calibri" w:cs="Calibri"/>
                <w:color w:val="000000"/>
              </w:rPr>
            </w:pPr>
            <w:del w:author="KARLOVCEC, Barbara" w:date="2025-02-26T14:31:00Z" w16du:dateUtc="2025-02-26T13:31:00Z" w:id="4995">
              <w:r w:rsidRPr="005D5556" w:rsidDel="00CE235E">
                <w:rPr>
                  <w:rFonts w:ascii="Calibri" w:hAnsi="Calibri" w:cs="Calibri"/>
                  <w:color w:val="000000"/>
                </w:rPr>
                <w:delText>ICE  MAKING MACHINE/COLD ROOM/</w:delText>
              </w:r>
              <w:r w:rsidRPr="005D5556" w:rsidDel="00CE235E">
                <w:rPr>
                  <w:rFonts w:ascii="Calibri" w:hAnsi="Calibri" w:cs="Calibri"/>
                  <w:color w:val="000000"/>
                </w:rPr>
                <w:br/>
              </w:r>
              <w:r w:rsidRPr="005D5556" w:rsidDel="00CE235E">
                <w:rPr>
                  <w:rFonts w:ascii="Calibri" w:hAnsi="Calibri" w:cs="Calibri"/>
                  <w:color w:val="000000"/>
                </w:rPr>
                <w:delText>BUILDING OF MINI COLD</w:delText>
              </w:r>
            </w:del>
          </w:p>
        </w:tc>
        <w:tc>
          <w:tcPr>
            <w:tcW w:w="2644" w:type="dxa"/>
            <w:vMerge/>
            <w:tcBorders>
              <w:top w:val="nil"/>
              <w:left w:val="single" w:color="auto" w:sz="4" w:space="0"/>
              <w:bottom w:val="single" w:color="000000" w:sz="4" w:space="0"/>
              <w:right w:val="single" w:color="auto" w:sz="4" w:space="0"/>
            </w:tcBorders>
            <w:vAlign w:val="center"/>
            <w:hideMark/>
          </w:tcPr>
          <w:p w:rsidRPr="005D5556" w:rsidR="001062EC" w:rsidDel="00CE235E" w:rsidP="001062EC" w:rsidRDefault="001062EC" w14:paraId="35562EB7" w14:textId="48EF71FD">
            <w:pPr>
              <w:rPr>
                <w:del w:author="KARLOVCEC, Barbara" w:date="2025-02-26T14:31:00Z" w16du:dateUtc="2025-02-26T13:31:00Z" w:id="4996"/>
                <w:rFonts w:ascii="Calibri" w:hAnsi="Calibri" w:cs="Calibri"/>
                <w:color w:val="000000"/>
              </w:rPr>
            </w:pPr>
          </w:p>
        </w:tc>
      </w:tr>
      <w:tr w:rsidRPr="005D5556" w:rsidR="001062EC" w:rsidDel="00CE235E" w:rsidTr="005D5556" w14:paraId="573D4449" w14:textId="2E49A2E5">
        <w:trPr>
          <w:trHeight w:val="900"/>
          <w:del w:author="KARLOVCEC, Barbara" w:date="2025-02-26T14:31:00Z" w:id="4997"/>
        </w:trPr>
        <w:tc>
          <w:tcPr>
            <w:tcW w:w="54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062EC" w:rsidDel="00CE235E" w:rsidP="001062EC" w:rsidRDefault="001062EC" w14:paraId="456E2B15" w14:textId="44FB65B2">
            <w:pPr>
              <w:rPr>
                <w:del w:author="KARLOVCEC, Barbara" w:date="2025-02-26T14:31:00Z" w16du:dateUtc="2025-02-26T13:31:00Z" w:id="4998"/>
                <w:rFonts w:ascii="Calibri" w:hAnsi="Calibri" w:cs="Calibri"/>
                <w:color w:val="000000"/>
              </w:rPr>
            </w:pPr>
            <w:del w:author="KARLOVCEC, Barbara" w:date="2025-02-26T14:31:00Z" w16du:dateUtc="2025-02-26T13:31:00Z" w:id="4999">
              <w:r w:rsidRPr="005D5556" w:rsidDel="00CE235E">
                <w:rPr>
                  <w:rFonts w:ascii="Calibri" w:hAnsi="Calibri" w:cs="Calibri"/>
                  <w:color w:val="000000"/>
                </w:rPr>
                <w:delText>6</w:delText>
              </w:r>
            </w:del>
          </w:p>
        </w:tc>
        <w:tc>
          <w:tcPr>
            <w:tcW w:w="154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2E779E52" w14:textId="75D45034">
            <w:pPr>
              <w:rPr>
                <w:del w:author="KARLOVCEC, Barbara" w:date="2025-02-26T14:31:00Z" w16du:dateUtc="2025-02-26T13:31:00Z" w:id="5000"/>
                <w:rFonts w:ascii="Calibri" w:hAnsi="Calibri" w:cs="Calibri"/>
                <w:color w:val="000000"/>
              </w:rPr>
            </w:pPr>
            <w:del w:author="KARLOVCEC, Barbara" w:date="2025-02-26T14:31:00Z" w16du:dateUtc="2025-02-26T13:31:00Z" w:id="5001">
              <w:r w:rsidRPr="005D5556" w:rsidDel="00CE235E">
                <w:rPr>
                  <w:rFonts w:ascii="Calibri" w:hAnsi="Calibri" w:cs="Calibri"/>
                  <w:color w:val="000000"/>
                </w:rPr>
                <w:delText>GEOWHO ENINGEERING INTERNATIONAL COMPANY</w:delText>
              </w:r>
            </w:del>
          </w:p>
        </w:tc>
        <w:tc>
          <w:tcPr>
            <w:tcW w:w="125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3E017386" w14:textId="782D145D">
            <w:pPr>
              <w:rPr>
                <w:del w:author="KARLOVCEC, Barbara" w:date="2025-02-26T14:31:00Z" w16du:dateUtc="2025-02-26T13:31:00Z" w:id="5002"/>
                <w:rFonts w:ascii="Calibri" w:hAnsi="Calibri" w:cs="Calibri"/>
                <w:color w:val="000000"/>
              </w:rPr>
            </w:pPr>
            <w:del w:author="KARLOVCEC, Barbara" w:date="2025-02-26T14:31:00Z" w16du:dateUtc="2025-02-26T13:31:00Z" w:id="5003">
              <w:r w:rsidRPr="005D5556" w:rsidDel="00CE235E">
                <w:rPr>
                  <w:rFonts w:ascii="Calibri" w:hAnsi="Calibri" w:cs="Calibri"/>
                  <w:color w:val="000000"/>
                </w:rPr>
                <w:delText>Portharcourt</w:delText>
              </w:r>
            </w:del>
          </w:p>
        </w:tc>
        <w:tc>
          <w:tcPr>
            <w:tcW w:w="826"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58B9BD4F" w14:textId="7FD562BA">
            <w:pPr>
              <w:rPr>
                <w:del w:author="KARLOVCEC, Barbara" w:date="2025-02-26T14:31:00Z" w16du:dateUtc="2025-02-26T13:31:00Z" w:id="5004"/>
                <w:rFonts w:ascii="Calibri" w:hAnsi="Calibri" w:cs="Calibri"/>
                <w:color w:val="000000"/>
              </w:rPr>
            </w:pPr>
            <w:del w:author="KARLOVCEC, Barbara" w:date="2025-02-26T14:31:00Z" w16du:dateUtc="2025-02-26T13:31:00Z" w:id="5005">
              <w:r w:rsidRPr="005D5556" w:rsidDel="00CE235E">
                <w:rPr>
                  <w:rFonts w:ascii="Calibri" w:hAnsi="Calibri" w:cs="Calibri"/>
                  <w:color w:val="000000"/>
                </w:rPr>
                <w:delText>South South</w:delText>
              </w:r>
            </w:del>
          </w:p>
        </w:tc>
        <w:tc>
          <w:tcPr>
            <w:tcW w:w="170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68A07389" w14:textId="0EED7F18">
            <w:pPr>
              <w:rPr>
                <w:del w:author="KARLOVCEC, Barbara" w:date="2025-02-26T14:31:00Z" w16du:dateUtc="2025-02-26T13:31:00Z" w:id="5006"/>
                <w:rFonts w:ascii="Calibri" w:hAnsi="Calibri" w:cs="Calibri"/>
                <w:color w:val="000000"/>
              </w:rPr>
            </w:pPr>
            <w:del w:author="KARLOVCEC, Barbara" w:date="2025-02-26T14:31:00Z" w16du:dateUtc="2025-02-26T13:31:00Z" w:id="5007">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CENTRAL UNIT, COLD STORE</w:delText>
              </w:r>
            </w:del>
          </w:p>
        </w:tc>
        <w:tc>
          <w:tcPr>
            <w:tcW w:w="2644" w:type="dxa"/>
            <w:vMerge/>
            <w:tcBorders>
              <w:top w:val="nil"/>
              <w:left w:val="single" w:color="auto" w:sz="4" w:space="0"/>
              <w:bottom w:val="single" w:color="000000" w:sz="4" w:space="0"/>
              <w:right w:val="single" w:color="auto" w:sz="4" w:space="0"/>
            </w:tcBorders>
            <w:vAlign w:val="center"/>
            <w:hideMark/>
          </w:tcPr>
          <w:p w:rsidRPr="005D5556" w:rsidR="001062EC" w:rsidDel="00CE235E" w:rsidP="001062EC" w:rsidRDefault="001062EC" w14:paraId="6E7D47ED" w14:textId="483181B4">
            <w:pPr>
              <w:rPr>
                <w:del w:author="KARLOVCEC, Barbara" w:date="2025-02-26T14:31:00Z" w16du:dateUtc="2025-02-26T13:31:00Z" w:id="5008"/>
                <w:rFonts w:ascii="Calibri" w:hAnsi="Calibri" w:cs="Calibri"/>
                <w:color w:val="000000"/>
              </w:rPr>
            </w:pPr>
          </w:p>
        </w:tc>
      </w:tr>
      <w:tr w:rsidRPr="005D5556" w:rsidR="001062EC" w:rsidDel="00CE235E" w:rsidTr="005D5556" w14:paraId="523C763A" w14:textId="6BEB25DB">
        <w:trPr>
          <w:trHeight w:val="450"/>
          <w:del w:author="KARLOVCEC, Barbara" w:date="2025-02-26T14:31:00Z" w:id="5009"/>
        </w:trPr>
        <w:tc>
          <w:tcPr>
            <w:tcW w:w="54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062EC" w:rsidDel="00CE235E" w:rsidP="001062EC" w:rsidRDefault="001062EC" w14:paraId="647181A7" w14:textId="0ADAD9AA">
            <w:pPr>
              <w:rPr>
                <w:del w:author="KARLOVCEC, Barbara" w:date="2025-02-26T14:31:00Z" w16du:dateUtc="2025-02-26T13:31:00Z" w:id="5010"/>
                <w:rFonts w:ascii="Calibri" w:hAnsi="Calibri" w:cs="Calibri"/>
                <w:color w:val="000000"/>
              </w:rPr>
            </w:pPr>
            <w:del w:author="KARLOVCEC, Barbara" w:date="2025-02-26T14:31:00Z" w16du:dateUtc="2025-02-26T13:31:00Z" w:id="5011">
              <w:r w:rsidRPr="005D5556" w:rsidDel="00CE235E">
                <w:rPr>
                  <w:rFonts w:ascii="Calibri" w:hAnsi="Calibri" w:cs="Calibri"/>
                  <w:color w:val="000000"/>
                </w:rPr>
                <w:delText>7</w:delText>
              </w:r>
            </w:del>
          </w:p>
        </w:tc>
        <w:tc>
          <w:tcPr>
            <w:tcW w:w="154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7187DB67" w14:textId="216F2C30">
            <w:pPr>
              <w:rPr>
                <w:del w:author="KARLOVCEC, Barbara" w:date="2025-02-26T14:31:00Z" w16du:dateUtc="2025-02-26T13:31:00Z" w:id="5012"/>
                <w:rFonts w:ascii="Calibri" w:hAnsi="Calibri" w:cs="Calibri"/>
                <w:color w:val="000000"/>
              </w:rPr>
            </w:pPr>
            <w:del w:author="KARLOVCEC, Barbara" w:date="2025-02-26T14:31:00Z" w16du:dateUtc="2025-02-26T13:31:00Z" w:id="5013">
              <w:r w:rsidRPr="005D5556" w:rsidDel="00CE235E">
                <w:rPr>
                  <w:rFonts w:ascii="Calibri" w:hAnsi="Calibri" w:cs="Calibri"/>
                  <w:color w:val="000000"/>
                </w:rPr>
                <w:delText>CHRISTOLY NIG. ENTERPRISES</w:delText>
              </w:r>
            </w:del>
          </w:p>
        </w:tc>
        <w:tc>
          <w:tcPr>
            <w:tcW w:w="125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03F8E24D" w14:textId="0E6E9284">
            <w:pPr>
              <w:rPr>
                <w:del w:author="KARLOVCEC, Barbara" w:date="2025-02-26T14:31:00Z" w16du:dateUtc="2025-02-26T13:31:00Z" w:id="5014"/>
                <w:rFonts w:ascii="Calibri" w:hAnsi="Calibri" w:cs="Calibri"/>
                <w:color w:val="000000"/>
              </w:rPr>
            </w:pPr>
            <w:del w:author="KARLOVCEC, Barbara" w:date="2025-02-26T14:31:00Z" w16du:dateUtc="2025-02-26T13:31:00Z" w:id="5015">
              <w:r w:rsidRPr="005D5556" w:rsidDel="00CE235E">
                <w:rPr>
                  <w:rFonts w:ascii="Calibri" w:hAnsi="Calibri" w:cs="Calibri"/>
                  <w:color w:val="000000"/>
                </w:rPr>
                <w:delText>PORT HARCOURT</w:delText>
              </w:r>
            </w:del>
          </w:p>
        </w:tc>
        <w:tc>
          <w:tcPr>
            <w:tcW w:w="826"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7E0E5C64" w14:textId="2FFF9984">
            <w:pPr>
              <w:rPr>
                <w:del w:author="KARLOVCEC, Barbara" w:date="2025-02-26T14:31:00Z" w16du:dateUtc="2025-02-26T13:31:00Z" w:id="5016"/>
                <w:rFonts w:ascii="Calibri" w:hAnsi="Calibri" w:cs="Calibri"/>
                <w:color w:val="000000"/>
              </w:rPr>
            </w:pPr>
            <w:del w:author="KARLOVCEC, Barbara" w:date="2025-02-26T14:31:00Z" w16du:dateUtc="2025-02-26T13:31:00Z" w:id="5017">
              <w:r w:rsidRPr="005D5556" w:rsidDel="00CE235E">
                <w:rPr>
                  <w:rFonts w:ascii="Calibri" w:hAnsi="Calibri" w:cs="Calibri"/>
                  <w:color w:val="000000"/>
                </w:rPr>
                <w:delText>South south</w:delText>
              </w:r>
            </w:del>
          </w:p>
        </w:tc>
        <w:tc>
          <w:tcPr>
            <w:tcW w:w="1700"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07FB5FEB" w14:textId="5978B0F1">
            <w:pPr>
              <w:rPr>
                <w:del w:author="KARLOVCEC, Barbara" w:date="2025-02-26T14:31:00Z" w16du:dateUtc="2025-02-26T13:31:00Z" w:id="5018"/>
                <w:rFonts w:ascii="Calibri" w:hAnsi="Calibri" w:cs="Calibri"/>
                <w:color w:val="000000"/>
              </w:rPr>
            </w:pPr>
            <w:del w:author="KARLOVCEC, Barbara" w:date="2025-02-26T14:31:00Z" w16du:dateUtc="2025-02-26T13:31:00Z" w:id="5019">
              <w:r w:rsidRPr="005D5556" w:rsidDel="00CE235E">
                <w:rPr>
                  <w:rFonts w:ascii="Calibri" w:hAnsi="Calibri" w:cs="Calibri"/>
                  <w:color w:val="000000"/>
                </w:rPr>
                <w:delText>ICE  MAKING MACHINE</w:delText>
              </w:r>
            </w:del>
          </w:p>
        </w:tc>
        <w:tc>
          <w:tcPr>
            <w:tcW w:w="2644" w:type="dxa"/>
            <w:vMerge/>
            <w:tcBorders>
              <w:top w:val="nil"/>
              <w:left w:val="single" w:color="auto" w:sz="4" w:space="0"/>
              <w:bottom w:val="single" w:color="000000" w:sz="4" w:space="0"/>
              <w:right w:val="single" w:color="auto" w:sz="4" w:space="0"/>
            </w:tcBorders>
            <w:vAlign w:val="center"/>
            <w:hideMark/>
          </w:tcPr>
          <w:p w:rsidRPr="005D5556" w:rsidR="001062EC" w:rsidDel="00CE235E" w:rsidP="001062EC" w:rsidRDefault="001062EC" w14:paraId="519B69F3" w14:textId="0628F27C">
            <w:pPr>
              <w:rPr>
                <w:del w:author="KARLOVCEC, Barbara" w:date="2025-02-26T14:31:00Z" w16du:dateUtc="2025-02-26T13:31:00Z" w:id="5020"/>
                <w:rFonts w:ascii="Calibri" w:hAnsi="Calibri" w:cs="Calibri"/>
                <w:color w:val="000000"/>
              </w:rPr>
            </w:pPr>
          </w:p>
        </w:tc>
      </w:tr>
      <w:tr w:rsidRPr="005D5556" w:rsidR="001062EC" w:rsidDel="00CE235E" w:rsidTr="005D5556" w14:paraId="46991857" w14:textId="6CB44EF2">
        <w:trPr>
          <w:trHeight w:val="450"/>
          <w:del w:author="KARLOVCEC, Barbara" w:date="2025-02-26T14:31:00Z" w:id="5021"/>
        </w:trPr>
        <w:tc>
          <w:tcPr>
            <w:tcW w:w="54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062EC" w:rsidDel="00CE235E" w:rsidP="001062EC" w:rsidRDefault="001062EC" w14:paraId="74907EEF" w14:textId="394A3EA3">
            <w:pPr>
              <w:rPr>
                <w:del w:author="KARLOVCEC, Barbara" w:date="2025-02-26T14:31:00Z" w16du:dateUtc="2025-02-26T13:31:00Z" w:id="5022"/>
                <w:rFonts w:ascii="Calibri" w:hAnsi="Calibri" w:cs="Calibri"/>
                <w:color w:val="000000"/>
              </w:rPr>
            </w:pPr>
            <w:del w:author="KARLOVCEC, Barbara" w:date="2025-02-26T14:31:00Z" w16du:dateUtc="2025-02-26T13:31:00Z" w:id="5023">
              <w:r w:rsidRPr="005D5556" w:rsidDel="00CE235E">
                <w:rPr>
                  <w:rFonts w:ascii="Calibri" w:hAnsi="Calibri" w:cs="Calibri"/>
                  <w:color w:val="000000"/>
                </w:rPr>
                <w:delText>8</w:delText>
              </w:r>
            </w:del>
          </w:p>
        </w:tc>
        <w:tc>
          <w:tcPr>
            <w:tcW w:w="154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66629E4B" w14:textId="0E84B4A1">
            <w:pPr>
              <w:rPr>
                <w:del w:author="KARLOVCEC, Barbara" w:date="2025-02-26T14:31:00Z" w16du:dateUtc="2025-02-26T13:31:00Z" w:id="5024"/>
                <w:rFonts w:ascii="Calibri" w:hAnsi="Calibri" w:cs="Calibri"/>
                <w:color w:val="000000"/>
              </w:rPr>
            </w:pPr>
            <w:del w:author="KARLOVCEC, Barbara" w:date="2025-02-26T14:31:00Z" w16du:dateUtc="2025-02-26T13:31:00Z" w:id="5025">
              <w:r w:rsidRPr="005D5556" w:rsidDel="00CE235E">
                <w:rPr>
                  <w:rFonts w:ascii="Calibri" w:hAnsi="Calibri" w:cs="Calibri"/>
                  <w:color w:val="000000"/>
                </w:rPr>
                <w:delText>OGTECH ELBART LTD</w:delText>
              </w:r>
            </w:del>
          </w:p>
        </w:tc>
        <w:tc>
          <w:tcPr>
            <w:tcW w:w="125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705F8CAB" w14:textId="1C66B478">
            <w:pPr>
              <w:rPr>
                <w:del w:author="KARLOVCEC, Barbara" w:date="2025-02-26T14:31:00Z" w16du:dateUtc="2025-02-26T13:31:00Z" w:id="5026"/>
                <w:rFonts w:ascii="Calibri" w:hAnsi="Calibri" w:cs="Calibri"/>
                <w:color w:val="000000"/>
              </w:rPr>
            </w:pPr>
            <w:del w:author="KARLOVCEC, Barbara" w:date="2025-02-26T14:31:00Z" w16du:dateUtc="2025-02-26T13:31:00Z" w:id="5027">
              <w:r w:rsidRPr="005D5556" w:rsidDel="00CE235E">
                <w:rPr>
                  <w:rFonts w:ascii="Calibri" w:hAnsi="Calibri" w:cs="Calibri"/>
                  <w:color w:val="000000"/>
                </w:rPr>
                <w:delText>PORT HARCOURT</w:delText>
              </w:r>
            </w:del>
          </w:p>
        </w:tc>
        <w:tc>
          <w:tcPr>
            <w:tcW w:w="826"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1CA46BC4" w14:textId="7339F738">
            <w:pPr>
              <w:rPr>
                <w:del w:author="KARLOVCEC, Barbara" w:date="2025-02-26T14:31:00Z" w16du:dateUtc="2025-02-26T13:31:00Z" w:id="5028"/>
                <w:rFonts w:ascii="Calibri" w:hAnsi="Calibri" w:cs="Calibri"/>
                <w:color w:val="000000"/>
              </w:rPr>
            </w:pPr>
            <w:del w:author="KARLOVCEC, Barbara" w:date="2025-02-26T14:31:00Z" w16du:dateUtc="2025-02-26T13:31:00Z" w:id="5029">
              <w:r w:rsidRPr="005D5556" w:rsidDel="00CE235E">
                <w:rPr>
                  <w:rFonts w:ascii="Calibri" w:hAnsi="Calibri" w:cs="Calibri"/>
                  <w:color w:val="000000"/>
                </w:rPr>
                <w:delText>South South</w:delText>
              </w:r>
            </w:del>
          </w:p>
        </w:tc>
        <w:tc>
          <w:tcPr>
            <w:tcW w:w="170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6AC70A8E" w14:textId="2A7D9C8A">
            <w:pPr>
              <w:rPr>
                <w:del w:author="KARLOVCEC, Barbara" w:date="2025-02-26T14:31:00Z" w16du:dateUtc="2025-02-26T13:31:00Z" w:id="5030"/>
                <w:rFonts w:ascii="Calibri" w:hAnsi="Calibri" w:cs="Calibri"/>
                <w:color w:val="000000"/>
              </w:rPr>
            </w:pPr>
            <w:del w:author="KARLOVCEC, Barbara" w:date="2025-02-26T14:31:00Z" w16du:dateUtc="2025-02-26T13:31:00Z" w:id="5031">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COLD ROOM</w:delText>
              </w:r>
            </w:del>
          </w:p>
        </w:tc>
        <w:tc>
          <w:tcPr>
            <w:tcW w:w="2644" w:type="dxa"/>
            <w:vMerge/>
            <w:tcBorders>
              <w:top w:val="nil"/>
              <w:left w:val="single" w:color="auto" w:sz="4" w:space="0"/>
              <w:bottom w:val="single" w:color="000000" w:sz="4" w:space="0"/>
              <w:right w:val="single" w:color="auto" w:sz="4" w:space="0"/>
            </w:tcBorders>
            <w:vAlign w:val="center"/>
            <w:hideMark/>
          </w:tcPr>
          <w:p w:rsidRPr="005D5556" w:rsidR="001062EC" w:rsidDel="00CE235E" w:rsidP="001062EC" w:rsidRDefault="001062EC" w14:paraId="70ECC6F2" w14:textId="2FEB309A">
            <w:pPr>
              <w:rPr>
                <w:del w:author="KARLOVCEC, Barbara" w:date="2025-02-26T14:31:00Z" w16du:dateUtc="2025-02-26T13:31:00Z" w:id="5032"/>
                <w:rFonts w:ascii="Calibri" w:hAnsi="Calibri" w:cs="Calibri"/>
                <w:color w:val="000000"/>
              </w:rPr>
            </w:pPr>
          </w:p>
        </w:tc>
      </w:tr>
      <w:tr w:rsidRPr="005D5556" w:rsidR="001062EC" w:rsidDel="00CE235E" w:rsidTr="005D5556" w14:paraId="733E9D36" w14:textId="36FD4F2C">
        <w:trPr>
          <w:trHeight w:val="900"/>
          <w:del w:author="KARLOVCEC, Barbara" w:date="2025-02-26T14:31:00Z" w:id="5033"/>
        </w:trPr>
        <w:tc>
          <w:tcPr>
            <w:tcW w:w="54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062EC" w:rsidDel="00CE235E" w:rsidP="001062EC" w:rsidRDefault="001062EC" w14:paraId="7A47A721" w14:textId="7430AE56">
            <w:pPr>
              <w:rPr>
                <w:del w:author="KARLOVCEC, Barbara" w:date="2025-02-26T14:31:00Z" w16du:dateUtc="2025-02-26T13:31:00Z" w:id="5034"/>
                <w:rFonts w:ascii="Calibri" w:hAnsi="Calibri" w:cs="Calibri"/>
                <w:color w:val="000000"/>
              </w:rPr>
            </w:pPr>
            <w:del w:author="KARLOVCEC, Barbara" w:date="2025-02-26T14:31:00Z" w16du:dateUtc="2025-02-26T13:31:00Z" w:id="5035">
              <w:r w:rsidRPr="005D5556" w:rsidDel="00CE235E">
                <w:rPr>
                  <w:rFonts w:ascii="Calibri" w:hAnsi="Calibri" w:cs="Calibri"/>
                  <w:color w:val="000000"/>
                </w:rPr>
                <w:delText>9</w:delText>
              </w:r>
            </w:del>
          </w:p>
        </w:tc>
        <w:tc>
          <w:tcPr>
            <w:tcW w:w="154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29E3A1EA" w14:textId="3DC2645A">
            <w:pPr>
              <w:rPr>
                <w:del w:author="KARLOVCEC, Barbara" w:date="2025-02-26T14:31:00Z" w16du:dateUtc="2025-02-26T13:31:00Z" w:id="5036"/>
                <w:rFonts w:ascii="Calibri" w:hAnsi="Calibri" w:cs="Calibri"/>
                <w:color w:val="000000"/>
              </w:rPr>
            </w:pPr>
            <w:del w:author="KARLOVCEC, Barbara" w:date="2025-02-26T14:31:00Z" w16du:dateUtc="2025-02-26T13:31:00Z" w:id="5037">
              <w:r w:rsidRPr="005D5556" w:rsidDel="00CE235E">
                <w:rPr>
                  <w:rFonts w:ascii="Calibri" w:hAnsi="Calibri" w:cs="Calibri"/>
                  <w:color w:val="000000"/>
                </w:rPr>
                <w:delText>A. Z. MOMOH NIGERIA LTD</w:delText>
              </w:r>
            </w:del>
          </w:p>
        </w:tc>
        <w:tc>
          <w:tcPr>
            <w:tcW w:w="125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1CC74A7A" w14:textId="7BA5C786">
            <w:pPr>
              <w:rPr>
                <w:del w:author="KARLOVCEC, Barbara" w:date="2025-02-26T14:31:00Z" w16du:dateUtc="2025-02-26T13:31:00Z" w:id="5038"/>
                <w:rFonts w:ascii="Calibri" w:hAnsi="Calibri" w:cs="Calibri"/>
                <w:color w:val="000000"/>
              </w:rPr>
            </w:pPr>
            <w:del w:author="KARLOVCEC, Barbara" w:date="2025-02-26T14:31:00Z" w16du:dateUtc="2025-02-26T13:31:00Z" w:id="5039">
              <w:r w:rsidRPr="005D5556" w:rsidDel="00CE235E">
                <w:rPr>
                  <w:rFonts w:ascii="Calibri" w:hAnsi="Calibri" w:cs="Calibri"/>
                  <w:color w:val="000000"/>
                </w:rPr>
                <w:delText>Port Harcourt</w:delText>
              </w:r>
            </w:del>
          </w:p>
        </w:tc>
        <w:tc>
          <w:tcPr>
            <w:tcW w:w="826"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2480F434" w14:textId="4E0ED794">
            <w:pPr>
              <w:rPr>
                <w:del w:author="KARLOVCEC, Barbara" w:date="2025-02-26T14:31:00Z" w16du:dateUtc="2025-02-26T13:31:00Z" w:id="5040"/>
                <w:rFonts w:ascii="Calibri" w:hAnsi="Calibri" w:cs="Calibri"/>
                <w:color w:val="000000"/>
              </w:rPr>
            </w:pPr>
            <w:del w:author="KARLOVCEC, Barbara" w:date="2025-02-26T14:31:00Z" w16du:dateUtc="2025-02-26T13:31:00Z" w:id="5041">
              <w:r w:rsidRPr="005D5556" w:rsidDel="00CE235E">
                <w:rPr>
                  <w:rFonts w:ascii="Calibri" w:hAnsi="Calibri" w:cs="Calibri"/>
                  <w:color w:val="000000"/>
                </w:rPr>
                <w:delText>South south</w:delText>
              </w:r>
            </w:del>
          </w:p>
        </w:tc>
        <w:tc>
          <w:tcPr>
            <w:tcW w:w="170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0225261E" w14:textId="4F6F1B52">
            <w:pPr>
              <w:rPr>
                <w:del w:author="KARLOVCEC, Barbara" w:date="2025-02-26T14:31:00Z" w16du:dateUtc="2025-02-26T13:31:00Z" w:id="5042"/>
                <w:rFonts w:ascii="Calibri" w:hAnsi="Calibri" w:cs="Calibri"/>
                <w:color w:val="000000"/>
              </w:rPr>
            </w:pPr>
            <w:del w:author="KARLOVCEC, Barbara" w:date="2025-02-26T14:31:00Z" w16du:dateUtc="2025-02-26T13:31:00Z" w:id="5043">
              <w:r w:rsidRPr="005D5556" w:rsidDel="00CE235E">
                <w:rPr>
                  <w:rFonts w:ascii="Calibri" w:hAnsi="Calibri" w:cs="Calibri"/>
                  <w:color w:val="000000"/>
                </w:rPr>
                <w:delText xml:space="preserve">INDUSTRIAL COLD ROOM, </w:delText>
              </w:r>
              <w:r w:rsidRPr="005D5556" w:rsidDel="00CE235E">
                <w:rPr>
                  <w:rFonts w:ascii="Calibri" w:hAnsi="Calibri" w:cs="Calibri"/>
                  <w:color w:val="000000"/>
                </w:rPr>
                <w:br/>
              </w:r>
              <w:r w:rsidRPr="005D5556" w:rsidDel="00CE235E">
                <w:rPr>
                  <w:rFonts w:ascii="Calibri" w:hAnsi="Calibri" w:cs="Calibri"/>
                  <w:color w:val="000000"/>
                </w:rPr>
                <w:delText>MARINE COLD ROOM, BOX TRUK COLD ROOM</w:delText>
              </w:r>
            </w:del>
          </w:p>
        </w:tc>
        <w:tc>
          <w:tcPr>
            <w:tcW w:w="2644" w:type="dxa"/>
            <w:vMerge/>
            <w:tcBorders>
              <w:top w:val="nil"/>
              <w:left w:val="single" w:color="auto" w:sz="4" w:space="0"/>
              <w:bottom w:val="single" w:color="000000" w:sz="4" w:space="0"/>
              <w:right w:val="single" w:color="auto" w:sz="4" w:space="0"/>
            </w:tcBorders>
            <w:vAlign w:val="center"/>
            <w:hideMark/>
          </w:tcPr>
          <w:p w:rsidRPr="005D5556" w:rsidR="001062EC" w:rsidDel="00CE235E" w:rsidP="001062EC" w:rsidRDefault="001062EC" w14:paraId="6633FB5A" w14:textId="7477E79C">
            <w:pPr>
              <w:rPr>
                <w:del w:author="KARLOVCEC, Barbara" w:date="2025-02-26T14:31:00Z" w16du:dateUtc="2025-02-26T13:31:00Z" w:id="5044"/>
                <w:rFonts w:ascii="Calibri" w:hAnsi="Calibri" w:cs="Calibri"/>
                <w:color w:val="000000"/>
              </w:rPr>
            </w:pPr>
          </w:p>
        </w:tc>
      </w:tr>
      <w:tr w:rsidRPr="005D5556" w:rsidR="001062EC" w:rsidDel="00CE235E" w:rsidTr="005D5556" w14:paraId="58688EAB" w14:textId="0C88375B">
        <w:trPr>
          <w:trHeight w:val="450"/>
          <w:del w:author="KARLOVCEC, Barbara" w:date="2025-02-26T14:31:00Z" w:id="5045"/>
        </w:trPr>
        <w:tc>
          <w:tcPr>
            <w:tcW w:w="54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062EC" w:rsidDel="00CE235E" w:rsidP="001062EC" w:rsidRDefault="001062EC" w14:paraId="44221894" w14:textId="73F692CE">
            <w:pPr>
              <w:rPr>
                <w:del w:author="KARLOVCEC, Barbara" w:date="2025-02-26T14:31:00Z" w16du:dateUtc="2025-02-26T13:31:00Z" w:id="5046"/>
                <w:rFonts w:ascii="Calibri" w:hAnsi="Calibri" w:cs="Calibri"/>
                <w:color w:val="000000"/>
              </w:rPr>
            </w:pPr>
            <w:del w:author="KARLOVCEC, Barbara" w:date="2025-02-26T14:31:00Z" w16du:dateUtc="2025-02-26T13:31:00Z" w:id="5047">
              <w:r w:rsidRPr="005D5556" w:rsidDel="00CE235E">
                <w:rPr>
                  <w:rFonts w:ascii="Calibri" w:hAnsi="Calibri" w:cs="Calibri"/>
                  <w:color w:val="000000"/>
                </w:rPr>
                <w:delText>10</w:delText>
              </w:r>
            </w:del>
          </w:p>
        </w:tc>
        <w:tc>
          <w:tcPr>
            <w:tcW w:w="154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6B15B842" w14:textId="0197B517">
            <w:pPr>
              <w:rPr>
                <w:del w:author="KARLOVCEC, Barbara" w:date="2025-02-26T14:31:00Z" w16du:dateUtc="2025-02-26T13:31:00Z" w:id="5048"/>
                <w:rFonts w:ascii="Calibri" w:hAnsi="Calibri" w:cs="Calibri"/>
                <w:color w:val="000000"/>
              </w:rPr>
            </w:pPr>
            <w:del w:author="KARLOVCEC, Barbara" w:date="2025-02-26T14:31:00Z" w16du:dateUtc="2025-02-26T13:31:00Z" w:id="5049">
              <w:r w:rsidRPr="005D5556" w:rsidDel="00CE235E">
                <w:rPr>
                  <w:rFonts w:ascii="Calibri" w:hAnsi="Calibri" w:cs="Calibri"/>
                  <w:color w:val="000000"/>
                </w:rPr>
                <w:delText>OHAVIC VENTURES</w:delText>
              </w:r>
            </w:del>
          </w:p>
        </w:tc>
        <w:tc>
          <w:tcPr>
            <w:tcW w:w="125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3B4ABBA8" w14:textId="21D324B8">
            <w:pPr>
              <w:rPr>
                <w:del w:author="KARLOVCEC, Barbara" w:date="2025-02-26T14:31:00Z" w16du:dateUtc="2025-02-26T13:31:00Z" w:id="5050"/>
                <w:rFonts w:ascii="Calibri" w:hAnsi="Calibri" w:cs="Calibri"/>
                <w:color w:val="000000"/>
              </w:rPr>
            </w:pPr>
            <w:del w:author="KARLOVCEC, Barbara" w:date="2025-02-26T14:31:00Z" w16du:dateUtc="2025-02-26T13:31:00Z" w:id="5051">
              <w:r w:rsidRPr="005D5556" w:rsidDel="00CE235E">
                <w:rPr>
                  <w:rFonts w:ascii="Calibri" w:hAnsi="Calibri" w:cs="Calibri"/>
                  <w:color w:val="000000"/>
                </w:rPr>
                <w:delText>PORT HARCOURT</w:delText>
              </w:r>
            </w:del>
          </w:p>
        </w:tc>
        <w:tc>
          <w:tcPr>
            <w:tcW w:w="826"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3D0DE34A" w14:textId="3F9DBBD8">
            <w:pPr>
              <w:rPr>
                <w:del w:author="KARLOVCEC, Barbara" w:date="2025-02-26T14:31:00Z" w16du:dateUtc="2025-02-26T13:31:00Z" w:id="5052"/>
                <w:rFonts w:ascii="Calibri" w:hAnsi="Calibri" w:cs="Calibri"/>
                <w:color w:val="000000"/>
              </w:rPr>
            </w:pPr>
            <w:del w:author="KARLOVCEC, Barbara" w:date="2025-02-26T14:31:00Z" w16du:dateUtc="2025-02-26T13:31:00Z" w:id="5053">
              <w:r w:rsidRPr="005D5556" w:rsidDel="00CE235E">
                <w:rPr>
                  <w:rFonts w:ascii="Calibri" w:hAnsi="Calibri" w:cs="Calibri"/>
                  <w:color w:val="000000"/>
                </w:rPr>
                <w:delText>South South</w:delText>
              </w:r>
            </w:del>
          </w:p>
        </w:tc>
        <w:tc>
          <w:tcPr>
            <w:tcW w:w="1700"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58D55DC1" w14:textId="1C9469AD">
            <w:pPr>
              <w:rPr>
                <w:del w:author="KARLOVCEC, Barbara" w:date="2025-02-26T14:31:00Z" w16du:dateUtc="2025-02-26T13:31:00Z" w:id="5054"/>
                <w:rFonts w:ascii="Calibri" w:hAnsi="Calibri" w:cs="Calibri"/>
                <w:color w:val="000000"/>
              </w:rPr>
            </w:pPr>
            <w:del w:author="KARLOVCEC, Barbara" w:date="2025-02-26T14:31:00Z" w16du:dateUtc="2025-02-26T13:31:00Z" w:id="5055">
              <w:r w:rsidRPr="005D5556" w:rsidDel="00CE235E">
                <w:rPr>
                  <w:rFonts w:ascii="Calibri" w:hAnsi="Calibri" w:cs="Calibri"/>
                  <w:color w:val="000000"/>
                </w:rPr>
                <w:delText>ICE  MAKING MACHINE</w:delText>
              </w:r>
            </w:del>
          </w:p>
        </w:tc>
        <w:tc>
          <w:tcPr>
            <w:tcW w:w="2644" w:type="dxa"/>
            <w:vMerge/>
            <w:tcBorders>
              <w:top w:val="nil"/>
              <w:left w:val="single" w:color="auto" w:sz="4" w:space="0"/>
              <w:bottom w:val="single" w:color="000000" w:sz="4" w:space="0"/>
              <w:right w:val="single" w:color="auto" w:sz="4" w:space="0"/>
            </w:tcBorders>
            <w:vAlign w:val="center"/>
            <w:hideMark/>
          </w:tcPr>
          <w:p w:rsidRPr="005D5556" w:rsidR="001062EC" w:rsidDel="00CE235E" w:rsidP="001062EC" w:rsidRDefault="001062EC" w14:paraId="0C7AA715" w14:textId="04A6C2B4">
            <w:pPr>
              <w:rPr>
                <w:del w:author="KARLOVCEC, Barbara" w:date="2025-02-26T14:31:00Z" w16du:dateUtc="2025-02-26T13:31:00Z" w:id="5056"/>
                <w:rFonts w:ascii="Calibri" w:hAnsi="Calibri" w:cs="Calibri"/>
                <w:color w:val="000000"/>
              </w:rPr>
            </w:pPr>
          </w:p>
        </w:tc>
      </w:tr>
      <w:tr w:rsidRPr="005D5556" w:rsidR="001062EC" w:rsidDel="00CE235E" w:rsidTr="005D5556" w14:paraId="136996EE" w14:textId="7666C070">
        <w:trPr>
          <w:trHeight w:val="450"/>
          <w:del w:author="KARLOVCEC, Barbara" w:date="2025-02-26T14:31:00Z" w:id="5057"/>
        </w:trPr>
        <w:tc>
          <w:tcPr>
            <w:tcW w:w="54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062EC" w:rsidDel="00CE235E" w:rsidP="001062EC" w:rsidRDefault="001062EC" w14:paraId="3E361F3F" w14:textId="4B91F720">
            <w:pPr>
              <w:rPr>
                <w:del w:author="KARLOVCEC, Barbara" w:date="2025-02-26T14:31:00Z" w16du:dateUtc="2025-02-26T13:31:00Z" w:id="5058"/>
                <w:rFonts w:ascii="Calibri" w:hAnsi="Calibri" w:cs="Calibri"/>
                <w:color w:val="000000"/>
              </w:rPr>
            </w:pPr>
            <w:del w:author="KARLOVCEC, Barbara" w:date="2025-02-26T14:31:00Z" w16du:dateUtc="2025-02-26T13:31:00Z" w:id="5059">
              <w:r w:rsidRPr="005D5556" w:rsidDel="00CE235E">
                <w:rPr>
                  <w:rFonts w:ascii="Calibri" w:hAnsi="Calibri" w:cs="Calibri"/>
                  <w:color w:val="000000"/>
                </w:rPr>
                <w:delText>11</w:delText>
              </w:r>
            </w:del>
          </w:p>
        </w:tc>
        <w:tc>
          <w:tcPr>
            <w:tcW w:w="154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3D5987A8" w14:textId="7018711E">
            <w:pPr>
              <w:rPr>
                <w:del w:author="KARLOVCEC, Barbara" w:date="2025-02-26T14:31:00Z" w16du:dateUtc="2025-02-26T13:31:00Z" w:id="5060"/>
                <w:rFonts w:ascii="Calibri" w:hAnsi="Calibri" w:cs="Calibri"/>
                <w:color w:val="000000"/>
              </w:rPr>
            </w:pPr>
            <w:del w:author="KARLOVCEC, Barbara" w:date="2025-02-26T14:31:00Z" w16du:dateUtc="2025-02-26T13:31:00Z" w:id="5061">
              <w:r w:rsidRPr="005D5556" w:rsidDel="00CE235E">
                <w:rPr>
                  <w:rFonts w:ascii="Calibri" w:hAnsi="Calibri" w:cs="Calibri"/>
                  <w:color w:val="000000"/>
                </w:rPr>
                <w:delText>SAROCOOL TECHNICAL SERVICES</w:delText>
              </w:r>
            </w:del>
          </w:p>
        </w:tc>
        <w:tc>
          <w:tcPr>
            <w:tcW w:w="125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2EB614B8" w14:textId="63DE560E">
            <w:pPr>
              <w:rPr>
                <w:del w:author="KARLOVCEC, Barbara" w:date="2025-02-26T14:31:00Z" w16du:dateUtc="2025-02-26T13:31:00Z" w:id="5062"/>
                <w:rFonts w:ascii="Calibri" w:hAnsi="Calibri" w:cs="Calibri"/>
                <w:color w:val="000000"/>
              </w:rPr>
            </w:pPr>
            <w:del w:author="KARLOVCEC, Barbara" w:date="2025-02-26T14:31:00Z" w16du:dateUtc="2025-02-26T13:31:00Z" w:id="5063">
              <w:r w:rsidRPr="005D5556" w:rsidDel="00CE235E">
                <w:rPr>
                  <w:rFonts w:ascii="Calibri" w:hAnsi="Calibri" w:cs="Calibri"/>
                  <w:color w:val="000000"/>
                </w:rPr>
                <w:delText>PORT HARCOURT</w:delText>
              </w:r>
            </w:del>
          </w:p>
        </w:tc>
        <w:tc>
          <w:tcPr>
            <w:tcW w:w="826"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1A45A4C6" w14:textId="6209B537">
            <w:pPr>
              <w:rPr>
                <w:del w:author="KARLOVCEC, Barbara" w:date="2025-02-26T14:31:00Z" w16du:dateUtc="2025-02-26T13:31:00Z" w:id="5064"/>
                <w:rFonts w:ascii="Calibri" w:hAnsi="Calibri" w:cs="Calibri"/>
                <w:color w:val="000000"/>
              </w:rPr>
            </w:pPr>
            <w:del w:author="KARLOVCEC, Barbara" w:date="2025-02-26T14:31:00Z" w16du:dateUtc="2025-02-26T13:31:00Z" w:id="5065">
              <w:r w:rsidRPr="005D5556" w:rsidDel="00CE235E">
                <w:rPr>
                  <w:rFonts w:ascii="Calibri" w:hAnsi="Calibri" w:cs="Calibri"/>
                  <w:color w:val="000000"/>
                </w:rPr>
                <w:delText>South South</w:delText>
              </w:r>
            </w:del>
          </w:p>
        </w:tc>
        <w:tc>
          <w:tcPr>
            <w:tcW w:w="1700"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7CCEEFCE" w14:textId="43DE722F">
            <w:pPr>
              <w:rPr>
                <w:del w:author="KARLOVCEC, Barbara" w:date="2025-02-26T14:31:00Z" w16du:dateUtc="2025-02-26T13:31:00Z" w:id="5066"/>
                <w:rFonts w:ascii="Calibri" w:hAnsi="Calibri" w:cs="Calibri"/>
                <w:color w:val="000000"/>
              </w:rPr>
            </w:pPr>
            <w:del w:author="KARLOVCEC, Barbara" w:date="2025-02-26T14:31:00Z" w16du:dateUtc="2025-02-26T13:31:00Z" w:id="5067">
              <w:r w:rsidRPr="005D5556" w:rsidDel="00CE235E">
                <w:rPr>
                  <w:rFonts w:ascii="Calibri" w:hAnsi="Calibri" w:cs="Calibri"/>
                  <w:color w:val="000000"/>
                </w:rPr>
                <w:delText>ICE  MAKING MACHINE</w:delText>
              </w:r>
            </w:del>
          </w:p>
        </w:tc>
        <w:tc>
          <w:tcPr>
            <w:tcW w:w="2644" w:type="dxa"/>
            <w:vMerge/>
            <w:tcBorders>
              <w:top w:val="nil"/>
              <w:left w:val="single" w:color="auto" w:sz="4" w:space="0"/>
              <w:bottom w:val="single" w:color="000000" w:sz="4" w:space="0"/>
              <w:right w:val="single" w:color="auto" w:sz="4" w:space="0"/>
            </w:tcBorders>
            <w:vAlign w:val="center"/>
            <w:hideMark/>
          </w:tcPr>
          <w:p w:rsidRPr="005D5556" w:rsidR="001062EC" w:rsidDel="00CE235E" w:rsidP="001062EC" w:rsidRDefault="001062EC" w14:paraId="29D2B4AA" w14:textId="47CF4A6B">
            <w:pPr>
              <w:rPr>
                <w:del w:author="KARLOVCEC, Barbara" w:date="2025-02-26T14:31:00Z" w16du:dateUtc="2025-02-26T13:31:00Z" w:id="5068"/>
                <w:rFonts w:ascii="Calibri" w:hAnsi="Calibri" w:cs="Calibri"/>
                <w:color w:val="000000"/>
              </w:rPr>
            </w:pPr>
          </w:p>
        </w:tc>
      </w:tr>
      <w:tr w:rsidRPr="005D5556" w:rsidR="001062EC" w:rsidDel="00CE235E" w:rsidTr="005D5556" w14:paraId="0811F17D" w14:textId="07BB034E">
        <w:trPr>
          <w:trHeight w:val="1125"/>
          <w:del w:author="KARLOVCEC, Barbara" w:date="2025-02-26T14:31:00Z" w:id="5069"/>
        </w:trPr>
        <w:tc>
          <w:tcPr>
            <w:tcW w:w="54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062EC" w:rsidDel="00CE235E" w:rsidP="001062EC" w:rsidRDefault="001062EC" w14:paraId="54CFF2A4" w14:textId="6FDBCA14">
            <w:pPr>
              <w:rPr>
                <w:del w:author="KARLOVCEC, Barbara" w:date="2025-02-26T14:31:00Z" w16du:dateUtc="2025-02-26T13:31:00Z" w:id="5070"/>
                <w:rFonts w:ascii="Calibri" w:hAnsi="Calibri" w:cs="Calibri"/>
                <w:color w:val="000000"/>
              </w:rPr>
            </w:pPr>
            <w:del w:author="KARLOVCEC, Barbara" w:date="2025-02-26T14:31:00Z" w16du:dateUtc="2025-02-26T13:31:00Z" w:id="5071">
              <w:r w:rsidRPr="005D5556" w:rsidDel="00CE235E">
                <w:rPr>
                  <w:rFonts w:ascii="Calibri" w:hAnsi="Calibri" w:cs="Calibri"/>
                  <w:color w:val="000000"/>
                </w:rPr>
                <w:delText>12</w:delText>
              </w:r>
            </w:del>
          </w:p>
        </w:tc>
        <w:tc>
          <w:tcPr>
            <w:tcW w:w="154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489C50AC" w14:textId="19969725">
            <w:pPr>
              <w:rPr>
                <w:del w:author="KARLOVCEC, Barbara" w:date="2025-02-26T14:31:00Z" w16du:dateUtc="2025-02-26T13:31:00Z" w:id="5072"/>
                <w:rFonts w:ascii="Calibri" w:hAnsi="Calibri" w:cs="Calibri"/>
                <w:color w:val="000000"/>
              </w:rPr>
            </w:pPr>
            <w:del w:author="KARLOVCEC, Barbara" w:date="2025-02-26T14:31:00Z" w16du:dateUtc="2025-02-26T13:31:00Z" w:id="5073">
              <w:r w:rsidRPr="005D5556" w:rsidDel="00CE235E">
                <w:rPr>
                  <w:rFonts w:ascii="Calibri" w:hAnsi="Calibri" w:cs="Calibri"/>
                  <w:color w:val="000000"/>
                </w:rPr>
                <w:delText>NESCO TECHNICAL SERVICE CO.</w:delText>
              </w:r>
            </w:del>
          </w:p>
        </w:tc>
        <w:tc>
          <w:tcPr>
            <w:tcW w:w="125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2FCFC12F" w14:textId="15402C96">
            <w:pPr>
              <w:rPr>
                <w:del w:author="KARLOVCEC, Barbara" w:date="2025-02-26T14:31:00Z" w16du:dateUtc="2025-02-26T13:31:00Z" w:id="5074"/>
                <w:rFonts w:ascii="Calibri" w:hAnsi="Calibri" w:cs="Calibri"/>
                <w:color w:val="000000"/>
              </w:rPr>
            </w:pPr>
            <w:del w:author="KARLOVCEC, Barbara" w:date="2025-02-26T14:31:00Z" w16du:dateUtc="2025-02-26T13:31:00Z" w:id="5075">
              <w:r w:rsidRPr="005D5556" w:rsidDel="00CE235E">
                <w:rPr>
                  <w:rFonts w:ascii="Calibri" w:hAnsi="Calibri" w:cs="Calibri"/>
                  <w:color w:val="000000"/>
                </w:rPr>
                <w:delText>PORT HARCOURT</w:delText>
              </w:r>
            </w:del>
          </w:p>
        </w:tc>
        <w:tc>
          <w:tcPr>
            <w:tcW w:w="826"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5032F4BA" w14:textId="1651A091">
            <w:pPr>
              <w:rPr>
                <w:del w:author="KARLOVCEC, Barbara" w:date="2025-02-26T14:31:00Z" w16du:dateUtc="2025-02-26T13:31:00Z" w:id="5076"/>
                <w:rFonts w:ascii="Calibri" w:hAnsi="Calibri" w:cs="Calibri"/>
                <w:color w:val="000000"/>
              </w:rPr>
            </w:pPr>
            <w:del w:author="KARLOVCEC, Barbara" w:date="2025-02-26T14:31:00Z" w16du:dateUtc="2025-02-26T13:31:00Z" w:id="5077">
              <w:r w:rsidRPr="005D5556" w:rsidDel="00CE235E">
                <w:rPr>
                  <w:rFonts w:ascii="Calibri" w:hAnsi="Calibri" w:cs="Calibri"/>
                  <w:color w:val="000000"/>
                </w:rPr>
                <w:delText>South south</w:delText>
              </w:r>
            </w:del>
          </w:p>
        </w:tc>
        <w:tc>
          <w:tcPr>
            <w:tcW w:w="170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4DE35671" w14:textId="3D80CFEF">
            <w:pPr>
              <w:rPr>
                <w:del w:author="KARLOVCEC, Barbara" w:date="2025-02-26T14:31:00Z" w16du:dateUtc="2025-02-26T13:31:00Z" w:id="5078"/>
                <w:rFonts w:ascii="Calibri" w:hAnsi="Calibri" w:cs="Calibri"/>
                <w:color w:val="000000"/>
              </w:rPr>
            </w:pPr>
            <w:del w:author="KARLOVCEC, Barbara" w:date="2025-02-26T14:31:00Z" w16du:dateUtc="2025-02-26T13:31:00Z" w:id="5079">
              <w:r w:rsidRPr="005D5556" w:rsidDel="00CE235E">
                <w:rPr>
                  <w:rFonts w:ascii="Calibri" w:hAnsi="Calibri" w:cs="Calibri"/>
                  <w:color w:val="000000"/>
                </w:rPr>
                <w:delText xml:space="preserve">BOX TRUCK COLD ROOM, </w:delText>
              </w:r>
              <w:r w:rsidRPr="005D5556" w:rsidDel="00CE235E">
                <w:rPr>
                  <w:rFonts w:ascii="Calibri" w:hAnsi="Calibri" w:cs="Calibri"/>
                  <w:color w:val="000000"/>
                </w:rPr>
                <w:br/>
              </w:r>
              <w:r w:rsidRPr="005D5556" w:rsidDel="00CE235E">
                <w:rPr>
                  <w:rFonts w:ascii="Calibri" w:hAnsi="Calibri" w:cs="Calibri"/>
                  <w:color w:val="000000"/>
                </w:rPr>
                <w:delText>MARINE COLD ROOM, INDUSTRIAL COLD ROOM</w:delText>
              </w:r>
            </w:del>
          </w:p>
        </w:tc>
        <w:tc>
          <w:tcPr>
            <w:tcW w:w="2644" w:type="dxa"/>
            <w:vMerge/>
            <w:tcBorders>
              <w:top w:val="nil"/>
              <w:left w:val="single" w:color="auto" w:sz="4" w:space="0"/>
              <w:bottom w:val="single" w:color="000000" w:sz="4" w:space="0"/>
              <w:right w:val="single" w:color="auto" w:sz="4" w:space="0"/>
            </w:tcBorders>
            <w:vAlign w:val="center"/>
            <w:hideMark/>
          </w:tcPr>
          <w:p w:rsidRPr="005D5556" w:rsidR="001062EC" w:rsidDel="00CE235E" w:rsidP="001062EC" w:rsidRDefault="001062EC" w14:paraId="257802D8" w14:textId="11B5D50D">
            <w:pPr>
              <w:rPr>
                <w:del w:author="KARLOVCEC, Barbara" w:date="2025-02-26T14:31:00Z" w16du:dateUtc="2025-02-26T13:31:00Z" w:id="5080"/>
                <w:rFonts w:ascii="Calibri" w:hAnsi="Calibri" w:cs="Calibri"/>
                <w:color w:val="000000"/>
              </w:rPr>
            </w:pPr>
          </w:p>
        </w:tc>
      </w:tr>
      <w:tr w:rsidRPr="005D5556" w:rsidR="001062EC" w:rsidDel="00CE235E" w:rsidTr="005D5556" w14:paraId="6079BCE8" w14:textId="0F97A038">
        <w:trPr>
          <w:trHeight w:val="450"/>
          <w:del w:author="KARLOVCEC, Barbara" w:date="2025-02-26T14:31:00Z" w:id="5081"/>
        </w:trPr>
        <w:tc>
          <w:tcPr>
            <w:tcW w:w="54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062EC" w:rsidDel="00CE235E" w:rsidP="001062EC" w:rsidRDefault="001062EC" w14:paraId="3369F3CB" w14:textId="73BD5899">
            <w:pPr>
              <w:rPr>
                <w:del w:author="KARLOVCEC, Barbara" w:date="2025-02-26T14:31:00Z" w16du:dateUtc="2025-02-26T13:31:00Z" w:id="5082"/>
                <w:rFonts w:ascii="Calibri" w:hAnsi="Calibri" w:cs="Calibri"/>
                <w:color w:val="000000"/>
              </w:rPr>
            </w:pPr>
            <w:del w:author="KARLOVCEC, Barbara" w:date="2025-02-26T14:31:00Z" w16du:dateUtc="2025-02-26T13:31:00Z" w:id="5083">
              <w:r w:rsidRPr="005D5556" w:rsidDel="00CE235E">
                <w:rPr>
                  <w:rFonts w:ascii="Calibri" w:hAnsi="Calibri" w:cs="Calibri"/>
                  <w:color w:val="000000"/>
                </w:rPr>
                <w:delText>13</w:delText>
              </w:r>
            </w:del>
          </w:p>
        </w:tc>
        <w:tc>
          <w:tcPr>
            <w:tcW w:w="154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02BA931C" w14:textId="1F1EF526">
            <w:pPr>
              <w:rPr>
                <w:del w:author="KARLOVCEC, Barbara" w:date="2025-02-26T14:31:00Z" w16du:dateUtc="2025-02-26T13:31:00Z" w:id="5084"/>
                <w:rFonts w:ascii="Calibri" w:hAnsi="Calibri" w:cs="Calibri"/>
                <w:color w:val="000000"/>
              </w:rPr>
            </w:pPr>
            <w:del w:author="KARLOVCEC, Barbara" w:date="2025-02-26T14:31:00Z" w16du:dateUtc="2025-02-26T13:31:00Z" w:id="5085">
              <w:r w:rsidRPr="005D5556" w:rsidDel="00CE235E">
                <w:rPr>
                  <w:rFonts w:ascii="Calibri" w:hAnsi="Calibri" w:cs="Calibri"/>
                  <w:color w:val="000000"/>
                </w:rPr>
                <w:delText>AUSTIN LAZ &amp; CO PLC</w:delText>
              </w:r>
            </w:del>
          </w:p>
        </w:tc>
        <w:tc>
          <w:tcPr>
            <w:tcW w:w="125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4AAA3CEA" w14:textId="44382432">
            <w:pPr>
              <w:rPr>
                <w:del w:author="KARLOVCEC, Barbara" w:date="2025-02-26T14:31:00Z" w16du:dateUtc="2025-02-26T13:31:00Z" w:id="5086"/>
                <w:rFonts w:ascii="Calibri" w:hAnsi="Calibri" w:cs="Calibri"/>
                <w:color w:val="000000"/>
              </w:rPr>
            </w:pPr>
            <w:del w:author="KARLOVCEC, Barbara" w:date="2025-02-26T14:31:00Z" w16du:dateUtc="2025-02-26T13:31:00Z" w:id="5087">
              <w:r w:rsidRPr="005D5556" w:rsidDel="00CE235E">
                <w:rPr>
                  <w:rFonts w:ascii="Calibri" w:hAnsi="Calibri" w:cs="Calibri"/>
                  <w:color w:val="000000"/>
                </w:rPr>
                <w:delText>BENIN</w:delText>
              </w:r>
            </w:del>
          </w:p>
        </w:tc>
        <w:tc>
          <w:tcPr>
            <w:tcW w:w="826"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7FEFA922" w14:textId="5399BD03">
            <w:pPr>
              <w:rPr>
                <w:del w:author="KARLOVCEC, Barbara" w:date="2025-02-26T14:31:00Z" w16du:dateUtc="2025-02-26T13:31:00Z" w:id="5088"/>
                <w:rFonts w:ascii="Calibri" w:hAnsi="Calibri" w:cs="Calibri"/>
                <w:color w:val="000000"/>
              </w:rPr>
            </w:pPr>
            <w:del w:author="KARLOVCEC, Barbara" w:date="2025-02-26T14:31:00Z" w16du:dateUtc="2025-02-26T13:31:00Z" w:id="5089">
              <w:r w:rsidRPr="005D5556" w:rsidDel="00CE235E">
                <w:rPr>
                  <w:rFonts w:ascii="Calibri" w:hAnsi="Calibri" w:cs="Calibri"/>
                  <w:color w:val="000000"/>
                </w:rPr>
                <w:delText>South South</w:delText>
              </w:r>
            </w:del>
          </w:p>
        </w:tc>
        <w:tc>
          <w:tcPr>
            <w:tcW w:w="1700"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2838832D" w14:textId="13798FDF">
            <w:pPr>
              <w:rPr>
                <w:del w:author="KARLOVCEC, Barbara" w:date="2025-02-26T14:31:00Z" w16du:dateUtc="2025-02-26T13:31:00Z" w:id="5090"/>
                <w:rFonts w:ascii="Calibri" w:hAnsi="Calibri" w:cs="Calibri"/>
                <w:color w:val="000000"/>
              </w:rPr>
            </w:pPr>
            <w:del w:author="KARLOVCEC, Barbara" w:date="2025-02-26T14:31:00Z" w16du:dateUtc="2025-02-26T13:31:00Z" w:id="5091">
              <w:r w:rsidRPr="005D5556" w:rsidDel="00CE235E">
                <w:rPr>
                  <w:rFonts w:ascii="Calibri" w:hAnsi="Calibri" w:cs="Calibri"/>
                  <w:color w:val="000000"/>
                </w:rPr>
                <w:delText>ICE  MAKING MACHINE</w:delText>
              </w:r>
            </w:del>
          </w:p>
        </w:tc>
        <w:tc>
          <w:tcPr>
            <w:tcW w:w="2644" w:type="dxa"/>
            <w:vMerge/>
            <w:tcBorders>
              <w:top w:val="nil"/>
              <w:left w:val="single" w:color="auto" w:sz="4" w:space="0"/>
              <w:bottom w:val="single" w:color="000000" w:sz="4" w:space="0"/>
              <w:right w:val="single" w:color="auto" w:sz="4" w:space="0"/>
            </w:tcBorders>
            <w:vAlign w:val="center"/>
            <w:hideMark/>
          </w:tcPr>
          <w:p w:rsidRPr="005D5556" w:rsidR="001062EC" w:rsidDel="00CE235E" w:rsidP="001062EC" w:rsidRDefault="001062EC" w14:paraId="1B0D18B6" w14:textId="39912079">
            <w:pPr>
              <w:rPr>
                <w:del w:author="KARLOVCEC, Barbara" w:date="2025-02-26T14:31:00Z" w16du:dateUtc="2025-02-26T13:31:00Z" w:id="5092"/>
                <w:rFonts w:ascii="Calibri" w:hAnsi="Calibri" w:cs="Calibri"/>
                <w:color w:val="000000"/>
              </w:rPr>
            </w:pPr>
          </w:p>
        </w:tc>
      </w:tr>
      <w:tr w:rsidRPr="005D5556" w:rsidR="001062EC" w:rsidDel="00CE235E" w:rsidTr="005D5556" w14:paraId="3F450D78" w14:textId="114CCE90">
        <w:trPr>
          <w:trHeight w:val="675"/>
          <w:del w:author="KARLOVCEC, Barbara" w:date="2025-02-26T14:31:00Z" w:id="5093"/>
        </w:trPr>
        <w:tc>
          <w:tcPr>
            <w:tcW w:w="54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062EC" w:rsidDel="00CE235E" w:rsidP="001062EC" w:rsidRDefault="001062EC" w14:paraId="3950F25D" w14:textId="2551E399">
            <w:pPr>
              <w:rPr>
                <w:del w:author="KARLOVCEC, Barbara" w:date="2025-02-26T14:31:00Z" w16du:dateUtc="2025-02-26T13:31:00Z" w:id="5094"/>
                <w:rFonts w:ascii="Calibri" w:hAnsi="Calibri" w:cs="Calibri"/>
                <w:color w:val="000000"/>
              </w:rPr>
            </w:pPr>
            <w:del w:author="KARLOVCEC, Barbara" w:date="2025-02-26T14:31:00Z" w16du:dateUtc="2025-02-26T13:31:00Z" w:id="5095">
              <w:r w:rsidRPr="005D5556" w:rsidDel="00CE235E">
                <w:rPr>
                  <w:rFonts w:ascii="Calibri" w:hAnsi="Calibri" w:cs="Calibri"/>
                  <w:color w:val="000000"/>
                </w:rPr>
                <w:delText>14</w:delText>
              </w:r>
            </w:del>
          </w:p>
        </w:tc>
        <w:tc>
          <w:tcPr>
            <w:tcW w:w="154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716EAAB4" w14:textId="615B3704">
            <w:pPr>
              <w:rPr>
                <w:del w:author="KARLOVCEC, Barbara" w:date="2025-02-26T14:31:00Z" w16du:dateUtc="2025-02-26T13:31:00Z" w:id="5096"/>
                <w:rFonts w:ascii="Calibri" w:hAnsi="Calibri" w:cs="Calibri"/>
                <w:color w:val="000000"/>
              </w:rPr>
            </w:pPr>
            <w:del w:author="KARLOVCEC, Barbara" w:date="2025-02-26T14:31:00Z" w16du:dateUtc="2025-02-26T13:31:00Z" w:id="5097">
              <w:r w:rsidRPr="005D5556" w:rsidDel="00CE235E">
                <w:rPr>
                  <w:rFonts w:ascii="Calibri" w:hAnsi="Calibri" w:cs="Calibri"/>
                  <w:color w:val="000000"/>
                </w:rPr>
                <w:delText>DE HEROES REFRIGERANTINO CO.</w:delText>
              </w:r>
            </w:del>
          </w:p>
        </w:tc>
        <w:tc>
          <w:tcPr>
            <w:tcW w:w="125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3D97C230" w14:textId="3EFB4848">
            <w:pPr>
              <w:rPr>
                <w:del w:author="KARLOVCEC, Barbara" w:date="2025-02-26T14:31:00Z" w16du:dateUtc="2025-02-26T13:31:00Z" w:id="5098"/>
                <w:rFonts w:ascii="Calibri" w:hAnsi="Calibri" w:cs="Calibri"/>
                <w:color w:val="000000"/>
              </w:rPr>
            </w:pPr>
            <w:del w:author="KARLOVCEC, Barbara" w:date="2025-02-26T14:31:00Z" w16du:dateUtc="2025-02-26T13:31:00Z" w:id="5099">
              <w:r w:rsidRPr="005D5556" w:rsidDel="00CE235E">
                <w:rPr>
                  <w:rFonts w:ascii="Calibri" w:hAnsi="Calibri" w:cs="Calibri"/>
                  <w:color w:val="000000"/>
                </w:rPr>
                <w:delText>PORT HARCOURT</w:delText>
              </w:r>
            </w:del>
          </w:p>
        </w:tc>
        <w:tc>
          <w:tcPr>
            <w:tcW w:w="826"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02017C97" w14:textId="232CD5CC">
            <w:pPr>
              <w:rPr>
                <w:del w:author="KARLOVCEC, Barbara" w:date="2025-02-26T14:31:00Z" w16du:dateUtc="2025-02-26T13:31:00Z" w:id="5100"/>
                <w:rFonts w:ascii="Calibri" w:hAnsi="Calibri" w:cs="Calibri"/>
                <w:color w:val="000000"/>
              </w:rPr>
            </w:pPr>
            <w:del w:author="KARLOVCEC, Barbara" w:date="2025-02-26T14:31:00Z" w16du:dateUtc="2025-02-26T13:31:00Z" w:id="5101">
              <w:r w:rsidRPr="005D5556" w:rsidDel="00CE235E">
                <w:rPr>
                  <w:rFonts w:ascii="Calibri" w:hAnsi="Calibri" w:cs="Calibri"/>
                  <w:color w:val="000000"/>
                </w:rPr>
                <w:delText>south south</w:delText>
              </w:r>
            </w:del>
          </w:p>
        </w:tc>
        <w:tc>
          <w:tcPr>
            <w:tcW w:w="170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0E155578" w14:textId="08AA58E0">
            <w:pPr>
              <w:rPr>
                <w:del w:author="KARLOVCEC, Barbara" w:date="2025-02-26T14:31:00Z" w16du:dateUtc="2025-02-26T13:31:00Z" w:id="5102"/>
                <w:rFonts w:ascii="Calibri" w:hAnsi="Calibri" w:cs="Calibri"/>
                <w:color w:val="000000"/>
              </w:rPr>
            </w:pPr>
            <w:del w:author="KARLOVCEC, Barbara" w:date="2025-02-26T14:31:00Z" w16du:dateUtc="2025-02-26T13:31:00Z" w:id="5103">
              <w:r w:rsidRPr="005D5556" w:rsidDel="00CE235E">
                <w:rPr>
                  <w:rFonts w:ascii="Calibri" w:hAnsi="Calibri" w:cs="Calibri"/>
                  <w:color w:val="000000"/>
                </w:rPr>
                <w:delText xml:space="preserve">COLD ROOM/ </w:delText>
              </w:r>
              <w:r w:rsidRPr="005D5556" w:rsidDel="00CE235E">
                <w:rPr>
                  <w:rFonts w:ascii="Calibri" w:hAnsi="Calibri" w:cs="Calibri"/>
                  <w:color w:val="000000"/>
                </w:rPr>
                <w:br/>
              </w:r>
              <w:r w:rsidRPr="005D5556" w:rsidDel="00CE235E">
                <w:rPr>
                  <w:rFonts w:ascii="Calibri" w:hAnsi="Calibri" w:cs="Calibri"/>
                  <w:color w:val="000000"/>
                </w:rPr>
                <w:delText>INDUSTRIAL REFRIGERATION</w:delText>
              </w:r>
            </w:del>
          </w:p>
        </w:tc>
        <w:tc>
          <w:tcPr>
            <w:tcW w:w="2644" w:type="dxa"/>
            <w:vMerge/>
            <w:tcBorders>
              <w:top w:val="nil"/>
              <w:left w:val="single" w:color="auto" w:sz="4" w:space="0"/>
              <w:bottom w:val="single" w:color="000000" w:sz="4" w:space="0"/>
              <w:right w:val="single" w:color="auto" w:sz="4" w:space="0"/>
            </w:tcBorders>
            <w:vAlign w:val="center"/>
            <w:hideMark/>
          </w:tcPr>
          <w:p w:rsidRPr="005D5556" w:rsidR="001062EC" w:rsidDel="00CE235E" w:rsidP="001062EC" w:rsidRDefault="001062EC" w14:paraId="637CA14E" w14:textId="0A20398F">
            <w:pPr>
              <w:rPr>
                <w:del w:author="KARLOVCEC, Barbara" w:date="2025-02-26T14:31:00Z" w16du:dateUtc="2025-02-26T13:31:00Z" w:id="5104"/>
                <w:rFonts w:ascii="Calibri" w:hAnsi="Calibri" w:cs="Calibri"/>
                <w:color w:val="000000"/>
              </w:rPr>
            </w:pPr>
          </w:p>
        </w:tc>
      </w:tr>
      <w:tr w:rsidRPr="005D5556" w:rsidR="001062EC" w:rsidDel="00CE235E" w:rsidTr="005D5556" w14:paraId="447B2461" w14:textId="5BA09F39">
        <w:trPr>
          <w:trHeight w:val="450"/>
          <w:del w:author="KARLOVCEC, Barbara" w:date="2025-02-26T14:31:00Z" w:id="5105"/>
        </w:trPr>
        <w:tc>
          <w:tcPr>
            <w:tcW w:w="54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062EC" w:rsidDel="00CE235E" w:rsidP="001062EC" w:rsidRDefault="001062EC" w14:paraId="57229028" w14:textId="06E8F2F1">
            <w:pPr>
              <w:rPr>
                <w:del w:author="KARLOVCEC, Barbara" w:date="2025-02-26T14:31:00Z" w16du:dateUtc="2025-02-26T13:31:00Z" w:id="5106"/>
                <w:rFonts w:ascii="Calibri" w:hAnsi="Calibri" w:cs="Calibri"/>
                <w:color w:val="000000"/>
              </w:rPr>
            </w:pPr>
            <w:del w:author="KARLOVCEC, Barbara" w:date="2025-02-26T14:31:00Z" w16du:dateUtc="2025-02-26T13:31:00Z" w:id="5107">
              <w:r w:rsidRPr="005D5556" w:rsidDel="00CE235E">
                <w:rPr>
                  <w:rFonts w:ascii="Calibri" w:hAnsi="Calibri" w:cs="Calibri"/>
                  <w:color w:val="000000"/>
                </w:rPr>
                <w:delText>15</w:delText>
              </w:r>
            </w:del>
          </w:p>
        </w:tc>
        <w:tc>
          <w:tcPr>
            <w:tcW w:w="154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64012705" w14:textId="2E7CE2F1">
            <w:pPr>
              <w:rPr>
                <w:del w:author="KARLOVCEC, Barbara" w:date="2025-02-26T14:31:00Z" w16du:dateUtc="2025-02-26T13:31:00Z" w:id="5108"/>
                <w:rFonts w:ascii="Calibri" w:hAnsi="Calibri" w:cs="Calibri"/>
                <w:color w:val="000000"/>
              </w:rPr>
            </w:pPr>
            <w:del w:author="KARLOVCEC, Barbara" w:date="2025-02-26T14:31:00Z" w16du:dateUtc="2025-02-26T13:31:00Z" w:id="5109">
              <w:r w:rsidRPr="005D5556" w:rsidDel="00CE235E">
                <w:rPr>
                  <w:rFonts w:ascii="Calibri" w:hAnsi="Calibri" w:cs="Calibri"/>
                  <w:color w:val="000000"/>
                </w:rPr>
                <w:delText>ANGSONS ENTERPRISES</w:delText>
              </w:r>
            </w:del>
          </w:p>
        </w:tc>
        <w:tc>
          <w:tcPr>
            <w:tcW w:w="125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1B42D884" w14:textId="11AAB8AD">
            <w:pPr>
              <w:rPr>
                <w:del w:author="KARLOVCEC, Barbara" w:date="2025-02-26T14:31:00Z" w16du:dateUtc="2025-02-26T13:31:00Z" w:id="5110"/>
                <w:rFonts w:ascii="Calibri" w:hAnsi="Calibri" w:cs="Calibri"/>
                <w:color w:val="000000"/>
              </w:rPr>
            </w:pPr>
            <w:del w:author="KARLOVCEC, Barbara" w:date="2025-02-26T14:31:00Z" w16du:dateUtc="2025-02-26T13:31:00Z" w:id="5111">
              <w:r w:rsidRPr="005D5556" w:rsidDel="00CE235E">
                <w:rPr>
                  <w:rFonts w:ascii="Calibri" w:hAnsi="Calibri" w:cs="Calibri"/>
                  <w:color w:val="000000"/>
                </w:rPr>
                <w:delText>PORT HARCOURT</w:delText>
              </w:r>
            </w:del>
          </w:p>
        </w:tc>
        <w:tc>
          <w:tcPr>
            <w:tcW w:w="826"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6E78F06E" w14:textId="65145633">
            <w:pPr>
              <w:rPr>
                <w:del w:author="KARLOVCEC, Barbara" w:date="2025-02-26T14:31:00Z" w16du:dateUtc="2025-02-26T13:31:00Z" w:id="5112"/>
                <w:rFonts w:ascii="Calibri" w:hAnsi="Calibri" w:cs="Calibri"/>
                <w:color w:val="000000"/>
              </w:rPr>
            </w:pPr>
            <w:del w:author="KARLOVCEC, Barbara" w:date="2025-02-26T14:31:00Z" w16du:dateUtc="2025-02-26T13:31:00Z" w:id="5113">
              <w:r w:rsidRPr="005D5556" w:rsidDel="00CE235E">
                <w:rPr>
                  <w:rFonts w:ascii="Calibri" w:hAnsi="Calibri" w:cs="Calibri"/>
                  <w:color w:val="000000"/>
                </w:rPr>
                <w:delText>South south</w:delText>
              </w:r>
            </w:del>
          </w:p>
        </w:tc>
        <w:tc>
          <w:tcPr>
            <w:tcW w:w="170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30AC99CF" w14:textId="0C5932E7">
            <w:pPr>
              <w:rPr>
                <w:del w:author="KARLOVCEC, Barbara" w:date="2025-02-26T14:31:00Z" w16du:dateUtc="2025-02-26T13:31:00Z" w:id="5114"/>
                <w:rFonts w:ascii="Calibri" w:hAnsi="Calibri" w:cs="Calibri"/>
                <w:color w:val="000000"/>
              </w:rPr>
            </w:pPr>
            <w:del w:author="KARLOVCEC, Barbara" w:date="2025-02-26T14:31:00Z" w16du:dateUtc="2025-02-26T13:31:00Z" w:id="5115">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COLD ROOM</w:delText>
              </w:r>
            </w:del>
          </w:p>
        </w:tc>
        <w:tc>
          <w:tcPr>
            <w:tcW w:w="2644" w:type="dxa"/>
            <w:vMerge/>
            <w:tcBorders>
              <w:top w:val="nil"/>
              <w:left w:val="single" w:color="auto" w:sz="4" w:space="0"/>
              <w:bottom w:val="single" w:color="000000" w:sz="4" w:space="0"/>
              <w:right w:val="single" w:color="auto" w:sz="4" w:space="0"/>
            </w:tcBorders>
            <w:vAlign w:val="center"/>
            <w:hideMark/>
          </w:tcPr>
          <w:p w:rsidRPr="005D5556" w:rsidR="001062EC" w:rsidDel="00CE235E" w:rsidP="001062EC" w:rsidRDefault="001062EC" w14:paraId="689558C3" w14:textId="55027DCA">
            <w:pPr>
              <w:rPr>
                <w:del w:author="KARLOVCEC, Barbara" w:date="2025-02-26T14:31:00Z" w16du:dateUtc="2025-02-26T13:31:00Z" w:id="5116"/>
                <w:rFonts w:ascii="Calibri" w:hAnsi="Calibri" w:cs="Calibri"/>
                <w:color w:val="000000"/>
              </w:rPr>
            </w:pPr>
          </w:p>
        </w:tc>
      </w:tr>
      <w:tr w:rsidRPr="005D5556" w:rsidR="001062EC" w:rsidDel="00CE235E" w:rsidTr="005D5556" w14:paraId="3754704E" w14:textId="2391E8BA">
        <w:trPr>
          <w:trHeight w:val="450"/>
          <w:del w:author="KARLOVCEC, Barbara" w:date="2025-02-26T14:31:00Z" w:id="5117"/>
        </w:trPr>
        <w:tc>
          <w:tcPr>
            <w:tcW w:w="54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062EC" w:rsidDel="00CE235E" w:rsidP="001062EC" w:rsidRDefault="001062EC" w14:paraId="432F7A86" w14:textId="49699310">
            <w:pPr>
              <w:rPr>
                <w:del w:author="KARLOVCEC, Barbara" w:date="2025-02-26T14:31:00Z" w16du:dateUtc="2025-02-26T13:31:00Z" w:id="5118"/>
                <w:rFonts w:ascii="Calibri" w:hAnsi="Calibri" w:cs="Calibri"/>
                <w:color w:val="000000"/>
              </w:rPr>
            </w:pPr>
            <w:del w:author="KARLOVCEC, Barbara" w:date="2025-02-26T14:31:00Z" w16du:dateUtc="2025-02-26T13:31:00Z" w:id="5119">
              <w:r w:rsidRPr="005D5556" w:rsidDel="00CE235E">
                <w:rPr>
                  <w:rFonts w:ascii="Calibri" w:hAnsi="Calibri" w:cs="Calibri"/>
                  <w:color w:val="000000"/>
                </w:rPr>
                <w:delText>16</w:delText>
              </w:r>
            </w:del>
          </w:p>
        </w:tc>
        <w:tc>
          <w:tcPr>
            <w:tcW w:w="154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0F7C45FE" w14:textId="73B4BA83">
            <w:pPr>
              <w:rPr>
                <w:del w:author="KARLOVCEC, Barbara" w:date="2025-02-26T14:31:00Z" w16du:dateUtc="2025-02-26T13:31:00Z" w:id="5120"/>
                <w:rFonts w:ascii="Calibri" w:hAnsi="Calibri" w:cs="Calibri"/>
                <w:color w:val="000000"/>
              </w:rPr>
            </w:pPr>
            <w:del w:author="KARLOVCEC, Barbara" w:date="2025-02-26T14:31:00Z" w16du:dateUtc="2025-02-26T13:31:00Z" w:id="5121">
              <w:r w:rsidRPr="005D5556" w:rsidDel="00CE235E">
                <w:rPr>
                  <w:rFonts w:ascii="Calibri" w:hAnsi="Calibri" w:cs="Calibri"/>
                  <w:color w:val="000000"/>
                </w:rPr>
                <w:delText>COOLMAN TECH SERVICES</w:delText>
              </w:r>
            </w:del>
          </w:p>
        </w:tc>
        <w:tc>
          <w:tcPr>
            <w:tcW w:w="125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2D95D68D" w14:textId="58B3D50C">
            <w:pPr>
              <w:rPr>
                <w:del w:author="KARLOVCEC, Barbara" w:date="2025-02-26T14:31:00Z" w16du:dateUtc="2025-02-26T13:31:00Z" w:id="5122"/>
                <w:rFonts w:ascii="Calibri" w:hAnsi="Calibri" w:cs="Calibri"/>
                <w:color w:val="000000"/>
              </w:rPr>
            </w:pPr>
            <w:del w:author="KARLOVCEC, Barbara" w:date="2025-02-26T14:31:00Z" w16du:dateUtc="2025-02-26T13:31:00Z" w:id="5123">
              <w:r w:rsidRPr="005D5556" w:rsidDel="00CE235E">
                <w:rPr>
                  <w:rFonts w:ascii="Calibri" w:hAnsi="Calibri" w:cs="Calibri"/>
                  <w:color w:val="000000"/>
                </w:rPr>
                <w:delText>Akwa Ibom</w:delText>
              </w:r>
            </w:del>
          </w:p>
        </w:tc>
        <w:tc>
          <w:tcPr>
            <w:tcW w:w="826"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68549851" w14:textId="700B065F">
            <w:pPr>
              <w:rPr>
                <w:del w:author="KARLOVCEC, Barbara" w:date="2025-02-26T14:31:00Z" w16du:dateUtc="2025-02-26T13:31:00Z" w:id="5124"/>
                <w:rFonts w:ascii="Calibri" w:hAnsi="Calibri" w:cs="Calibri"/>
                <w:color w:val="000000"/>
              </w:rPr>
            </w:pPr>
            <w:del w:author="KARLOVCEC, Barbara" w:date="2025-02-26T14:31:00Z" w16du:dateUtc="2025-02-26T13:31:00Z" w:id="5125">
              <w:r w:rsidRPr="005D5556" w:rsidDel="00CE235E">
                <w:rPr>
                  <w:rFonts w:ascii="Calibri" w:hAnsi="Calibri" w:cs="Calibri"/>
                  <w:color w:val="000000"/>
                </w:rPr>
                <w:delText>South south</w:delText>
              </w:r>
            </w:del>
          </w:p>
        </w:tc>
        <w:tc>
          <w:tcPr>
            <w:tcW w:w="170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10644501" w14:textId="10EEAF90">
            <w:pPr>
              <w:rPr>
                <w:del w:author="KARLOVCEC, Barbara" w:date="2025-02-26T14:31:00Z" w16du:dateUtc="2025-02-26T13:31:00Z" w:id="5126"/>
                <w:rFonts w:ascii="Calibri" w:hAnsi="Calibri" w:cs="Calibri"/>
                <w:color w:val="000000"/>
              </w:rPr>
            </w:pPr>
            <w:del w:author="KARLOVCEC, Barbara" w:date="2025-02-26T14:31:00Z" w16du:dateUtc="2025-02-26T13:31:00Z" w:id="5127">
              <w:r w:rsidRPr="005D5556" w:rsidDel="00CE235E">
                <w:rPr>
                  <w:rFonts w:ascii="Calibri" w:hAnsi="Calibri" w:cs="Calibri"/>
                  <w:color w:val="000000"/>
                </w:rPr>
                <w:delText>COLD ROOM</w:delText>
              </w:r>
            </w:del>
          </w:p>
        </w:tc>
        <w:tc>
          <w:tcPr>
            <w:tcW w:w="2644" w:type="dxa"/>
            <w:vMerge/>
            <w:tcBorders>
              <w:top w:val="nil"/>
              <w:left w:val="single" w:color="auto" w:sz="4" w:space="0"/>
              <w:bottom w:val="single" w:color="000000" w:sz="4" w:space="0"/>
              <w:right w:val="single" w:color="auto" w:sz="4" w:space="0"/>
            </w:tcBorders>
            <w:vAlign w:val="center"/>
            <w:hideMark/>
          </w:tcPr>
          <w:p w:rsidRPr="005D5556" w:rsidR="001062EC" w:rsidDel="00CE235E" w:rsidP="001062EC" w:rsidRDefault="001062EC" w14:paraId="71B7E837" w14:textId="2FD1ED86">
            <w:pPr>
              <w:rPr>
                <w:del w:author="KARLOVCEC, Barbara" w:date="2025-02-26T14:31:00Z" w16du:dateUtc="2025-02-26T13:31:00Z" w:id="5128"/>
                <w:rFonts w:ascii="Calibri" w:hAnsi="Calibri" w:cs="Calibri"/>
                <w:color w:val="000000"/>
              </w:rPr>
            </w:pPr>
          </w:p>
        </w:tc>
      </w:tr>
      <w:tr w:rsidRPr="005D5556" w:rsidR="001062EC" w:rsidDel="00CE235E" w:rsidTr="005D5556" w14:paraId="668DECF6" w14:textId="306F86C4">
        <w:trPr>
          <w:trHeight w:val="450"/>
          <w:del w:author="KARLOVCEC, Barbara" w:date="2025-02-26T14:31:00Z" w:id="5129"/>
        </w:trPr>
        <w:tc>
          <w:tcPr>
            <w:tcW w:w="54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062EC" w:rsidDel="00CE235E" w:rsidP="001062EC" w:rsidRDefault="001062EC" w14:paraId="3D653096" w14:textId="3D38A43D">
            <w:pPr>
              <w:rPr>
                <w:del w:author="KARLOVCEC, Barbara" w:date="2025-02-26T14:31:00Z" w16du:dateUtc="2025-02-26T13:31:00Z" w:id="5130"/>
                <w:rFonts w:ascii="Calibri" w:hAnsi="Calibri" w:cs="Calibri"/>
                <w:color w:val="000000"/>
              </w:rPr>
            </w:pPr>
            <w:del w:author="KARLOVCEC, Barbara" w:date="2025-02-26T14:31:00Z" w16du:dateUtc="2025-02-26T13:31:00Z" w:id="5131">
              <w:r w:rsidRPr="005D5556" w:rsidDel="00CE235E">
                <w:rPr>
                  <w:rFonts w:ascii="Calibri" w:hAnsi="Calibri" w:cs="Calibri"/>
                  <w:color w:val="000000"/>
                </w:rPr>
                <w:delText>17</w:delText>
              </w:r>
            </w:del>
          </w:p>
        </w:tc>
        <w:tc>
          <w:tcPr>
            <w:tcW w:w="154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6E05B292" w14:textId="7279309F">
            <w:pPr>
              <w:rPr>
                <w:del w:author="KARLOVCEC, Barbara" w:date="2025-02-26T14:31:00Z" w16du:dateUtc="2025-02-26T13:31:00Z" w:id="5132"/>
                <w:rFonts w:ascii="Calibri" w:hAnsi="Calibri" w:cs="Calibri"/>
                <w:color w:val="000000"/>
              </w:rPr>
            </w:pPr>
            <w:del w:author="KARLOVCEC, Barbara" w:date="2025-02-26T14:31:00Z" w16du:dateUtc="2025-02-26T13:31:00Z" w:id="5133">
              <w:r w:rsidRPr="005D5556" w:rsidDel="00CE235E">
                <w:rPr>
                  <w:rFonts w:ascii="Calibri" w:hAnsi="Calibri" w:cs="Calibri"/>
                  <w:color w:val="000000"/>
                </w:rPr>
                <w:delText>Pauli Brothers and Company</w:delText>
              </w:r>
            </w:del>
          </w:p>
        </w:tc>
        <w:tc>
          <w:tcPr>
            <w:tcW w:w="125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6BA08133" w14:textId="14FA54D4">
            <w:pPr>
              <w:rPr>
                <w:del w:author="KARLOVCEC, Barbara" w:date="2025-02-26T14:31:00Z" w16du:dateUtc="2025-02-26T13:31:00Z" w:id="5134"/>
                <w:rFonts w:ascii="Calibri" w:hAnsi="Calibri" w:cs="Calibri"/>
                <w:color w:val="000000"/>
              </w:rPr>
            </w:pPr>
            <w:del w:author="KARLOVCEC, Barbara" w:date="2025-02-26T14:31:00Z" w16du:dateUtc="2025-02-26T13:31:00Z" w:id="5135">
              <w:r w:rsidRPr="005D5556" w:rsidDel="00CE235E">
                <w:rPr>
                  <w:rFonts w:ascii="Calibri" w:hAnsi="Calibri" w:cs="Calibri"/>
                  <w:color w:val="000000"/>
                </w:rPr>
                <w:delText>Enugu/Enugu</w:delText>
              </w:r>
            </w:del>
          </w:p>
        </w:tc>
        <w:tc>
          <w:tcPr>
            <w:tcW w:w="826"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07896C9B" w14:textId="0C98320E">
            <w:pPr>
              <w:rPr>
                <w:del w:author="KARLOVCEC, Barbara" w:date="2025-02-26T14:31:00Z" w16du:dateUtc="2025-02-26T13:31:00Z" w:id="5136"/>
                <w:rFonts w:ascii="Calibri" w:hAnsi="Calibri" w:cs="Calibri"/>
                <w:color w:val="000000"/>
              </w:rPr>
            </w:pPr>
            <w:del w:author="KARLOVCEC, Barbara" w:date="2025-02-26T14:31:00Z" w16du:dateUtc="2025-02-26T13:31:00Z" w:id="5137">
              <w:r w:rsidRPr="005D5556" w:rsidDel="00CE235E">
                <w:rPr>
                  <w:rFonts w:ascii="Calibri" w:hAnsi="Calibri" w:cs="Calibri"/>
                  <w:color w:val="000000"/>
                </w:rPr>
                <w:delText>South East</w:delText>
              </w:r>
            </w:del>
          </w:p>
        </w:tc>
        <w:tc>
          <w:tcPr>
            <w:tcW w:w="1700" w:type="dxa"/>
            <w:tcBorders>
              <w:top w:val="nil"/>
              <w:left w:val="nil"/>
              <w:bottom w:val="single" w:color="auto" w:sz="4" w:space="0"/>
              <w:right w:val="single" w:color="auto" w:sz="4" w:space="0"/>
            </w:tcBorders>
            <w:shd w:val="clear" w:color="auto" w:fill="auto"/>
            <w:noWrap/>
            <w:vAlign w:val="center"/>
            <w:hideMark/>
          </w:tcPr>
          <w:p w:rsidRPr="005D5556" w:rsidR="001062EC" w:rsidDel="00CE235E" w:rsidP="001062EC" w:rsidRDefault="001062EC" w14:paraId="3E181927" w14:textId="42D46E15">
            <w:pPr>
              <w:rPr>
                <w:del w:author="KARLOVCEC, Barbara" w:date="2025-02-26T14:31:00Z" w16du:dateUtc="2025-02-26T13:31:00Z" w:id="5138"/>
                <w:rFonts w:ascii="Calibri" w:hAnsi="Calibri" w:cs="Calibri"/>
                <w:color w:val="000000"/>
              </w:rPr>
            </w:pPr>
            <w:del w:author="KARLOVCEC, Barbara" w:date="2025-02-26T14:31:00Z" w16du:dateUtc="2025-02-26T13:31:00Z" w:id="5139">
              <w:r w:rsidRPr="005D5556" w:rsidDel="00CE235E">
                <w:rPr>
                  <w:rFonts w:ascii="Calibri" w:hAnsi="Calibri" w:cs="Calibri"/>
                  <w:color w:val="000000"/>
                </w:rPr>
                <w:delText>ICE  MAKING MACHINE</w:delText>
              </w:r>
            </w:del>
          </w:p>
        </w:tc>
        <w:tc>
          <w:tcPr>
            <w:tcW w:w="2644" w:type="dxa"/>
            <w:vMerge/>
            <w:tcBorders>
              <w:top w:val="nil"/>
              <w:left w:val="single" w:color="auto" w:sz="4" w:space="0"/>
              <w:bottom w:val="single" w:color="000000" w:sz="4" w:space="0"/>
              <w:right w:val="single" w:color="auto" w:sz="4" w:space="0"/>
            </w:tcBorders>
            <w:vAlign w:val="center"/>
            <w:hideMark/>
          </w:tcPr>
          <w:p w:rsidRPr="005D5556" w:rsidR="001062EC" w:rsidDel="00CE235E" w:rsidP="001062EC" w:rsidRDefault="001062EC" w14:paraId="3D89B267" w14:textId="6A8FF9D0">
            <w:pPr>
              <w:rPr>
                <w:del w:author="KARLOVCEC, Barbara" w:date="2025-02-26T14:31:00Z" w16du:dateUtc="2025-02-26T13:31:00Z" w:id="5140"/>
                <w:rFonts w:ascii="Calibri" w:hAnsi="Calibri" w:cs="Calibri"/>
                <w:color w:val="000000"/>
              </w:rPr>
            </w:pPr>
          </w:p>
        </w:tc>
      </w:tr>
      <w:tr w:rsidRPr="005D5556" w:rsidR="001062EC" w:rsidDel="00CE235E" w:rsidTr="005D5556" w14:paraId="2A2299A6" w14:textId="478CE388">
        <w:trPr>
          <w:trHeight w:val="675"/>
          <w:del w:author="KARLOVCEC, Barbara" w:date="2025-02-26T14:31:00Z" w:id="5141"/>
        </w:trPr>
        <w:tc>
          <w:tcPr>
            <w:tcW w:w="540" w:type="dxa"/>
            <w:tcBorders>
              <w:top w:val="nil"/>
              <w:left w:val="single" w:color="auto" w:sz="4" w:space="0"/>
              <w:bottom w:val="single" w:color="auto" w:sz="4" w:space="0"/>
              <w:right w:val="single" w:color="auto" w:sz="4" w:space="0"/>
            </w:tcBorders>
            <w:shd w:val="clear" w:color="auto" w:fill="auto"/>
            <w:noWrap/>
            <w:vAlign w:val="center"/>
            <w:hideMark/>
          </w:tcPr>
          <w:p w:rsidRPr="005D5556" w:rsidR="001062EC" w:rsidDel="00CE235E" w:rsidP="001062EC" w:rsidRDefault="001062EC" w14:paraId="6DC88782" w14:textId="13F4F2B5">
            <w:pPr>
              <w:rPr>
                <w:del w:author="KARLOVCEC, Barbara" w:date="2025-02-26T14:31:00Z" w16du:dateUtc="2025-02-26T13:31:00Z" w:id="5142"/>
                <w:rFonts w:ascii="Calibri" w:hAnsi="Calibri" w:cs="Calibri"/>
                <w:color w:val="000000"/>
              </w:rPr>
            </w:pPr>
            <w:del w:author="KARLOVCEC, Barbara" w:date="2025-02-26T14:31:00Z" w16du:dateUtc="2025-02-26T13:31:00Z" w:id="5143">
              <w:r w:rsidRPr="005D5556" w:rsidDel="00CE235E">
                <w:rPr>
                  <w:rFonts w:ascii="Calibri" w:hAnsi="Calibri" w:cs="Calibri"/>
                  <w:color w:val="000000"/>
                </w:rPr>
                <w:delText>18</w:delText>
              </w:r>
            </w:del>
          </w:p>
        </w:tc>
        <w:tc>
          <w:tcPr>
            <w:tcW w:w="154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410386E1" w14:textId="73A17DAB">
            <w:pPr>
              <w:rPr>
                <w:del w:author="KARLOVCEC, Barbara" w:date="2025-02-26T14:31:00Z" w16du:dateUtc="2025-02-26T13:31:00Z" w:id="5144"/>
                <w:rFonts w:ascii="Calibri" w:hAnsi="Calibri" w:cs="Calibri"/>
                <w:color w:val="000000"/>
              </w:rPr>
            </w:pPr>
            <w:del w:author="KARLOVCEC, Barbara" w:date="2025-02-26T14:31:00Z" w16du:dateUtc="2025-02-26T13:31:00Z" w:id="5145">
              <w:r w:rsidRPr="005D5556" w:rsidDel="00CE235E">
                <w:rPr>
                  <w:rFonts w:ascii="Calibri" w:hAnsi="Calibri" w:cs="Calibri"/>
                  <w:color w:val="000000"/>
                </w:rPr>
                <w:delText>IFECO CONSRUCTINO CO. NIG.</w:delText>
              </w:r>
            </w:del>
          </w:p>
        </w:tc>
        <w:tc>
          <w:tcPr>
            <w:tcW w:w="125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3F5A3AEF" w14:textId="7A0C85DC">
            <w:pPr>
              <w:rPr>
                <w:del w:author="KARLOVCEC, Barbara" w:date="2025-02-26T14:31:00Z" w16du:dateUtc="2025-02-26T13:31:00Z" w:id="5146"/>
                <w:rFonts w:ascii="Calibri" w:hAnsi="Calibri" w:cs="Calibri"/>
                <w:color w:val="000000"/>
              </w:rPr>
            </w:pPr>
            <w:del w:author="KARLOVCEC, Barbara" w:date="2025-02-26T14:31:00Z" w16du:dateUtc="2025-02-26T13:31:00Z" w:id="5147">
              <w:r w:rsidRPr="005D5556" w:rsidDel="00CE235E">
                <w:rPr>
                  <w:rFonts w:ascii="Calibri" w:hAnsi="Calibri" w:cs="Calibri"/>
                  <w:color w:val="000000"/>
                </w:rPr>
                <w:delText>Obosi/Anambra</w:delText>
              </w:r>
            </w:del>
          </w:p>
        </w:tc>
        <w:tc>
          <w:tcPr>
            <w:tcW w:w="826" w:type="dxa"/>
            <w:tcBorders>
              <w:top w:val="nil"/>
              <w:left w:val="nil"/>
              <w:bottom w:val="single" w:color="auto" w:sz="4" w:space="0"/>
              <w:right w:val="single" w:color="auto" w:sz="4" w:space="0"/>
            </w:tcBorders>
            <w:shd w:val="clear" w:color="auto" w:fill="auto"/>
            <w:noWrap/>
            <w:vAlign w:val="center"/>
            <w:hideMark/>
          </w:tcPr>
          <w:p w:rsidRPr="005D5556" w:rsidR="00B41300" w:rsidDel="00CE235E" w:rsidP="001062EC" w:rsidRDefault="001062EC" w14:paraId="0393AA76" w14:textId="1D7245E7">
            <w:pPr>
              <w:rPr>
                <w:del w:author="KARLOVCEC, Barbara" w:date="2025-02-26T14:31:00Z" w16du:dateUtc="2025-02-26T13:31:00Z" w:id="5148"/>
                <w:rFonts w:ascii="Calibri" w:hAnsi="Calibri" w:cs="Calibri"/>
                <w:color w:val="000000"/>
              </w:rPr>
            </w:pPr>
            <w:del w:author="KARLOVCEC, Barbara" w:date="2025-02-26T14:31:00Z" w16du:dateUtc="2025-02-26T13:31:00Z" w:id="5149">
              <w:r w:rsidRPr="005D5556" w:rsidDel="00CE235E">
                <w:rPr>
                  <w:rFonts w:ascii="Calibri" w:hAnsi="Calibri" w:cs="Calibri"/>
                  <w:color w:val="000000"/>
                </w:rPr>
                <w:delText>South East</w:delText>
              </w:r>
            </w:del>
          </w:p>
        </w:tc>
        <w:tc>
          <w:tcPr>
            <w:tcW w:w="1700" w:type="dxa"/>
            <w:tcBorders>
              <w:top w:val="nil"/>
              <w:left w:val="nil"/>
              <w:bottom w:val="single" w:color="auto" w:sz="4" w:space="0"/>
              <w:right w:val="single" w:color="auto" w:sz="4" w:space="0"/>
            </w:tcBorders>
            <w:shd w:val="clear" w:color="auto" w:fill="auto"/>
            <w:vAlign w:val="center"/>
            <w:hideMark/>
          </w:tcPr>
          <w:p w:rsidRPr="005D5556" w:rsidR="001062EC" w:rsidDel="00CE235E" w:rsidP="001062EC" w:rsidRDefault="001062EC" w14:paraId="52FF16DB" w14:textId="784C163E">
            <w:pPr>
              <w:rPr>
                <w:del w:author="KARLOVCEC, Barbara" w:date="2025-02-26T14:31:00Z" w16du:dateUtc="2025-02-26T13:31:00Z" w:id="5150"/>
                <w:rFonts w:ascii="Calibri" w:hAnsi="Calibri" w:cs="Calibri"/>
                <w:color w:val="000000"/>
              </w:rPr>
            </w:pPr>
            <w:del w:author="KARLOVCEC, Barbara" w:date="2025-02-26T14:31:00Z" w16du:dateUtc="2025-02-26T13:31:00Z" w:id="5151">
              <w:r w:rsidRPr="005D5556" w:rsidDel="00CE235E">
                <w:rPr>
                  <w:rFonts w:ascii="Calibri" w:hAnsi="Calibri" w:cs="Calibri"/>
                  <w:color w:val="000000"/>
                </w:rPr>
                <w:delText>ICE  MAKING MACHINE/</w:delText>
              </w:r>
              <w:r w:rsidRPr="005D5556" w:rsidDel="00CE235E">
                <w:rPr>
                  <w:rFonts w:ascii="Calibri" w:hAnsi="Calibri" w:cs="Calibri"/>
                  <w:color w:val="000000"/>
                </w:rPr>
                <w:br/>
              </w:r>
              <w:r w:rsidRPr="005D5556" w:rsidDel="00CE235E">
                <w:rPr>
                  <w:rFonts w:ascii="Calibri" w:hAnsi="Calibri" w:cs="Calibri"/>
                  <w:color w:val="000000"/>
                </w:rPr>
                <w:delText>ICE CREAM, BOTTLE WATER, DEEP  FREEZER</w:delText>
              </w:r>
            </w:del>
          </w:p>
        </w:tc>
        <w:tc>
          <w:tcPr>
            <w:tcW w:w="2644" w:type="dxa"/>
            <w:vMerge/>
            <w:tcBorders>
              <w:top w:val="nil"/>
              <w:left w:val="single" w:color="auto" w:sz="4" w:space="0"/>
              <w:bottom w:val="single" w:color="000000" w:sz="4" w:space="0"/>
              <w:right w:val="single" w:color="auto" w:sz="4" w:space="0"/>
            </w:tcBorders>
            <w:vAlign w:val="center"/>
            <w:hideMark/>
          </w:tcPr>
          <w:p w:rsidRPr="005D5556" w:rsidR="001062EC" w:rsidDel="00CE235E" w:rsidP="001062EC" w:rsidRDefault="001062EC" w14:paraId="1F1CACEC" w14:textId="19FE303A">
            <w:pPr>
              <w:rPr>
                <w:del w:author="KARLOVCEC, Barbara" w:date="2025-02-26T14:31:00Z" w16du:dateUtc="2025-02-26T13:31:00Z" w:id="5152"/>
                <w:rFonts w:ascii="Calibri" w:hAnsi="Calibri" w:cs="Calibri"/>
                <w:color w:val="000000"/>
              </w:rPr>
            </w:pPr>
          </w:p>
        </w:tc>
      </w:tr>
    </w:tbl>
    <w:p w:rsidRPr="005D5556" w:rsidR="00E54361" w:rsidDel="00CE235E" w:rsidP="000029D8" w:rsidRDefault="00E54361" w14:paraId="05D23D40" w14:textId="0301B6AC">
      <w:pPr>
        <w:tabs>
          <w:tab w:val="left" w:pos="720"/>
        </w:tabs>
        <w:ind w:left="24"/>
        <w:jc w:val="both"/>
        <w:rPr>
          <w:del w:author="KARLOVCEC, Barbara" w:date="2025-02-26T14:31:00Z" w16du:dateUtc="2025-02-26T13:31:00Z" w:id="5153"/>
          <w:rFonts w:ascii="Calibri" w:hAnsi="Calibri" w:cs="Calibri"/>
          <w:sz w:val="22"/>
          <w:szCs w:val="22"/>
        </w:rPr>
      </w:pPr>
    </w:p>
    <w:p w:rsidRPr="005D5556" w:rsidR="00E54361" w:rsidDel="00CE235E" w:rsidP="000029D8" w:rsidRDefault="00E54361" w14:paraId="6D848508" w14:textId="58FA81DF">
      <w:pPr>
        <w:tabs>
          <w:tab w:val="left" w:pos="720"/>
        </w:tabs>
        <w:ind w:left="24"/>
        <w:jc w:val="both"/>
        <w:rPr>
          <w:del w:author="KARLOVCEC, Barbara" w:date="2025-02-26T14:31:00Z" w16du:dateUtc="2025-02-26T13:31:00Z" w:id="5154"/>
          <w:rFonts w:ascii="Calibri" w:hAnsi="Calibri" w:cs="Calibri"/>
          <w:sz w:val="22"/>
          <w:szCs w:val="22"/>
        </w:rPr>
      </w:pPr>
      <w:del w:author="KARLOVCEC, Barbara" w:date="2025-02-26T14:31:00Z" w16du:dateUtc="2025-02-26T13:31:00Z" w:id="5155">
        <w:r w:rsidRPr="005D5556" w:rsidDel="00CE235E">
          <w:rPr>
            <w:rFonts w:ascii="Calibri" w:hAnsi="Calibri" w:cs="Calibri"/>
            <w:sz w:val="22"/>
            <w:szCs w:val="22"/>
          </w:rPr>
          <w:delText xml:space="preserve">Companies for training at </w:delText>
        </w:r>
        <w:r w:rsidRPr="005D5556" w:rsidDel="00CE235E">
          <w:rPr>
            <w:rFonts w:ascii="Calibri" w:hAnsi="Calibri" w:cs="Calibri"/>
            <w:sz w:val="22"/>
            <w:szCs w:val="22"/>
            <w:lang w:val="en-GB"/>
          </w:rPr>
          <w:delText>Lagos designated centre</w:delText>
        </w:r>
      </w:del>
    </w:p>
    <w:tbl>
      <w:tblPr>
        <w:tblW w:w="8380" w:type="dxa"/>
        <w:tblLook w:val="04A0" w:firstRow="1" w:lastRow="0" w:firstColumn="1" w:lastColumn="0" w:noHBand="0" w:noVBand="1"/>
      </w:tblPr>
      <w:tblGrid>
        <w:gridCol w:w="496"/>
        <w:gridCol w:w="1604"/>
        <w:gridCol w:w="1516"/>
        <w:gridCol w:w="901"/>
        <w:gridCol w:w="1998"/>
        <w:gridCol w:w="2504"/>
      </w:tblGrid>
      <w:tr w:rsidRPr="005D5556" w:rsidR="00CE70B7" w:rsidDel="00CE235E" w:rsidTr="00CE70B7" w14:paraId="792EBB3A" w14:textId="4FE0D3A5">
        <w:trPr>
          <w:trHeight w:val="675"/>
          <w:del w:author="KARLOVCEC, Barbara" w:date="2025-02-26T14:31:00Z" w:id="5156"/>
        </w:trPr>
        <w:tc>
          <w:tcPr>
            <w:tcW w:w="38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3E0CC8C6" w14:textId="66EF0F22">
            <w:pPr>
              <w:rPr>
                <w:del w:author="KARLOVCEC, Barbara" w:date="2025-02-26T14:31:00Z" w16du:dateUtc="2025-02-26T13:31:00Z" w:id="5157"/>
                <w:rFonts w:ascii="Calibri" w:hAnsi="Calibri" w:cs="Calibri"/>
                <w:b/>
                <w:bCs/>
              </w:rPr>
            </w:pPr>
            <w:del w:author="KARLOVCEC, Barbara" w:date="2025-02-26T14:31:00Z" w16du:dateUtc="2025-02-26T13:31:00Z" w:id="5158">
              <w:r w:rsidRPr="005D5556" w:rsidDel="00CE235E">
                <w:rPr>
                  <w:rFonts w:ascii="Calibri" w:hAnsi="Calibri" w:cs="Calibri"/>
                  <w:b/>
                  <w:bCs/>
                </w:rPr>
                <w:delText>S/n</w:delText>
              </w:r>
            </w:del>
          </w:p>
        </w:tc>
        <w:tc>
          <w:tcPr>
            <w:tcW w:w="1640" w:type="dxa"/>
            <w:tcBorders>
              <w:top w:val="single" w:color="auto" w:sz="4" w:space="0"/>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0B7F175E" w14:textId="1BB535B1">
            <w:pPr>
              <w:rPr>
                <w:del w:author="KARLOVCEC, Barbara" w:date="2025-02-26T14:31:00Z" w16du:dateUtc="2025-02-26T13:31:00Z" w:id="5159"/>
                <w:rFonts w:ascii="Calibri" w:hAnsi="Calibri" w:cs="Calibri"/>
                <w:b/>
                <w:bCs/>
              </w:rPr>
            </w:pPr>
            <w:del w:author="KARLOVCEC, Barbara" w:date="2025-02-26T14:31:00Z" w16du:dateUtc="2025-02-26T13:31:00Z" w:id="5160">
              <w:r w:rsidRPr="005D5556" w:rsidDel="00CE235E">
                <w:rPr>
                  <w:rFonts w:ascii="Calibri" w:hAnsi="Calibri" w:cs="Calibri"/>
                  <w:b/>
                  <w:bCs/>
                </w:rPr>
                <w:delText>Company</w:delText>
              </w:r>
            </w:del>
          </w:p>
        </w:tc>
        <w:tc>
          <w:tcPr>
            <w:tcW w:w="1097" w:type="dxa"/>
            <w:tcBorders>
              <w:top w:val="single" w:color="auto" w:sz="4" w:space="0"/>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25B036E9" w14:textId="5F5EF4EE">
            <w:pPr>
              <w:rPr>
                <w:del w:author="KARLOVCEC, Barbara" w:date="2025-02-26T14:31:00Z" w16du:dateUtc="2025-02-26T13:31:00Z" w:id="5161"/>
                <w:rFonts w:ascii="Calibri" w:hAnsi="Calibri" w:cs="Calibri"/>
                <w:b/>
                <w:bCs/>
              </w:rPr>
            </w:pPr>
            <w:del w:author="KARLOVCEC, Barbara" w:date="2025-02-26T14:31:00Z" w16du:dateUtc="2025-02-26T13:31:00Z" w:id="5162">
              <w:r w:rsidRPr="005D5556" w:rsidDel="00CE235E">
                <w:rPr>
                  <w:rFonts w:ascii="Calibri" w:hAnsi="Calibri" w:cs="Calibri"/>
                  <w:b/>
                  <w:bCs/>
                </w:rPr>
                <w:delText>Location</w:delText>
              </w:r>
            </w:del>
          </w:p>
        </w:tc>
        <w:tc>
          <w:tcPr>
            <w:tcW w:w="919" w:type="dxa"/>
            <w:tcBorders>
              <w:top w:val="single" w:color="auto" w:sz="4" w:space="0"/>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7437403D" w14:textId="37BF9B1C">
            <w:pPr>
              <w:rPr>
                <w:del w:author="KARLOVCEC, Barbara" w:date="2025-02-26T14:31:00Z" w16du:dateUtc="2025-02-26T13:31:00Z" w:id="5163"/>
                <w:rFonts w:ascii="Calibri" w:hAnsi="Calibri" w:cs="Calibri"/>
                <w:b/>
                <w:bCs/>
              </w:rPr>
            </w:pPr>
            <w:del w:author="KARLOVCEC, Barbara" w:date="2025-02-26T14:31:00Z" w16du:dateUtc="2025-02-26T13:31:00Z" w:id="5164">
              <w:r w:rsidRPr="005D5556" w:rsidDel="00CE235E">
                <w:rPr>
                  <w:rFonts w:ascii="Calibri" w:hAnsi="Calibri" w:cs="Calibri"/>
                  <w:b/>
                  <w:bCs/>
                </w:rPr>
                <w:delText>Geo-political zone</w:delText>
              </w:r>
            </w:del>
          </w:p>
        </w:tc>
        <w:tc>
          <w:tcPr>
            <w:tcW w:w="1780" w:type="dxa"/>
            <w:tcBorders>
              <w:top w:val="single" w:color="auto" w:sz="4" w:space="0"/>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06A85BD3" w14:textId="5750DA7C">
            <w:pPr>
              <w:rPr>
                <w:del w:author="KARLOVCEC, Barbara" w:date="2025-02-26T14:31:00Z" w16du:dateUtc="2025-02-26T13:31:00Z" w:id="5165"/>
                <w:rFonts w:ascii="Calibri" w:hAnsi="Calibri" w:cs="Calibri"/>
                <w:b/>
                <w:bCs/>
                <w:color w:val="000000"/>
              </w:rPr>
            </w:pPr>
            <w:del w:author="KARLOVCEC, Barbara" w:date="2025-02-26T14:31:00Z" w16du:dateUtc="2025-02-26T13:31:00Z" w:id="5166">
              <w:r w:rsidRPr="005D5556" w:rsidDel="00CE235E">
                <w:rPr>
                  <w:rFonts w:ascii="Calibri" w:hAnsi="Calibri" w:cs="Calibri"/>
                  <w:b/>
                  <w:bCs/>
                  <w:color w:val="000000"/>
                </w:rPr>
                <w:delText>Type of business</w:delText>
              </w:r>
            </w:del>
          </w:p>
        </w:tc>
        <w:tc>
          <w:tcPr>
            <w:tcW w:w="2564" w:type="dxa"/>
            <w:tcBorders>
              <w:top w:val="single" w:color="auto" w:sz="4" w:space="0"/>
              <w:left w:val="nil"/>
              <w:bottom w:val="single" w:color="auto" w:sz="4" w:space="0"/>
              <w:right w:val="single" w:color="auto" w:sz="4" w:space="0"/>
            </w:tcBorders>
            <w:shd w:val="clear" w:color="auto" w:fill="auto"/>
            <w:vAlign w:val="bottom"/>
            <w:hideMark/>
          </w:tcPr>
          <w:p w:rsidRPr="005D5556" w:rsidR="00CE70B7" w:rsidDel="00CE235E" w:rsidP="00CE70B7" w:rsidRDefault="00CE70B7" w14:paraId="03D76447" w14:textId="327F11F6">
            <w:pPr>
              <w:rPr>
                <w:del w:author="KARLOVCEC, Barbara" w:date="2025-02-26T14:31:00Z" w16du:dateUtc="2025-02-26T13:31:00Z" w:id="5167"/>
                <w:rFonts w:ascii="Calibri" w:hAnsi="Calibri" w:cs="Calibri"/>
                <w:b/>
                <w:bCs/>
                <w:color w:val="000000"/>
              </w:rPr>
            </w:pPr>
            <w:del w:author="KARLOVCEC, Barbara" w:date="2025-02-26T14:31:00Z" w16du:dateUtc="2025-02-26T13:31:00Z" w:id="5168">
              <w:r w:rsidRPr="005D5556" w:rsidDel="00CE235E">
                <w:rPr>
                  <w:rFonts w:ascii="Calibri" w:hAnsi="Calibri" w:cs="Calibri"/>
                  <w:b/>
                  <w:bCs/>
                  <w:color w:val="000000"/>
                </w:rPr>
                <w:delText>Training session</w:delText>
              </w:r>
            </w:del>
          </w:p>
        </w:tc>
      </w:tr>
      <w:tr w:rsidRPr="005D5556" w:rsidR="00CE70B7" w:rsidDel="00CE235E" w:rsidTr="00CE70B7" w14:paraId="1D8FA899" w14:textId="6D390DB4">
        <w:trPr>
          <w:trHeight w:val="450"/>
          <w:del w:author="KARLOVCEC, Barbara" w:date="2025-02-26T14:31:00Z" w:id="5169"/>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10D18C32" w14:textId="2FA471A7">
            <w:pPr>
              <w:rPr>
                <w:del w:author="KARLOVCEC, Barbara" w:date="2025-02-26T14:31:00Z" w16du:dateUtc="2025-02-26T13:31:00Z" w:id="5170"/>
                <w:rFonts w:ascii="Calibri" w:hAnsi="Calibri" w:cs="Calibri"/>
                <w:color w:val="000000"/>
              </w:rPr>
            </w:pPr>
            <w:del w:author="KARLOVCEC, Barbara" w:date="2025-02-26T14:31:00Z" w16du:dateUtc="2025-02-26T13:31:00Z" w:id="5171">
              <w:r w:rsidRPr="005D5556" w:rsidDel="00CE235E">
                <w:rPr>
                  <w:rFonts w:ascii="Calibri" w:hAnsi="Calibri" w:cs="Calibri"/>
                  <w:color w:val="000000"/>
                </w:rPr>
                <w:delText>1</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51FC11D6" w14:textId="3306046C">
            <w:pPr>
              <w:rPr>
                <w:del w:author="KARLOVCEC, Barbara" w:date="2025-02-26T14:31:00Z" w16du:dateUtc="2025-02-26T13:31:00Z" w:id="5172"/>
                <w:rFonts w:ascii="Calibri" w:hAnsi="Calibri" w:cs="Calibri"/>
                <w:color w:val="000000"/>
              </w:rPr>
            </w:pPr>
            <w:del w:author="KARLOVCEC, Barbara" w:date="2025-02-26T14:31:00Z" w16du:dateUtc="2025-02-26T13:31:00Z" w:id="5173">
              <w:r w:rsidRPr="005D5556" w:rsidDel="00CE235E">
                <w:rPr>
                  <w:rFonts w:ascii="Calibri" w:hAnsi="Calibri" w:cs="Calibri"/>
                  <w:color w:val="000000"/>
                </w:rPr>
                <w:delText>SamueL Technical Works</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4E451702" w14:textId="3CD37F49">
            <w:pPr>
              <w:rPr>
                <w:del w:author="KARLOVCEC, Barbara" w:date="2025-02-26T14:31:00Z" w16du:dateUtc="2025-02-26T13:31:00Z" w:id="5174"/>
                <w:rFonts w:ascii="Calibri" w:hAnsi="Calibri" w:cs="Calibri"/>
                <w:color w:val="000000"/>
              </w:rPr>
            </w:pPr>
            <w:del w:author="KARLOVCEC, Barbara" w:date="2025-02-26T14:31:00Z" w16du:dateUtc="2025-02-26T13:31:00Z" w:id="5175">
              <w:r w:rsidRPr="005D5556" w:rsidDel="00CE235E">
                <w:rPr>
                  <w:rFonts w:ascii="Calibri" w:hAnsi="Calibri" w:cs="Calibri"/>
                  <w:color w:val="000000"/>
                </w:rPr>
                <w:delText>Oyo/Oyo</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4B908084" w14:textId="2441A070">
            <w:pPr>
              <w:rPr>
                <w:del w:author="KARLOVCEC, Barbara" w:date="2025-02-26T14:31:00Z" w16du:dateUtc="2025-02-26T13:31:00Z" w:id="5176"/>
                <w:rFonts w:ascii="Calibri" w:hAnsi="Calibri" w:cs="Calibri"/>
                <w:color w:val="000000"/>
              </w:rPr>
            </w:pPr>
            <w:del w:author="KARLOVCEC, Barbara" w:date="2025-02-26T14:31:00Z" w16du:dateUtc="2025-02-26T13:31:00Z" w:id="5177">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019F2B2A" w14:textId="23A35D38">
            <w:pPr>
              <w:rPr>
                <w:del w:author="KARLOVCEC, Barbara" w:date="2025-02-26T14:31:00Z" w16du:dateUtc="2025-02-26T13:31:00Z" w:id="5178"/>
                <w:rFonts w:ascii="Calibri" w:hAnsi="Calibri" w:cs="Calibri"/>
                <w:color w:val="000000"/>
              </w:rPr>
            </w:pPr>
            <w:del w:author="KARLOVCEC, Barbara" w:date="2025-02-26T14:31:00Z" w16du:dateUtc="2025-02-26T13:31:00Z" w:id="5179">
              <w:r w:rsidRPr="005D5556" w:rsidDel="00CE235E">
                <w:rPr>
                  <w:rFonts w:ascii="Calibri" w:hAnsi="Calibri" w:cs="Calibri"/>
                  <w:color w:val="000000"/>
                </w:rPr>
                <w:delText>ICE  MAKING MACHINE</w:delText>
              </w:r>
            </w:del>
          </w:p>
        </w:tc>
        <w:tc>
          <w:tcPr>
            <w:tcW w:w="2564" w:type="dxa"/>
            <w:vMerge w:val="restart"/>
            <w:tcBorders>
              <w:top w:val="nil"/>
              <w:left w:val="single" w:color="auto" w:sz="4" w:space="0"/>
              <w:bottom w:val="single" w:color="000000" w:sz="4" w:space="0"/>
              <w:right w:val="single" w:color="auto" w:sz="4" w:space="0"/>
            </w:tcBorders>
            <w:shd w:val="clear" w:color="auto" w:fill="auto"/>
            <w:noWrap/>
            <w:vAlign w:val="bottom"/>
            <w:hideMark/>
          </w:tcPr>
          <w:p w:rsidRPr="005D5556" w:rsidR="00CE70B7" w:rsidDel="00CE235E" w:rsidP="00CE70B7" w:rsidRDefault="00CE70B7" w14:paraId="52478A40" w14:textId="1114FCF5">
            <w:pPr>
              <w:jc w:val="center"/>
              <w:rPr>
                <w:del w:author="KARLOVCEC, Barbara" w:date="2025-02-26T14:31:00Z" w16du:dateUtc="2025-02-26T13:31:00Z" w:id="5180"/>
                <w:rFonts w:ascii="Calibri" w:hAnsi="Calibri" w:cs="Calibri"/>
                <w:color w:val="000000"/>
              </w:rPr>
            </w:pPr>
            <w:del w:author="KARLOVCEC, Barbara" w:date="2025-02-26T14:31:00Z" w16du:dateUtc="2025-02-26T13:31:00Z" w:id="5181">
              <w:r w:rsidRPr="005D5556" w:rsidDel="00CE235E">
                <w:rPr>
                  <w:rFonts w:ascii="Calibri" w:hAnsi="Calibri" w:cs="Calibri"/>
                  <w:color w:val="000000"/>
                </w:rPr>
                <w:delText>Session #9 (one trainee per company)</w:delText>
              </w:r>
            </w:del>
          </w:p>
        </w:tc>
      </w:tr>
      <w:tr w:rsidRPr="005D5556" w:rsidR="00CE70B7" w:rsidDel="00CE235E" w:rsidTr="00CE70B7" w14:paraId="73DB75BE" w14:textId="016A0777">
        <w:trPr>
          <w:trHeight w:val="450"/>
          <w:del w:author="KARLOVCEC, Barbara" w:date="2025-02-26T14:31:00Z" w:id="5182"/>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2B43B160" w14:textId="7B901C8D">
            <w:pPr>
              <w:rPr>
                <w:del w:author="KARLOVCEC, Barbara" w:date="2025-02-26T14:31:00Z" w16du:dateUtc="2025-02-26T13:31:00Z" w:id="5183"/>
                <w:rFonts w:ascii="Calibri" w:hAnsi="Calibri" w:cs="Calibri"/>
                <w:color w:val="000000"/>
              </w:rPr>
            </w:pPr>
            <w:del w:author="KARLOVCEC, Barbara" w:date="2025-02-26T14:31:00Z" w16du:dateUtc="2025-02-26T13:31:00Z" w:id="5184">
              <w:r w:rsidRPr="005D5556" w:rsidDel="00CE235E">
                <w:rPr>
                  <w:rFonts w:ascii="Calibri" w:hAnsi="Calibri" w:cs="Calibri"/>
                  <w:color w:val="000000"/>
                </w:rPr>
                <w:delText>2</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5EF887C4" w14:textId="52A5D2A7">
            <w:pPr>
              <w:rPr>
                <w:del w:author="KARLOVCEC, Barbara" w:date="2025-02-26T14:31:00Z" w16du:dateUtc="2025-02-26T13:31:00Z" w:id="5185"/>
                <w:rFonts w:ascii="Calibri" w:hAnsi="Calibri" w:cs="Calibri"/>
                <w:color w:val="000000"/>
              </w:rPr>
            </w:pPr>
            <w:del w:author="KARLOVCEC, Barbara" w:date="2025-02-26T14:31:00Z" w16du:dateUtc="2025-02-26T13:31:00Z" w:id="5186">
              <w:r w:rsidRPr="005D5556" w:rsidDel="00CE235E">
                <w:rPr>
                  <w:rFonts w:ascii="Calibri" w:hAnsi="Calibri" w:cs="Calibri"/>
                  <w:color w:val="000000"/>
                </w:rPr>
                <w:delText>Jumascoi Technical Engineering Company</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7F7D4683" w14:textId="183B8DEC">
            <w:pPr>
              <w:rPr>
                <w:del w:author="KARLOVCEC, Barbara" w:date="2025-02-26T14:31:00Z" w16du:dateUtc="2025-02-26T13:31:00Z" w:id="5187"/>
                <w:rFonts w:ascii="Calibri" w:hAnsi="Calibri" w:cs="Calibri"/>
                <w:color w:val="000000"/>
              </w:rPr>
            </w:pPr>
            <w:del w:author="KARLOVCEC, Barbara" w:date="2025-02-26T14:31:00Z" w16du:dateUtc="2025-02-26T13:31:00Z" w:id="5188">
              <w:r w:rsidRPr="005D5556" w:rsidDel="00CE235E">
                <w:rPr>
                  <w:rFonts w:ascii="Calibri" w:hAnsi="Calibri" w:cs="Calibri"/>
                  <w:color w:val="000000"/>
                </w:rPr>
                <w:delText>Oyo/Ibadan</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04070767" w14:textId="525883D8">
            <w:pPr>
              <w:rPr>
                <w:del w:author="KARLOVCEC, Barbara" w:date="2025-02-26T14:31:00Z" w16du:dateUtc="2025-02-26T13:31:00Z" w:id="5189"/>
                <w:rFonts w:ascii="Calibri" w:hAnsi="Calibri" w:cs="Calibri"/>
                <w:color w:val="000000"/>
              </w:rPr>
            </w:pPr>
            <w:del w:author="KARLOVCEC, Barbara" w:date="2025-02-26T14:31:00Z" w16du:dateUtc="2025-02-26T13:31:00Z" w:id="5190">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1CB3BEFB" w14:textId="6F566C7F">
            <w:pPr>
              <w:rPr>
                <w:del w:author="KARLOVCEC, Barbara" w:date="2025-02-26T14:31:00Z" w16du:dateUtc="2025-02-26T13:31:00Z" w:id="5191"/>
                <w:rFonts w:ascii="Calibri" w:hAnsi="Calibri" w:cs="Calibri"/>
                <w:color w:val="000000"/>
              </w:rPr>
            </w:pPr>
            <w:del w:author="KARLOVCEC, Barbara" w:date="2025-02-26T14:31:00Z" w16du:dateUtc="2025-02-26T13:31:00Z" w:id="5192">
              <w:r w:rsidRPr="005D5556" w:rsidDel="00CE235E">
                <w:rPr>
                  <w:rFonts w:ascii="Calibri" w:hAnsi="Calibri" w:cs="Calibri"/>
                  <w:color w:val="000000"/>
                </w:rPr>
                <w:delText>ICE  MAKING MACHINE/</w:delText>
              </w:r>
              <w:r w:rsidRPr="005D5556" w:rsidDel="00CE235E">
                <w:rPr>
                  <w:rFonts w:ascii="Calibri" w:hAnsi="Calibri" w:cs="Calibri"/>
                  <w:color w:val="000000"/>
                </w:rPr>
                <w:br/>
              </w:r>
              <w:r w:rsidRPr="005D5556" w:rsidDel="00CE235E">
                <w:rPr>
                  <w:rFonts w:ascii="Calibri" w:hAnsi="Calibri" w:cs="Calibri"/>
                  <w:color w:val="000000"/>
                </w:rPr>
                <w:delText xml:space="preserve"> COLD ROOM</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36B25E61" w14:textId="618D3653">
            <w:pPr>
              <w:rPr>
                <w:del w:author="KARLOVCEC, Barbara" w:date="2025-02-26T14:31:00Z" w16du:dateUtc="2025-02-26T13:31:00Z" w:id="5193"/>
                <w:rFonts w:ascii="Calibri" w:hAnsi="Calibri" w:cs="Calibri"/>
                <w:color w:val="000000"/>
              </w:rPr>
            </w:pPr>
          </w:p>
        </w:tc>
      </w:tr>
      <w:tr w:rsidRPr="005D5556" w:rsidR="00CE70B7" w:rsidDel="00CE235E" w:rsidTr="00CE70B7" w14:paraId="327351E3" w14:textId="2CB223B3">
        <w:trPr>
          <w:trHeight w:val="450"/>
          <w:del w:author="KARLOVCEC, Barbara" w:date="2025-02-26T14:31:00Z" w:id="5194"/>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4540F74E" w14:textId="1A49F363">
            <w:pPr>
              <w:rPr>
                <w:del w:author="KARLOVCEC, Barbara" w:date="2025-02-26T14:31:00Z" w16du:dateUtc="2025-02-26T13:31:00Z" w:id="5195"/>
                <w:rFonts w:ascii="Calibri" w:hAnsi="Calibri" w:cs="Calibri"/>
                <w:color w:val="000000"/>
              </w:rPr>
            </w:pPr>
            <w:del w:author="KARLOVCEC, Barbara" w:date="2025-02-26T14:31:00Z" w16du:dateUtc="2025-02-26T13:31:00Z" w:id="5196">
              <w:r w:rsidRPr="005D5556" w:rsidDel="00CE235E">
                <w:rPr>
                  <w:rFonts w:ascii="Calibri" w:hAnsi="Calibri" w:cs="Calibri"/>
                  <w:color w:val="000000"/>
                </w:rPr>
                <w:delText>3</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685C39C9" w14:textId="147B0A42">
            <w:pPr>
              <w:rPr>
                <w:del w:author="KARLOVCEC, Barbara" w:date="2025-02-26T14:31:00Z" w16du:dateUtc="2025-02-26T13:31:00Z" w:id="5197"/>
                <w:rFonts w:ascii="Calibri" w:hAnsi="Calibri" w:cs="Calibri"/>
                <w:color w:val="000000"/>
              </w:rPr>
            </w:pPr>
            <w:del w:author="KARLOVCEC, Barbara" w:date="2025-02-26T14:31:00Z" w16du:dateUtc="2025-02-26T13:31:00Z" w:id="5198">
              <w:r w:rsidRPr="005D5556" w:rsidDel="00CE235E">
                <w:rPr>
                  <w:rFonts w:ascii="Calibri" w:hAnsi="Calibri" w:cs="Calibri"/>
                  <w:color w:val="000000"/>
                </w:rPr>
                <w:delText xml:space="preserve">BEST JOHNNY TECHNICAL COMPANY </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3521B4AE" w14:textId="31463FF2">
            <w:pPr>
              <w:rPr>
                <w:del w:author="KARLOVCEC, Barbara" w:date="2025-02-26T14:31:00Z" w16du:dateUtc="2025-02-26T13:31:00Z" w:id="5199"/>
                <w:rFonts w:ascii="Calibri" w:hAnsi="Calibri" w:cs="Calibri"/>
                <w:color w:val="000000"/>
              </w:rPr>
            </w:pPr>
            <w:del w:author="KARLOVCEC, Barbara" w:date="2025-02-26T14:31:00Z" w16du:dateUtc="2025-02-26T13:31:00Z" w:id="5200">
              <w:r w:rsidRPr="005D5556" w:rsidDel="00CE235E">
                <w:rPr>
                  <w:rFonts w:ascii="Calibri" w:hAnsi="Calibri" w:cs="Calibri"/>
                  <w:color w:val="000000"/>
                </w:rPr>
                <w:delText>Abeokuta</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691D36D3" w14:textId="5438FAF0">
            <w:pPr>
              <w:rPr>
                <w:del w:author="KARLOVCEC, Barbara" w:date="2025-02-26T14:31:00Z" w16du:dateUtc="2025-02-26T13:31:00Z" w:id="5201"/>
                <w:rFonts w:ascii="Calibri" w:hAnsi="Calibri" w:cs="Calibri"/>
                <w:color w:val="000000"/>
              </w:rPr>
            </w:pPr>
            <w:del w:author="KARLOVCEC, Barbara" w:date="2025-02-26T14:31:00Z" w16du:dateUtc="2025-02-26T13:31:00Z" w:id="5202">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20CD1EA9" w14:textId="75B5EBD4">
            <w:pPr>
              <w:rPr>
                <w:del w:author="KARLOVCEC, Barbara" w:date="2025-02-26T14:31:00Z" w16du:dateUtc="2025-02-26T13:31:00Z" w:id="5203"/>
                <w:rFonts w:ascii="Calibri" w:hAnsi="Calibri" w:cs="Calibri"/>
                <w:color w:val="000000"/>
              </w:rPr>
            </w:pPr>
            <w:del w:author="KARLOVCEC, Barbara" w:date="2025-02-26T14:31:00Z" w16du:dateUtc="2025-02-26T13:31:00Z" w:id="5204">
              <w:r w:rsidRPr="005D5556" w:rsidDel="00CE235E">
                <w:rPr>
                  <w:rFonts w:ascii="Calibri" w:hAnsi="Calibri" w:cs="Calibri"/>
                  <w:color w:val="000000"/>
                </w:rPr>
                <w:delText>ICE  MAKING MACHINE</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781E0358" w14:textId="5F251561">
            <w:pPr>
              <w:rPr>
                <w:del w:author="KARLOVCEC, Barbara" w:date="2025-02-26T14:31:00Z" w16du:dateUtc="2025-02-26T13:31:00Z" w:id="5205"/>
                <w:rFonts w:ascii="Calibri" w:hAnsi="Calibri" w:cs="Calibri"/>
                <w:color w:val="000000"/>
              </w:rPr>
            </w:pPr>
          </w:p>
        </w:tc>
      </w:tr>
      <w:tr w:rsidRPr="005D5556" w:rsidR="00CE70B7" w:rsidDel="00CE235E" w:rsidTr="00CE70B7" w14:paraId="1646B055" w14:textId="0B474297">
        <w:trPr>
          <w:trHeight w:val="450"/>
          <w:del w:author="KARLOVCEC, Barbara" w:date="2025-02-26T14:31:00Z" w:id="5206"/>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0D194251" w14:textId="119B1271">
            <w:pPr>
              <w:rPr>
                <w:del w:author="KARLOVCEC, Barbara" w:date="2025-02-26T14:31:00Z" w16du:dateUtc="2025-02-26T13:31:00Z" w:id="5207"/>
                <w:rFonts w:ascii="Calibri" w:hAnsi="Calibri" w:cs="Calibri"/>
                <w:color w:val="000000"/>
              </w:rPr>
            </w:pPr>
            <w:del w:author="KARLOVCEC, Barbara" w:date="2025-02-26T14:31:00Z" w16du:dateUtc="2025-02-26T13:31:00Z" w:id="5208">
              <w:r w:rsidRPr="005D5556" w:rsidDel="00CE235E">
                <w:rPr>
                  <w:rFonts w:ascii="Calibri" w:hAnsi="Calibri" w:cs="Calibri"/>
                  <w:color w:val="000000"/>
                </w:rPr>
                <w:delText>4</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1D11D088" w14:textId="16F0B4BF">
            <w:pPr>
              <w:rPr>
                <w:del w:author="KARLOVCEC, Barbara" w:date="2025-02-26T14:31:00Z" w16du:dateUtc="2025-02-26T13:31:00Z" w:id="5209"/>
                <w:rFonts w:ascii="Calibri" w:hAnsi="Calibri" w:cs="Calibri"/>
                <w:color w:val="000000"/>
              </w:rPr>
            </w:pPr>
            <w:del w:author="KARLOVCEC, Barbara" w:date="2025-02-26T14:31:00Z" w16du:dateUtc="2025-02-26T13:31:00Z" w:id="5210">
              <w:r w:rsidRPr="005D5556" w:rsidDel="00CE235E">
                <w:rPr>
                  <w:rFonts w:ascii="Calibri" w:hAnsi="Calibri" w:cs="Calibri"/>
                  <w:color w:val="000000"/>
                </w:rPr>
                <w:delText>AJAYI EZEKIEL</w:delText>
              </w:r>
            </w:del>
          </w:p>
        </w:tc>
        <w:tc>
          <w:tcPr>
            <w:tcW w:w="1097"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4F79A03C" w14:textId="1F1E6F62">
            <w:pPr>
              <w:rPr>
                <w:del w:author="KARLOVCEC, Barbara" w:date="2025-02-26T14:31:00Z" w16du:dateUtc="2025-02-26T13:31:00Z" w:id="5211"/>
                <w:rFonts w:ascii="Calibri" w:hAnsi="Calibri" w:cs="Calibri"/>
                <w:color w:val="000000"/>
              </w:rPr>
            </w:pPr>
            <w:del w:author="KARLOVCEC, Barbara" w:date="2025-02-26T14:31:00Z" w16du:dateUtc="2025-02-26T13:31:00Z" w:id="5212">
              <w:r w:rsidRPr="005D5556" w:rsidDel="00CE235E">
                <w:rPr>
                  <w:rFonts w:ascii="Calibri" w:hAnsi="Calibri" w:cs="Calibri"/>
                  <w:color w:val="000000"/>
                </w:rPr>
                <w:delText>Lagos</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08050BCC" w14:textId="3D8703B0">
            <w:pPr>
              <w:rPr>
                <w:del w:author="KARLOVCEC, Barbara" w:date="2025-02-26T14:31:00Z" w16du:dateUtc="2025-02-26T13:31:00Z" w:id="5213"/>
                <w:rFonts w:ascii="Calibri" w:hAnsi="Calibri" w:cs="Calibri"/>
                <w:color w:val="000000"/>
              </w:rPr>
            </w:pPr>
            <w:del w:author="KARLOVCEC, Barbara" w:date="2025-02-26T14:31:00Z" w16du:dateUtc="2025-02-26T13:31:00Z" w:id="5214">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44A23719" w14:textId="020D8B82">
            <w:pPr>
              <w:rPr>
                <w:del w:author="KARLOVCEC, Barbara" w:date="2025-02-26T14:31:00Z" w16du:dateUtc="2025-02-26T13:31:00Z" w:id="5215"/>
                <w:rFonts w:ascii="Calibri" w:hAnsi="Calibri" w:cs="Calibri"/>
                <w:color w:val="000000"/>
              </w:rPr>
            </w:pPr>
            <w:del w:author="KARLOVCEC, Barbara" w:date="2025-02-26T14:31:00Z" w16du:dateUtc="2025-02-26T13:31:00Z" w:id="5216">
              <w:r w:rsidRPr="005D5556" w:rsidDel="00CE235E">
                <w:rPr>
                  <w:rFonts w:ascii="Calibri" w:hAnsi="Calibri" w:cs="Calibri"/>
                  <w:color w:val="000000"/>
                </w:rPr>
                <w:delText>ICE  MAKING MACHINE/</w:delText>
              </w:r>
              <w:r w:rsidRPr="005D5556" w:rsidDel="00CE235E">
                <w:rPr>
                  <w:rFonts w:ascii="Calibri" w:hAnsi="Calibri" w:cs="Calibri"/>
                  <w:color w:val="000000"/>
                </w:rPr>
                <w:br/>
              </w:r>
              <w:r w:rsidRPr="005D5556" w:rsidDel="00CE235E">
                <w:rPr>
                  <w:rFonts w:ascii="Calibri" w:hAnsi="Calibri" w:cs="Calibri"/>
                  <w:color w:val="000000"/>
                </w:rPr>
                <w:delText xml:space="preserve"> COLD ROOM</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1E289772" w14:textId="5CAD9C05">
            <w:pPr>
              <w:rPr>
                <w:del w:author="KARLOVCEC, Barbara" w:date="2025-02-26T14:31:00Z" w16du:dateUtc="2025-02-26T13:31:00Z" w:id="5217"/>
                <w:rFonts w:ascii="Calibri" w:hAnsi="Calibri" w:cs="Calibri"/>
                <w:color w:val="000000"/>
              </w:rPr>
            </w:pPr>
          </w:p>
        </w:tc>
      </w:tr>
      <w:tr w:rsidRPr="005D5556" w:rsidR="00CE70B7" w:rsidDel="00CE235E" w:rsidTr="00CE70B7" w14:paraId="1C791C59" w14:textId="66B212A5">
        <w:trPr>
          <w:trHeight w:val="300"/>
          <w:del w:author="KARLOVCEC, Barbara" w:date="2025-02-26T14:31:00Z" w:id="5218"/>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30E75E08" w14:textId="69BAC88F">
            <w:pPr>
              <w:rPr>
                <w:del w:author="KARLOVCEC, Barbara" w:date="2025-02-26T14:31:00Z" w16du:dateUtc="2025-02-26T13:31:00Z" w:id="5219"/>
                <w:rFonts w:ascii="Calibri" w:hAnsi="Calibri" w:cs="Calibri"/>
                <w:color w:val="000000"/>
              </w:rPr>
            </w:pPr>
            <w:del w:author="KARLOVCEC, Barbara" w:date="2025-02-26T14:31:00Z" w16du:dateUtc="2025-02-26T13:31:00Z" w:id="5220">
              <w:r w:rsidRPr="005D5556" w:rsidDel="00CE235E">
                <w:rPr>
                  <w:rFonts w:ascii="Calibri" w:hAnsi="Calibri" w:cs="Calibri"/>
                  <w:color w:val="000000"/>
                </w:rPr>
                <w:delText>5</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370F38BE" w14:textId="304C74FA">
            <w:pPr>
              <w:rPr>
                <w:del w:author="KARLOVCEC, Barbara" w:date="2025-02-26T14:31:00Z" w16du:dateUtc="2025-02-26T13:31:00Z" w:id="5221"/>
                <w:rFonts w:ascii="Calibri" w:hAnsi="Calibri" w:cs="Calibri"/>
                <w:color w:val="000000"/>
              </w:rPr>
            </w:pPr>
            <w:del w:author="KARLOVCEC, Barbara" w:date="2025-02-26T14:31:00Z" w16du:dateUtc="2025-02-26T13:31:00Z" w:id="5222">
              <w:r w:rsidRPr="005D5556" w:rsidDel="00CE235E">
                <w:rPr>
                  <w:rFonts w:ascii="Calibri" w:hAnsi="Calibri" w:cs="Calibri"/>
                  <w:color w:val="000000"/>
                </w:rPr>
                <w:delText>Castrol Joe Tech.</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5E0090B6" w14:textId="5AF8CB98">
            <w:pPr>
              <w:rPr>
                <w:del w:author="KARLOVCEC, Barbara" w:date="2025-02-26T14:31:00Z" w16du:dateUtc="2025-02-26T13:31:00Z" w:id="5223"/>
                <w:rFonts w:ascii="Calibri" w:hAnsi="Calibri" w:cs="Calibri"/>
                <w:color w:val="000000"/>
              </w:rPr>
            </w:pPr>
            <w:del w:author="KARLOVCEC, Barbara" w:date="2025-02-26T14:31:00Z" w16du:dateUtc="2025-02-26T13:31:00Z" w:id="5224">
              <w:r w:rsidRPr="005D5556" w:rsidDel="00CE235E">
                <w:rPr>
                  <w:rFonts w:ascii="Calibri" w:hAnsi="Calibri" w:cs="Calibri"/>
                  <w:color w:val="000000"/>
                </w:rPr>
                <w:delText>Akure/Ondo</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56BC7F17" w14:textId="54F6F326">
            <w:pPr>
              <w:rPr>
                <w:del w:author="KARLOVCEC, Barbara" w:date="2025-02-26T14:31:00Z" w16du:dateUtc="2025-02-26T13:31:00Z" w:id="5225"/>
                <w:rFonts w:ascii="Calibri" w:hAnsi="Calibri" w:cs="Calibri"/>
                <w:color w:val="000000"/>
              </w:rPr>
            </w:pPr>
            <w:del w:author="KARLOVCEC, Barbara" w:date="2025-02-26T14:31:00Z" w16du:dateUtc="2025-02-26T13:31:00Z" w:id="5226">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1864818E" w14:textId="05E9B474">
            <w:pPr>
              <w:rPr>
                <w:del w:author="KARLOVCEC, Barbara" w:date="2025-02-26T14:31:00Z" w16du:dateUtc="2025-02-26T13:31:00Z" w:id="5227"/>
                <w:rFonts w:ascii="Calibri" w:hAnsi="Calibri" w:cs="Calibri"/>
                <w:color w:val="000000"/>
              </w:rPr>
            </w:pPr>
            <w:del w:author="KARLOVCEC, Barbara" w:date="2025-02-26T14:31:00Z" w16du:dateUtc="2025-02-26T13:31:00Z" w:id="5228">
              <w:r w:rsidRPr="005D5556" w:rsidDel="00CE235E">
                <w:rPr>
                  <w:rFonts w:ascii="Calibri" w:hAnsi="Calibri" w:cs="Calibri"/>
                  <w:color w:val="000000"/>
                </w:rPr>
                <w:delText>COLD ROOM</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62CAE326" w14:textId="71BC7A70">
            <w:pPr>
              <w:rPr>
                <w:del w:author="KARLOVCEC, Barbara" w:date="2025-02-26T14:31:00Z" w16du:dateUtc="2025-02-26T13:31:00Z" w:id="5229"/>
                <w:rFonts w:ascii="Calibri" w:hAnsi="Calibri" w:cs="Calibri"/>
                <w:color w:val="000000"/>
              </w:rPr>
            </w:pPr>
          </w:p>
        </w:tc>
      </w:tr>
      <w:tr w:rsidRPr="005D5556" w:rsidR="00CE70B7" w:rsidDel="00CE235E" w:rsidTr="00CE70B7" w14:paraId="5C7B50C4" w14:textId="2E493955">
        <w:trPr>
          <w:trHeight w:val="450"/>
          <w:del w:author="KARLOVCEC, Barbara" w:date="2025-02-26T14:31:00Z" w:id="5230"/>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6D413941" w14:textId="17635DCA">
            <w:pPr>
              <w:rPr>
                <w:del w:author="KARLOVCEC, Barbara" w:date="2025-02-26T14:31:00Z" w16du:dateUtc="2025-02-26T13:31:00Z" w:id="5231"/>
                <w:rFonts w:ascii="Calibri" w:hAnsi="Calibri" w:cs="Calibri"/>
                <w:color w:val="000000"/>
              </w:rPr>
            </w:pPr>
            <w:del w:author="KARLOVCEC, Barbara" w:date="2025-02-26T14:31:00Z" w16du:dateUtc="2025-02-26T13:31:00Z" w:id="5232">
              <w:r w:rsidRPr="005D5556" w:rsidDel="00CE235E">
                <w:rPr>
                  <w:rFonts w:ascii="Calibri" w:hAnsi="Calibri" w:cs="Calibri"/>
                  <w:color w:val="000000"/>
                </w:rPr>
                <w:delText>6</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7A3E51EB" w14:textId="793DC473">
            <w:pPr>
              <w:rPr>
                <w:del w:author="KARLOVCEC, Barbara" w:date="2025-02-26T14:31:00Z" w16du:dateUtc="2025-02-26T13:31:00Z" w:id="5233"/>
                <w:rFonts w:ascii="Calibri" w:hAnsi="Calibri" w:cs="Calibri"/>
                <w:color w:val="000000"/>
              </w:rPr>
            </w:pPr>
            <w:del w:author="KARLOVCEC, Barbara" w:date="2025-02-26T14:31:00Z" w16du:dateUtc="2025-02-26T13:31:00Z" w:id="5234">
              <w:r w:rsidRPr="005D5556" w:rsidDel="00CE235E">
                <w:rPr>
                  <w:rFonts w:ascii="Calibri" w:hAnsi="Calibri" w:cs="Calibri"/>
                  <w:color w:val="000000"/>
                </w:rPr>
                <w:delText xml:space="preserve">SIKFAT COMM. ENT. </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43D9A65F" w14:textId="77009A80">
            <w:pPr>
              <w:rPr>
                <w:del w:author="KARLOVCEC, Barbara" w:date="2025-02-26T14:31:00Z" w16du:dateUtc="2025-02-26T13:31:00Z" w:id="5235"/>
                <w:rFonts w:ascii="Calibri" w:hAnsi="Calibri" w:cs="Calibri"/>
                <w:color w:val="000000"/>
              </w:rPr>
            </w:pPr>
            <w:del w:author="KARLOVCEC, Barbara" w:date="2025-02-26T14:31:00Z" w16du:dateUtc="2025-02-26T13:31:00Z" w:id="5236">
              <w:r w:rsidRPr="005D5556" w:rsidDel="00CE235E">
                <w:rPr>
                  <w:rFonts w:ascii="Calibri" w:hAnsi="Calibri" w:cs="Calibri"/>
                  <w:color w:val="000000"/>
                </w:rPr>
                <w:delText>Lagos</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0FD06A0C" w14:textId="016D66DF">
            <w:pPr>
              <w:rPr>
                <w:del w:author="KARLOVCEC, Barbara" w:date="2025-02-26T14:31:00Z" w16du:dateUtc="2025-02-26T13:31:00Z" w:id="5237"/>
                <w:rFonts w:ascii="Calibri" w:hAnsi="Calibri" w:cs="Calibri"/>
                <w:color w:val="000000"/>
              </w:rPr>
            </w:pPr>
            <w:del w:author="KARLOVCEC, Barbara" w:date="2025-02-26T14:31:00Z" w16du:dateUtc="2025-02-26T13:31:00Z" w:id="5238">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4981188A" w14:textId="6EBD02AB">
            <w:pPr>
              <w:rPr>
                <w:del w:author="KARLOVCEC, Barbara" w:date="2025-02-26T14:31:00Z" w16du:dateUtc="2025-02-26T13:31:00Z" w:id="5239"/>
                <w:rFonts w:ascii="Calibri" w:hAnsi="Calibri" w:cs="Calibri"/>
                <w:color w:val="000000"/>
              </w:rPr>
            </w:pPr>
            <w:del w:author="KARLOVCEC, Barbara" w:date="2025-02-26T14:31:00Z" w16du:dateUtc="2025-02-26T13:31:00Z" w:id="5240">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COLD ROOM</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7897393A" w14:textId="641C572D">
            <w:pPr>
              <w:rPr>
                <w:del w:author="KARLOVCEC, Barbara" w:date="2025-02-26T14:31:00Z" w16du:dateUtc="2025-02-26T13:31:00Z" w:id="5241"/>
                <w:rFonts w:ascii="Calibri" w:hAnsi="Calibri" w:cs="Calibri"/>
                <w:color w:val="000000"/>
              </w:rPr>
            </w:pPr>
          </w:p>
        </w:tc>
      </w:tr>
      <w:tr w:rsidRPr="005D5556" w:rsidR="00CE70B7" w:rsidDel="00CE235E" w:rsidTr="00CE70B7" w14:paraId="19D6E65C" w14:textId="51A32382">
        <w:trPr>
          <w:trHeight w:val="450"/>
          <w:del w:author="KARLOVCEC, Barbara" w:date="2025-02-26T14:31:00Z" w:id="5242"/>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01D66239" w14:textId="2B761899">
            <w:pPr>
              <w:rPr>
                <w:del w:author="KARLOVCEC, Barbara" w:date="2025-02-26T14:31:00Z" w16du:dateUtc="2025-02-26T13:31:00Z" w:id="5243"/>
                <w:rFonts w:ascii="Calibri" w:hAnsi="Calibri" w:cs="Calibri"/>
                <w:color w:val="000000"/>
              </w:rPr>
            </w:pPr>
            <w:del w:author="KARLOVCEC, Barbara" w:date="2025-02-26T14:31:00Z" w16du:dateUtc="2025-02-26T13:31:00Z" w:id="5244">
              <w:r w:rsidRPr="005D5556" w:rsidDel="00CE235E">
                <w:rPr>
                  <w:rFonts w:ascii="Calibri" w:hAnsi="Calibri" w:cs="Calibri"/>
                  <w:color w:val="000000"/>
                </w:rPr>
                <w:delText>7</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1882D138" w14:textId="7B346524">
            <w:pPr>
              <w:rPr>
                <w:del w:author="KARLOVCEC, Barbara" w:date="2025-02-26T14:31:00Z" w16du:dateUtc="2025-02-26T13:31:00Z" w:id="5245"/>
                <w:rFonts w:ascii="Calibri" w:hAnsi="Calibri" w:cs="Calibri"/>
                <w:color w:val="000000"/>
              </w:rPr>
            </w:pPr>
            <w:del w:author="KARLOVCEC, Barbara" w:date="2025-02-26T14:31:00Z" w16du:dateUtc="2025-02-26T13:31:00Z" w:id="5246">
              <w:r w:rsidRPr="005D5556" w:rsidDel="00CE235E">
                <w:rPr>
                  <w:rFonts w:ascii="Calibri" w:hAnsi="Calibri" w:cs="Calibri"/>
                  <w:color w:val="000000"/>
                </w:rPr>
                <w:delText>ELECTRICAL ENG. CO.</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6DA100C6" w14:textId="6F28748B">
            <w:pPr>
              <w:rPr>
                <w:del w:author="KARLOVCEC, Barbara" w:date="2025-02-26T14:31:00Z" w16du:dateUtc="2025-02-26T13:31:00Z" w:id="5247"/>
                <w:rFonts w:ascii="Calibri" w:hAnsi="Calibri" w:cs="Calibri"/>
                <w:color w:val="000000"/>
              </w:rPr>
            </w:pPr>
            <w:del w:author="KARLOVCEC, Barbara" w:date="2025-02-26T14:31:00Z" w16du:dateUtc="2025-02-26T13:31:00Z" w:id="5248">
              <w:r w:rsidRPr="005D5556" w:rsidDel="00CE235E">
                <w:rPr>
                  <w:rFonts w:ascii="Calibri" w:hAnsi="Calibri" w:cs="Calibri"/>
                  <w:color w:val="000000"/>
                </w:rPr>
                <w:delText>Lagos</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54A79BF2" w14:textId="2848CB21">
            <w:pPr>
              <w:rPr>
                <w:del w:author="KARLOVCEC, Barbara" w:date="2025-02-26T14:31:00Z" w16du:dateUtc="2025-02-26T13:31:00Z" w:id="5249"/>
                <w:rFonts w:ascii="Calibri" w:hAnsi="Calibri" w:cs="Calibri"/>
                <w:color w:val="000000"/>
              </w:rPr>
            </w:pPr>
            <w:del w:author="KARLOVCEC, Barbara" w:date="2025-02-26T14:31:00Z" w16du:dateUtc="2025-02-26T13:31:00Z" w:id="5250">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3D168209" w14:textId="663C562C">
            <w:pPr>
              <w:rPr>
                <w:del w:author="KARLOVCEC, Barbara" w:date="2025-02-26T14:31:00Z" w16du:dateUtc="2025-02-26T13:31:00Z" w:id="5251"/>
                <w:rFonts w:ascii="Calibri" w:hAnsi="Calibri" w:cs="Calibri"/>
                <w:color w:val="000000"/>
              </w:rPr>
            </w:pPr>
            <w:del w:author="KARLOVCEC, Barbara" w:date="2025-02-26T14:31:00Z" w16du:dateUtc="2025-02-26T13:31:00Z" w:id="5252">
              <w:r w:rsidRPr="005D5556" w:rsidDel="00CE235E">
                <w:rPr>
                  <w:rFonts w:ascii="Calibri" w:hAnsi="Calibri" w:cs="Calibri"/>
                  <w:color w:val="000000"/>
                </w:rPr>
                <w:delText>ICE  MAKING MACHINE/</w:delText>
              </w:r>
              <w:r w:rsidRPr="005D5556" w:rsidDel="00CE235E">
                <w:rPr>
                  <w:rFonts w:ascii="Calibri" w:hAnsi="Calibri" w:cs="Calibri"/>
                  <w:color w:val="000000"/>
                </w:rPr>
                <w:br/>
              </w:r>
              <w:r w:rsidRPr="005D5556" w:rsidDel="00CE235E">
                <w:rPr>
                  <w:rFonts w:ascii="Calibri" w:hAnsi="Calibri" w:cs="Calibri"/>
                  <w:color w:val="000000"/>
                </w:rPr>
                <w:delText xml:space="preserve"> COLD ROOM</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2387550F" w14:textId="33C2C242">
            <w:pPr>
              <w:rPr>
                <w:del w:author="KARLOVCEC, Barbara" w:date="2025-02-26T14:31:00Z" w16du:dateUtc="2025-02-26T13:31:00Z" w:id="5253"/>
                <w:rFonts w:ascii="Calibri" w:hAnsi="Calibri" w:cs="Calibri"/>
                <w:color w:val="000000"/>
              </w:rPr>
            </w:pPr>
          </w:p>
        </w:tc>
      </w:tr>
      <w:tr w:rsidRPr="005D5556" w:rsidR="00CE70B7" w:rsidDel="00CE235E" w:rsidTr="00CE70B7" w14:paraId="571E7E56" w14:textId="7E31FB0A">
        <w:trPr>
          <w:trHeight w:val="450"/>
          <w:del w:author="KARLOVCEC, Barbara" w:date="2025-02-26T14:31:00Z" w:id="5254"/>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64501CF4" w14:textId="6C959499">
            <w:pPr>
              <w:rPr>
                <w:del w:author="KARLOVCEC, Barbara" w:date="2025-02-26T14:31:00Z" w16du:dateUtc="2025-02-26T13:31:00Z" w:id="5255"/>
                <w:rFonts w:ascii="Calibri" w:hAnsi="Calibri" w:cs="Calibri"/>
                <w:color w:val="000000"/>
              </w:rPr>
            </w:pPr>
            <w:del w:author="KARLOVCEC, Barbara" w:date="2025-02-26T14:31:00Z" w16du:dateUtc="2025-02-26T13:31:00Z" w:id="5256">
              <w:r w:rsidRPr="005D5556" w:rsidDel="00CE235E">
                <w:rPr>
                  <w:rFonts w:ascii="Calibri" w:hAnsi="Calibri" w:cs="Calibri"/>
                  <w:color w:val="000000"/>
                </w:rPr>
                <w:delText>8</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7073AC0E" w14:textId="686BBA25">
            <w:pPr>
              <w:rPr>
                <w:del w:author="KARLOVCEC, Barbara" w:date="2025-02-26T14:31:00Z" w16du:dateUtc="2025-02-26T13:31:00Z" w:id="5257"/>
                <w:rFonts w:ascii="Calibri" w:hAnsi="Calibri" w:cs="Calibri"/>
                <w:color w:val="000000"/>
              </w:rPr>
            </w:pPr>
            <w:del w:author="KARLOVCEC, Barbara" w:date="2025-02-26T14:31:00Z" w16du:dateUtc="2025-02-26T13:31:00Z" w:id="5258">
              <w:r w:rsidRPr="005D5556" w:rsidDel="00CE235E">
                <w:rPr>
                  <w:rFonts w:ascii="Calibri" w:hAnsi="Calibri" w:cs="Calibri"/>
                  <w:color w:val="000000"/>
                </w:rPr>
                <w:delText>OLALEKANCOOL SERVICES NIG.</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209C991D" w14:textId="7799EC17">
            <w:pPr>
              <w:rPr>
                <w:del w:author="KARLOVCEC, Barbara" w:date="2025-02-26T14:31:00Z" w16du:dateUtc="2025-02-26T13:31:00Z" w:id="5259"/>
                <w:rFonts w:ascii="Calibri" w:hAnsi="Calibri" w:cs="Calibri"/>
                <w:color w:val="000000"/>
              </w:rPr>
            </w:pPr>
            <w:del w:author="KARLOVCEC, Barbara" w:date="2025-02-26T14:31:00Z" w16du:dateUtc="2025-02-26T13:31:00Z" w:id="5260">
              <w:r w:rsidRPr="005D5556" w:rsidDel="00CE235E">
                <w:rPr>
                  <w:rFonts w:ascii="Calibri" w:hAnsi="Calibri" w:cs="Calibri"/>
                  <w:color w:val="000000"/>
                </w:rPr>
                <w:delText>Lagos</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32AAA31C" w14:textId="008850D7">
            <w:pPr>
              <w:rPr>
                <w:del w:author="KARLOVCEC, Barbara" w:date="2025-02-26T14:31:00Z" w16du:dateUtc="2025-02-26T13:31:00Z" w:id="5261"/>
                <w:rFonts w:ascii="Calibri" w:hAnsi="Calibri" w:cs="Calibri"/>
                <w:color w:val="000000"/>
              </w:rPr>
            </w:pPr>
            <w:del w:author="KARLOVCEC, Barbara" w:date="2025-02-26T14:31:00Z" w16du:dateUtc="2025-02-26T13:31:00Z" w:id="5262">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57403E24" w14:textId="638173E5">
            <w:pPr>
              <w:rPr>
                <w:del w:author="KARLOVCEC, Barbara" w:date="2025-02-26T14:31:00Z" w16du:dateUtc="2025-02-26T13:31:00Z" w:id="5263"/>
                <w:rFonts w:ascii="Calibri" w:hAnsi="Calibri" w:cs="Calibri"/>
                <w:color w:val="000000"/>
              </w:rPr>
            </w:pPr>
            <w:del w:author="KARLOVCEC, Barbara" w:date="2025-02-26T14:31:00Z" w16du:dateUtc="2025-02-26T13:31:00Z" w:id="5264">
              <w:r w:rsidRPr="005D5556" w:rsidDel="00CE235E">
                <w:rPr>
                  <w:rFonts w:ascii="Calibri" w:hAnsi="Calibri" w:cs="Calibri"/>
                  <w:color w:val="000000"/>
                </w:rPr>
                <w:delText>ICE  MAKING MACHINE</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569CC42B" w14:textId="78480698">
            <w:pPr>
              <w:rPr>
                <w:del w:author="KARLOVCEC, Barbara" w:date="2025-02-26T14:31:00Z" w16du:dateUtc="2025-02-26T13:31:00Z" w:id="5265"/>
                <w:rFonts w:ascii="Calibri" w:hAnsi="Calibri" w:cs="Calibri"/>
                <w:color w:val="000000"/>
              </w:rPr>
            </w:pPr>
          </w:p>
        </w:tc>
      </w:tr>
      <w:tr w:rsidRPr="005D5556" w:rsidR="00CE70B7" w:rsidDel="00CE235E" w:rsidTr="00CE70B7" w14:paraId="23DAEA3E" w14:textId="2A760145">
        <w:trPr>
          <w:trHeight w:val="450"/>
          <w:del w:author="KARLOVCEC, Barbara" w:date="2025-02-26T14:31:00Z" w:id="5266"/>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47E1857B" w14:textId="5379C049">
            <w:pPr>
              <w:rPr>
                <w:del w:author="KARLOVCEC, Barbara" w:date="2025-02-26T14:31:00Z" w16du:dateUtc="2025-02-26T13:31:00Z" w:id="5267"/>
                <w:rFonts w:ascii="Calibri" w:hAnsi="Calibri" w:cs="Calibri"/>
                <w:color w:val="000000"/>
              </w:rPr>
            </w:pPr>
            <w:del w:author="KARLOVCEC, Barbara" w:date="2025-02-26T14:31:00Z" w16du:dateUtc="2025-02-26T13:31:00Z" w:id="5268">
              <w:r w:rsidRPr="005D5556" w:rsidDel="00CE235E">
                <w:rPr>
                  <w:rFonts w:ascii="Calibri" w:hAnsi="Calibri" w:cs="Calibri"/>
                  <w:color w:val="000000"/>
                </w:rPr>
                <w:delText>9</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31CA8A2A" w14:textId="2A5A42D8">
            <w:pPr>
              <w:rPr>
                <w:del w:author="KARLOVCEC, Barbara" w:date="2025-02-26T14:31:00Z" w16du:dateUtc="2025-02-26T13:31:00Z" w:id="5269"/>
                <w:rFonts w:ascii="Calibri" w:hAnsi="Calibri" w:cs="Calibri"/>
                <w:color w:val="000000"/>
              </w:rPr>
            </w:pPr>
            <w:del w:author="KARLOVCEC, Barbara" w:date="2025-02-26T14:31:00Z" w16du:dateUtc="2025-02-26T13:31:00Z" w:id="5270">
              <w:r w:rsidRPr="005D5556" w:rsidDel="00CE235E">
                <w:rPr>
                  <w:rFonts w:ascii="Calibri" w:hAnsi="Calibri" w:cs="Calibri"/>
                  <w:color w:val="000000"/>
                </w:rPr>
                <w:delText>AJITECH TECHNIAL SERVICES</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422335DD" w14:textId="4DB9740F">
            <w:pPr>
              <w:rPr>
                <w:del w:author="KARLOVCEC, Barbara" w:date="2025-02-26T14:31:00Z" w16du:dateUtc="2025-02-26T13:31:00Z" w:id="5271"/>
                <w:rFonts w:ascii="Calibri" w:hAnsi="Calibri" w:cs="Calibri"/>
                <w:color w:val="000000"/>
              </w:rPr>
            </w:pPr>
            <w:del w:author="KARLOVCEC, Barbara" w:date="2025-02-26T14:31:00Z" w16du:dateUtc="2025-02-26T13:31:00Z" w:id="5272">
              <w:r w:rsidRPr="005D5556" w:rsidDel="00CE235E">
                <w:rPr>
                  <w:rFonts w:ascii="Calibri" w:hAnsi="Calibri" w:cs="Calibri"/>
                  <w:color w:val="000000"/>
                </w:rPr>
                <w:delText>Lagos</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5BD6397F" w14:textId="2CBA9856">
            <w:pPr>
              <w:rPr>
                <w:del w:author="KARLOVCEC, Barbara" w:date="2025-02-26T14:31:00Z" w16du:dateUtc="2025-02-26T13:31:00Z" w:id="5273"/>
                <w:rFonts w:ascii="Calibri" w:hAnsi="Calibri" w:cs="Calibri"/>
                <w:color w:val="000000"/>
              </w:rPr>
            </w:pPr>
            <w:del w:author="KARLOVCEC, Barbara" w:date="2025-02-26T14:31:00Z" w16du:dateUtc="2025-02-26T13:31:00Z" w:id="5274">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4468B1A6" w14:textId="0E6D5597">
            <w:pPr>
              <w:rPr>
                <w:del w:author="KARLOVCEC, Barbara" w:date="2025-02-26T14:31:00Z" w16du:dateUtc="2025-02-26T13:31:00Z" w:id="5275"/>
                <w:rFonts w:ascii="Calibri" w:hAnsi="Calibri" w:cs="Calibri"/>
                <w:color w:val="000000"/>
              </w:rPr>
            </w:pPr>
            <w:del w:author="KARLOVCEC, Barbara" w:date="2025-02-26T14:31:00Z" w16du:dateUtc="2025-02-26T13:31:00Z" w:id="5276">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COLD ROOM</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7F741873" w14:textId="13792B12">
            <w:pPr>
              <w:rPr>
                <w:del w:author="KARLOVCEC, Barbara" w:date="2025-02-26T14:31:00Z" w16du:dateUtc="2025-02-26T13:31:00Z" w:id="5277"/>
                <w:rFonts w:ascii="Calibri" w:hAnsi="Calibri" w:cs="Calibri"/>
                <w:color w:val="000000"/>
              </w:rPr>
            </w:pPr>
          </w:p>
        </w:tc>
      </w:tr>
      <w:tr w:rsidRPr="005D5556" w:rsidR="00CE70B7" w:rsidDel="00CE235E" w:rsidTr="00CE70B7" w14:paraId="69CF9625" w14:textId="740105B6">
        <w:trPr>
          <w:trHeight w:val="675"/>
          <w:del w:author="KARLOVCEC, Barbara" w:date="2025-02-26T14:31:00Z" w:id="5278"/>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205906BF" w14:textId="166DC27C">
            <w:pPr>
              <w:rPr>
                <w:del w:author="KARLOVCEC, Barbara" w:date="2025-02-26T14:31:00Z" w16du:dateUtc="2025-02-26T13:31:00Z" w:id="5279"/>
                <w:rFonts w:ascii="Calibri" w:hAnsi="Calibri" w:cs="Calibri"/>
                <w:color w:val="000000"/>
              </w:rPr>
            </w:pPr>
            <w:del w:author="KARLOVCEC, Barbara" w:date="2025-02-26T14:31:00Z" w16du:dateUtc="2025-02-26T13:31:00Z" w:id="5280">
              <w:r w:rsidRPr="005D5556" w:rsidDel="00CE235E">
                <w:rPr>
                  <w:rFonts w:ascii="Calibri" w:hAnsi="Calibri" w:cs="Calibri"/>
                  <w:color w:val="000000"/>
                </w:rPr>
                <w:delText>10</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12648609" w14:textId="7DC8F283">
            <w:pPr>
              <w:rPr>
                <w:del w:author="KARLOVCEC, Barbara" w:date="2025-02-26T14:31:00Z" w16du:dateUtc="2025-02-26T13:31:00Z" w:id="5281"/>
                <w:rFonts w:ascii="Calibri" w:hAnsi="Calibri" w:cs="Calibri"/>
                <w:color w:val="000000"/>
              </w:rPr>
            </w:pPr>
            <w:del w:author="KARLOVCEC, Barbara" w:date="2025-02-26T14:31:00Z" w16du:dateUtc="2025-02-26T13:31:00Z" w:id="5282">
              <w:r w:rsidRPr="005D5556" w:rsidDel="00CE235E">
                <w:rPr>
                  <w:rFonts w:ascii="Calibri" w:hAnsi="Calibri" w:cs="Calibri"/>
                  <w:color w:val="000000"/>
                </w:rPr>
                <w:delText>Oyegoke Electrical Works</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3576C709" w14:textId="76733DE9">
            <w:pPr>
              <w:rPr>
                <w:del w:author="KARLOVCEC, Barbara" w:date="2025-02-26T14:31:00Z" w16du:dateUtc="2025-02-26T13:31:00Z" w:id="5283"/>
                <w:rFonts w:ascii="Calibri" w:hAnsi="Calibri" w:cs="Calibri"/>
                <w:color w:val="000000"/>
              </w:rPr>
            </w:pPr>
            <w:del w:author="KARLOVCEC, Barbara" w:date="2025-02-26T14:31:00Z" w16du:dateUtc="2025-02-26T13:31:00Z" w:id="5284">
              <w:r w:rsidRPr="005D5556" w:rsidDel="00CE235E">
                <w:rPr>
                  <w:rFonts w:ascii="Calibri" w:hAnsi="Calibri" w:cs="Calibri"/>
                  <w:color w:val="000000"/>
                </w:rPr>
                <w:delText>Oyo/Ibadan</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28BE6DDA" w14:textId="2EBE6A33">
            <w:pPr>
              <w:rPr>
                <w:del w:author="KARLOVCEC, Barbara" w:date="2025-02-26T14:31:00Z" w16du:dateUtc="2025-02-26T13:31:00Z" w:id="5285"/>
                <w:rFonts w:ascii="Calibri" w:hAnsi="Calibri" w:cs="Calibri"/>
                <w:color w:val="000000"/>
              </w:rPr>
            </w:pPr>
            <w:del w:author="KARLOVCEC, Barbara" w:date="2025-02-26T14:31:00Z" w16du:dateUtc="2025-02-26T13:31:00Z" w:id="5286">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2C8905E9" w14:textId="58B396F3">
            <w:pPr>
              <w:rPr>
                <w:del w:author="KARLOVCEC, Barbara" w:date="2025-02-26T14:31:00Z" w16du:dateUtc="2025-02-26T13:31:00Z" w:id="5287"/>
                <w:rFonts w:ascii="Calibri" w:hAnsi="Calibri" w:cs="Calibri"/>
                <w:color w:val="000000"/>
              </w:rPr>
            </w:pPr>
            <w:del w:author="KARLOVCEC, Barbara" w:date="2025-02-26T14:31:00Z" w16du:dateUtc="2025-02-26T13:31:00Z" w:id="5288">
              <w:r w:rsidRPr="005D5556" w:rsidDel="00CE235E">
                <w:rPr>
                  <w:rFonts w:ascii="Calibri" w:hAnsi="Calibri" w:cs="Calibri"/>
                  <w:color w:val="000000"/>
                </w:rPr>
                <w:delText>ICE MAKING MACHINE/</w:delText>
              </w:r>
              <w:r w:rsidRPr="005D5556" w:rsidDel="00CE235E">
                <w:rPr>
                  <w:rFonts w:ascii="Calibri" w:hAnsi="Calibri" w:cs="Calibri"/>
                  <w:color w:val="000000"/>
                </w:rPr>
                <w:br/>
              </w:r>
              <w:r w:rsidRPr="005D5556" w:rsidDel="00CE235E">
                <w:rPr>
                  <w:rFonts w:ascii="Calibri" w:hAnsi="Calibri" w:cs="Calibri"/>
                  <w:color w:val="000000"/>
                </w:rPr>
                <w:delText xml:space="preserve"> CHILLERS, AIR CONDITIONERS</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1FB47A96" w14:textId="7CB2D778">
            <w:pPr>
              <w:rPr>
                <w:del w:author="KARLOVCEC, Barbara" w:date="2025-02-26T14:31:00Z" w16du:dateUtc="2025-02-26T13:31:00Z" w:id="5289"/>
                <w:rFonts w:ascii="Calibri" w:hAnsi="Calibri" w:cs="Calibri"/>
                <w:color w:val="000000"/>
              </w:rPr>
            </w:pPr>
          </w:p>
        </w:tc>
      </w:tr>
      <w:tr w:rsidRPr="005D5556" w:rsidR="00CE70B7" w:rsidDel="00CE235E" w:rsidTr="00CE70B7" w14:paraId="7CD98FE0" w14:textId="50F3A9D3">
        <w:trPr>
          <w:trHeight w:val="675"/>
          <w:del w:author="KARLOVCEC, Barbara" w:date="2025-02-26T14:31:00Z" w:id="5290"/>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5BBFF87C" w14:textId="00049FED">
            <w:pPr>
              <w:rPr>
                <w:del w:author="KARLOVCEC, Barbara" w:date="2025-02-26T14:31:00Z" w16du:dateUtc="2025-02-26T13:31:00Z" w:id="5291"/>
                <w:rFonts w:ascii="Calibri" w:hAnsi="Calibri" w:cs="Calibri"/>
                <w:color w:val="000000"/>
              </w:rPr>
            </w:pPr>
            <w:del w:author="KARLOVCEC, Barbara" w:date="2025-02-26T14:31:00Z" w16du:dateUtc="2025-02-26T13:31:00Z" w:id="5292">
              <w:r w:rsidRPr="005D5556" w:rsidDel="00CE235E">
                <w:rPr>
                  <w:rFonts w:ascii="Calibri" w:hAnsi="Calibri" w:cs="Calibri"/>
                  <w:color w:val="000000"/>
                </w:rPr>
                <w:delText>11</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6EAC8E3A" w14:textId="2F36E936">
            <w:pPr>
              <w:rPr>
                <w:del w:author="KARLOVCEC, Barbara" w:date="2025-02-26T14:31:00Z" w16du:dateUtc="2025-02-26T13:31:00Z" w:id="5293"/>
                <w:rFonts w:ascii="Calibri" w:hAnsi="Calibri" w:cs="Calibri"/>
                <w:color w:val="000000"/>
              </w:rPr>
            </w:pPr>
            <w:del w:author="KARLOVCEC, Barbara" w:date="2025-02-26T14:31:00Z" w16du:dateUtc="2025-02-26T13:31:00Z" w:id="5294">
              <w:r w:rsidRPr="005D5556" w:rsidDel="00CE235E">
                <w:rPr>
                  <w:rFonts w:ascii="Calibri" w:hAnsi="Calibri" w:cs="Calibri"/>
                  <w:color w:val="000000"/>
                </w:rPr>
                <w:delText>Nurudeen Adeojua Ice Block Making Machine</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6CD93776" w14:textId="7D0FC14C">
            <w:pPr>
              <w:rPr>
                <w:del w:author="KARLOVCEC, Barbara" w:date="2025-02-26T14:31:00Z" w16du:dateUtc="2025-02-26T13:31:00Z" w:id="5295"/>
                <w:rFonts w:ascii="Calibri" w:hAnsi="Calibri" w:cs="Calibri"/>
                <w:color w:val="000000"/>
              </w:rPr>
            </w:pPr>
            <w:del w:author="KARLOVCEC, Barbara" w:date="2025-02-26T14:31:00Z" w16du:dateUtc="2025-02-26T13:31:00Z" w:id="5296">
              <w:r w:rsidRPr="005D5556" w:rsidDel="00CE235E">
                <w:rPr>
                  <w:rFonts w:ascii="Calibri" w:hAnsi="Calibri" w:cs="Calibri"/>
                  <w:color w:val="000000"/>
                </w:rPr>
                <w:delText>Oyo/Ibadan</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64319563" w14:textId="646FF37B">
            <w:pPr>
              <w:rPr>
                <w:del w:author="KARLOVCEC, Barbara" w:date="2025-02-26T14:31:00Z" w16du:dateUtc="2025-02-26T13:31:00Z" w:id="5297"/>
                <w:rFonts w:ascii="Calibri" w:hAnsi="Calibri" w:cs="Calibri"/>
                <w:color w:val="000000"/>
              </w:rPr>
            </w:pPr>
            <w:del w:author="KARLOVCEC, Barbara" w:date="2025-02-26T14:31:00Z" w16du:dateUtc="2025-02-26T13:31:00Z" w:id="5298">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5D3CE9FA" w14:textId="698378F6">
            <w:pPr>
              <w:rPr>
                <w:del w:author="KARLOVCEC, Barbara" w:date="2025-02-26T14:31:00Z" w16du:dateUtc="2025-02-26T13:31:00Z" w:id="5299"/>
                <w:rFonts w:ascii="Calibri" w:hAnsi="Calibri" w:cs="Calibri"/>
                <w:color w:val="000000"/>
              </w:rPr>
            </w:pPr>
            <w:del w:author="KARLOVCEC, Barbara" w:date="2025-02-26T14:31:00Z" w16du:dateUtc="2025-02-26T13:31:00Z" w:id="5300">
              <w:r w:rsidRPr="005D5556" w:rsidDel="00CE235E">
                <w:rPr>
                  <w:rFonts w:ascii="Calibri" w:hAnsi="Calibri" w:cs="Calibri"/>
                  <w:color w:val="000000"/>
                </w:rPr>
                <w:delText>ICE  MAKING MACHINE/</w:delText>
              </w:r>
              <w:r w:rsidRPr="005D5556" w:rsidDel="00CE235E">
                <w:rPr>
                  <w:rFonts w:ascii="Calibri" w:hAnsi="Calibri" w:cs="Calibri"/>
                  <w:color w:val="000000"/>
                </w:rPr>
                <w:br/>
              </w:r>
              <w:r w:rsidRPr="005D5556" w:rsidDel="00CE235E">
                <w:rPr>
                  <w:rFonts w:ascii="Calibri" w:hAnsi="Calibri" w:cs="Calibri"/>
                  <w:color w:val="000000"/>
                </w:rPr>
                <w:delText xml:space="preserve"> COLD ROOM</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04E9150F" w14:textId="73C468C1">
            <w:pPr>
              <w:rPr>
                <w:del w:author="KARLOVCEC, Barbara" w:date="2025-02-26T14:31:00Z" w16du:dateUtc="2025-02-26T13:31:00Z" w:id="5301"/>
                <w:rFonts w:ascii="Calibri" w:hAnsi="Calibri" w:cs="Calibri"/>
                <w:color w:val="000000"/>
              </w:rPr>
            </w:pPr>
          </w:p>
        </w:tc>
      </w:tr>
      <w:tr w:rsidRPr="005D5556" w:rsidR="00CE70B7" w:rsidDel="00CE235E" w:rsidTr="00CE70B7" w14:paraId="52A0F900" w14:textId="5D727086">
        <w:trPr>
          <w:trHeight w:val="450"/>
          <w:del w:author="KARLOVCEC, Barbara" w:date="2025-02-26T14:31:00Z" w:id="5302"/>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417183C1" w14:textId="203CE4A7">
            <w:pPr>
              <w:rPr>
                <w:del w:author="KARLOVCEC, Barbara" w:date="2025-02-26T14:31:00Z" w16du:dateUtc="2025-02-26T13:31:00Z" w:id="5303"/>
                <w:rFonts w:ascii="Calibri" w:hAnsi="Calibri" w:cs="Calibri"/>
                <w:color w:val="000000"/>
              </w:rPr>
            </w:pPr>
            <w:del w:author="KARLOVCEC, Barbara" w:date="2025-02-26T14:31:00Z" w16du:dateUtc="2025-02-26T13:31:00Z" w:id="5304">
              <w:r w:rsidRPr="005D5556" w:rsidDel="00CE235E">
                <w:rPr>
                  <w:rFonts w:ascii="Calibri" w:hAnsi="Calibri" w:cs="Calibri"/>
                  <w:color w:val="000000"/>
                </w:rPr>
                <w:delText>12</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3AD854DC" w14:textId="72CDA45E">
            <w:pPr>
              <w:rPr>
                <w:del w:author="KARLOVCEC, Barbara" w:date="2025-02-26T14:31:00Z" w16du:dateUtc="2025-02-26T13:31:00Z" w:id="5305"/>
                <w:rFonts w:ascii="Calibri" w:hAnsi="Calibri" w:cs="Calibri"/>
                <w:color w:val="000000"/>
              </w:rPr>
            </w:pPr>
            <w:del w:author="KARLOVCEC, Barbara" w:date="2025-02-26T14:31:00Z" w16du:dateUtc="2025-02-26T13:31:00Z" w:id="5306">
              <w:r w:rsidRPr="005D5556" w:rsidDel="00CE235E">
                <w:rPr>
                  <w:rFonts w:ascii="Calibri" w:hAnsi="Calibri" w:cs="Calibri"/>
                  <w:color w:val="000000"/>
                </w:rPr>
                <w:delText>Orosun Nigeria Limited</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183C5C48" w14:textId="4943A183">
            <w:pPr>
              <w:rPr>
                <w:del w:author="KARLOVCEC, Barbara" w:date="2025-02-26T14:31:00Z" w16du:dateUtc="2025-02-26T13:31:00Z" w:id="5307"/>
                <w:rFonts w:ascii="Calibri" w:hAnsi="Calibri" w:cs="Calibri"/>
                <w:color w:val="000000"/>
              </w:rPr>
            </w:pPr>
            <w:del w:author="KARLOVCEC, Barbara" w:date="2025-02-26T14:31:00Z" w16du:dateUtc="2025-02-26T13:31:00Z" w:id="5308">
              <w:r w:rsidRPr="005D5556" w:rsidDel="00CE235E">
                <w:rPr>
                  <w:rFonts w:ascii="Calibri" w:hAnsi="Calibri" w:cs="Calibri"/>
                  <w:color w:val="000000"/>
                </w:rPr>
                <w:delText>Ogun/Ijebu Ode</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5EAD0042" w14:textId="5D24EE7B">
            <w:pPr>
              <w:rPr>
                <w:del w:author="KARLOVCEC, Barbara" w:date="2025-02-26T14:31:00Z" w16du:dateUtc="2025-02-26T13:31:00Z" w:id="5309"/>
                <w:rFonts w:ascii="Calibri" w:hAnsi="Calibri" w:cs="Calibri"/>
                <w:color w:val="000000"/>
              </w:rPr>
            </w:pPr>
            <w:del w:author="KARLOVCEC, Barbara" w:date="2025-02-26T14:31:00Z" w16du:dateUtc="2025-02-26T13:31:00Z" w:id="5310">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2DEFD678" w14:textId="5A90F9A0">
            <w:pPr>
              <w:rPr>
                <w:del w:author="KARLOVCEC, Barbara" w:date="2025-02-26T14:31:00Z" w16du:dateUtc="2025-02-26T13:31:00Z" w:id="5311"/>
                <w:rFonts w:ascii="Calibri" w:hAnsi="Calibri" w:cs="Calibri"/>
                <w:color w:val="000000"/>
              </w:rPr>
            </w:pPr>
            <w:del w:author="KARLOVCEC, Barbara" w:date="2025-02-26T14:31:00Z" w16du:dateUtc="2025-02-26T13:31:00Z" w:id="5312">
              <w:r w:rsidRPr="005D5556" w:rsidDel="00CE235E">
                <w:rPr>
                  <w:rFonts w:ascii="Calibri" w:hAnsi="Calibri" w:cs="Calibri"/>
                  <w:color w:val="000000"/>
                </w:rPr>
                <w:delText>ICE  MAKING MACHINE</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6503820C" w14:textId="06C562F8">
            <w:pPr>
              <w:rPr>
                <w:del w:author="KARLOVCEC, Barbara" w:date="2025-02-26T14:31:00Z" w16du:dateUtc="2025-02-26T13:31:00Z" w:id="5313"/>
                <w:rFonts w:ascii="Calibri" w:hAnsi="Calibri" w:cs="Calibri"/>
                <w:color w:val="000000"/>
              </w:rPr>
            </w:pPr>
          </w:p>
        </w:tc>
      </w:tr>
      <w:tr w:rsidRPr="005D5556" w:rsidR="00CE70B7" w:rsidDel="00CE235E" w:rsidTr="00CE70B7" w14:paraId="1816E424" w14:textId="1A1ACC95">
        <w:trPr>
          <w:trHeight w:val="450"/>
          <w:del w:author="KARLOVCEC, Barbara" w:date="2025-02-26T14:31:00Z" w:id="5314"/>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047D4B65" w14:textId="490E56C9">
            <w:pPr>
              <w:rPr>
                <w:del w:author="KARLOVCEC, Barbara" w:date="2025-02-26T14:31:00Z" w16du:dateUtc="2025-02-26T13:31:00Z" w:id="5315"/>
                <w:rFonts w:ascii="Calibri" w:hAnsi="Calibri" w:cs="Calibri"/>
                <w:color w:val="000000"/>
              </w:rPr>
            </w:pPr>
            <w:del w:author="KARLOVCEC, Barbara" w:date="2025-02-26T14:31:00Z" w16du:dateUtc="2025-02-26T13:31:00Z" w:id="5316">
              <w:r w:rsidRPr="005D5556" w:rsidDel="00CE235E">
                <w:rPr>
                  <w:rFonts w:ascii="Calibri" w:hAnsi="Calibri" w:cs="Calibri"/>
                  <w:color w:val="000000"/>
                </w:rPr>
                <w:delText>13</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55C225BA" w14:textId="75149634">
            <w:pPr>
              <w:rPr>
                <w:del w:author="KARLOVCEC, Barbara" w:date="2025-02-26T14:31:00Z" w16du:dateUtc="2025-02-26T13:31:00Z" w:id="5317"/>
                <w:rFonts w:ascii="Calibri" w:hAnsi="Calibri" w:cs="Calibri"/>
                <w:color w:val="000000"/>
              </w:rPr>
            </w:pPr>
            <w:del w:author="KARLOVCEC, Barbara" w:date="2025-02-26T14:31:00Z" w16du:dateUtc="2025-02-26T13:31:00Z" w:id="5318">
              <w:r w:rsidRPr="005D5556" w:rsidDel="00CE235E">
                <w:rPr>
                  <w:rFonts w:ascii="Calibri" w:hAnsi="Calibri" w:cs="Calibri"/>
                  <w:color w:val="000000"/>
                </w:rPr>
                <w:delText xml:space="preserve">OLU-ADE TECHNICAL SERVICES </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142E27B7" w14:textId="1262C6FD">
            <w:pPr>
              <w:rPr>
                <w:del w:author="KARLOVCEC, Barbara" w:date="2025-02-26T14:31:00Z" w16du:dateUtc="2025-02-26T13:31:00Z" w:id="5319"/>
                <w:rFonts w:ascii="Calibri" w:hAnsi="Calibri" w:cs="Calibri"/>
                <w:color w:val="000000"/>
              </w:rPr>
            </w:pPr>
            <w:del w:author="KARLOVCEC, Barbara" w:date="2025-02-26T14:31:00Z" w16du:dateUtc="2025-02-26T13:31:00Z" w:id="5320">
              <w:r w:rsidRPr="005D5556" w:rsidDel="00CE235E">
                <w:rPr>
                  <w:rFonts w:ascii="Calibri" w:hAnsi="Calibri" w:cs="Calibri"/>
                  <w:color w:val="000000"/>
                </w:rPr>
                <w:delText>ABEOKUTA OGUN STATE</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49B65479" w14:textId="1590C640">
            <w:pPr>
              <w:rPr>
                <w:del w:author="KARLOVCEC, Barbara" w:date="2025-02-26T14:31:00Z" w16du:dateUtc="2025-02-26T13:31:00Z" w:id="5321"/>
                <w:rFonts w:ascii="Calibri" w:hAnsi="Calibri" w:cs="Calibri"/>
                <w:color w:val="000000"/>
              </w:rPr>
            </w:pPr>
            <w:del w:author="KARLOVCEC, Barbara" w:date="2025-02-26T14:31:00Z" w16du:dateUtc="2025-02-26T13:31:00Z" w:id="5322">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72D37A40" w14:textId="4FEE1D03">
            <w:pPr>
              <w:rPr>
                <w:del w:author="KARLOVCEC, Barbara" w:date="2025-02-26T14:31:00Z" w16du:dateUtc="2025-02-26T13:31:00Z" w:id="5323"/>
                <w:rFonts w:ascii="Calibri" w:hAnsi="Calibri" w:cs="Calibri"/>
                <w:color w:val="000000"/>
              </w:rPr>
            </w:pPr>
            <w:del w:author="KARLOVCEC, Barbara" w:date="2025-02-26T14:31:00Z" w16du:dateUtc="2025-02-26T13:31:00Z" w:id="5324">
              <w:r w:rsidRPr="005D5556" w:rsidDel="00CE235E">
                <w:rPr>
                  <w:rFonts w:ascii="Calibri" w:hAnsi="Calibri" w:cs="Calibri"/>
                  <w:color w:val="000000"/>
                </w:rPr>
                <w:delText>ICE  MAKING MACHINE</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3605D05A" w14:textId="7CDBDF84">
            <w:pPr>
              <w:rPr>
                <w:del w:author="KARLOVCEC, Barbara" w:date="2025-02-26T14:31:00Z" w16du:dateUtc="2025-02-26T13:31:00Z" w:id="5325"/>
                <w:rFonts w:ascii="Calibri" w:hAnsi="Calibri" w:cs="Calibri"/>
                <w:color w:val="000000"/>
              </w:rPr>
            </w:pPr>
          </w:p>
        </w:tc>
      </w:tr>
      <w:tr w:rsidRPr="005D5556" w:rsidR="00CE70B7" w:rsidDel="00CE235E" w:rsidTr="00CE70B7" w14:paraId="387FC01B" w14:textId="69BAED65">
        <w:trPr>
          <w:trHeight w:val="450"/>
          <w:del w:author="KARLOVCEC, Barbara" w:date="2025-02-26T14:31:00Z" w:id="5326"/>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413AEB94" w14:textId="26F232F2">
            <w:pPr>
              <w:rPr>
                <w:del w:author="KARLOVCEC, Barbara" w:date="2025-02-26T14:31:00Z" w16du:dateUtc="2025-02-26T13:31:00Z" w:id="5327"/>
                <w:rFonts w:ascii="Calibri" w:hAnsi="Calibri" w:cs="Calibri"/>
                <w:color w:val="000000"/>
              </w:rPr>
            </w:pPr>
            <w:del w:author="KARLOVCEC, Barbara" w:date="2025-02-26T14:31:00Z" w16du:dateUtc="2025-02-26T13:31:00Z" w:id="5328">
              <w:r w:rsidRPr="005D5556" w:rsidDel="00CE235E">
                <w:rPr>
                  <w:rFonts w:ascii="Calibri" w:hAnsi="Calibri" w:cs="Calibri"/>
                  <w:color w:val="000000"/>
                </w:rPr>
                <w:delText>14</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0C6C76F1" w14:textId="7579DEC5">
            <w:pPr>
              <w:rPr>
                <w:del w:author="KARLOVCEC, Barbara" w:date="2025-02-26T14:31:00Z" w16du:dateUtc="2025-02-26T13:31:00Z" w:id="5329"/>
                <w:rFonts w:ascii="Calibri" w:hAnsi="Calibri" w:cs="Calibri"/>
                <w:color w:val="000000"/>
              </w:rPr>
            </w:pPr>
            <w:del w:author="KARLOVCEC, Barbara" w:date="2025-02-26T14:31:00Z" w16du:dateUtc="2025-02-26T13:31:00Z" w:id="5330">
              <w:r w:rsidRPr="005D5556" w:rsidDel="00CE235E">
                <w:rPr>
                  <w:rFonts w:ascii="Calibri" w:hAnsi="Calibri" w:cs="Calibri"/>
                  <w:color w:val="000000"/>
                </w:rPr>
                <w:delText>Dansfocus Technical Company</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381BBDCA" w14:textId="1CA027FA">
            <w:pPr>
              <w:rPr>
                <w:del w:author="KARLOVCEC, Barbara" w:date="2025-02-26T14:31:00Z" w16du:dateUtc="2025-02-26T13:31:00Z" w:id="5331"/>
                <w:rFonts w:ascii="Calibri" w:hAnsi="Calibri" w:cs="Calibri"/>
                <w:color w:val="000000"/>
              </w:rPr>
            </w:pPr>
            <w:del w:author="KARLOVCEC, Barbara" w:date="2025-02-26T14:31:00Z" w16du:dateUtc="2025-02-26T13:31:00Z" w:id="5332">
              <w:r w:rsidRPr="005D5556" w:rsidDel="00CE235E">
                <w:rPr>
                  <w:rFonts w:ascii="Calibri" w:hAnsi="Calibri" w:cs="Calibri"/>
                  <w:color w:val="000000"/>
                </w:rPr>
                <w:delText>Oyo/Ibadan</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1B4CB7BD" w14:textId="40811A7A">
            <w:pPr>
              <w:rPr>
                <w:del w:author="KARLOVCEC, Barbara" w:date="2025-02-26T14:31:00Z" w16du:dateUtc="2025-02-26T13:31:00Z" w:id="5333"/>
                <w:rFonts w:ascii="Calibri" w:hAnsi="Calibri" w:cs="Calibri"/>
                <w:color w:val="000000"/>
              </w:rPr>
            </w:pPr>
            <w:del w:author="KARLOVCEC, Barbara" w:date="2025-02-26T14:31:00Z" w16du:dateUtc="2025-02-26T13:31:00Z" w:id="5334">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6931A0D4" w14:textId="6F5FA1AD">
            <w:pPr>
              <w:rPr>
                <w:del w:author="KARLOVCEC, Barbara" w:date="2025-02-26T14:31:00Z" w16du:dateUtc="2025-02-26T13:31:00Z" w:id="5335"/>
                <w:rFonts w:ascii="Calibri" w:hAnsi="Calibri" w:cs="Calibri"/>
                <w:color w:val="000000"/>
              </w:rPr>
            </w:pPr>
            <w:del w:author="KARLOVCEC, Barbara" w:date="2025-02-26T14:31:00Z" w16du:dateUtc="2025-02-26T13:31:00Z" w:id="5336">
              <w:r w:rsidRPr="005D5556" w:rsidDel="00CE235E">
                <w:rPr>
                  <w:rFonts w:ascii="Calibri" w:hAnsi="Calibri" w:cs="Calibri"/>
                  <w:color w:val="000000"/>
                </w:rPr>
                <w:delText>ICE  MAKING MACHINE</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2FF3D6AF" w14:textId="42CA6614">
            <w:pPr>
              <w:rPr>
                <w:del w:author="KARLOVCEC, Barbara" w:date="2025-02-26T14:31:00Z" w16du:dateUtc="2025-02-26T13:31:00Z" w:id="5337"/>
                <w:rFonts w:ascii="Calibri" w:hAnsi="Calibri" w:cs="Calibri"/>
                <w:color w:val="000000"/>
              </w:rPr>
            </w:pPr>
          </w:p>
        </w:tc>
      </w:tr>
      <w:tr w:rsidRPr="005D5556" w:rsidR="00CE70B7" w:rsidDel="00CE235E" w:rsidTr="00CE70B7" w14:paraId="61E70803" w14:textId="35F4CB75">
        <w:trPr>
          <w:trHeight w:val="450"/>
          <w:del w:author="KARLOVCEC, Barbara" w:date="2025-02-26T14:31:00Z" w:id="5338"/>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17F99F0F" w14:textId="7972AEE3">
            <w:pPr>
              <w:rPr>
                <w:del w:author="KARLOVCEC, Barbara" w:date="2025-02-26T14:31:00Z" w16du:dateUtc="2025-02-26T13:31:00Z" w:id="5339"/>
                <w:rFonts w:ascii="Calibri" w:hAnsi="Calibri" w:cs="Calibri"/>
                <w:color w:val="000000"/>
              </w:rPr>
            </w:pPr>
            <w:del w:author="KARLOVCEC, Barbara" w:date="2025-02-26T14:31:00Z" w16du:dateUtc="2025-02-26T13:31:00Z" w:id="5340">
              <w:r w:rsidRPr="005D5556" w:rsidDel="00CE235E">
                <w:rPr>
                  <w:rFonts w:ascii="Calibri" w:hAnsi="Calibri" w:cs="Calibri"/>
                  <w:color w:val="000000"/>
                </w:rPr>
                <w:delText>15</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5E57AE5B" w14:textId="4A8D83BC">
            <w:pPr>
              <w:rPr>
                <w:del w:author="KARLOVCEC, Barbara" w:date="2025-02-26T14:31:00Z" w16du:dateUtc="2025-02-26T13:31:00Z" w:id="5341"/>
                <w:rFonts w:ascii="Calibri" w:hAnsi="Calibri" w:cs="Calibri"/>
                <w:color w:val="000000"/>
              </w:rPr>
            </w:pPr>
            <w:del w:author="KARLOVCEC, Barbara" w:date="2025-02-26T14:31:00Z" w16du:dateUtc="2025-02-26T13:31:00Z" w:id="5342">
              <w:r w:rsidRPr="005D5556" w:rsidDel="00CE235E">
                <w:rPr>
                  <w:rFonts w:ascii="Calibri" w:hAnsi="Calibri" w:cs="Calibri"/>
                  <w:color w:val="000000"/>
                </w:rPr>
                <w:delText xml:space="preserve">FAVOUR ONA VENTURE </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64C8C3D4" w14:textId="52AF96DB">
            <w:pPr>
              <w:rPr>
                <w:del w:author="KARLOVCEC, Barbara" w:date="2025-02-26T14:31:00Z" w16du:dateUtc="2025-02-26T13:31:00Z" w:id="5343"/>
                <w:rFonts w:ascii="Calibri" w:hAnsi="Calibri" w:cs="Calibri"/>
                <w:color w:val="000000"/>
              </w:rPr>
            </w:pPr>
            <w:del w:author="KARLOVCEC, Barbara" w:date="2025-02-26T14:31:00Z" w16du:dateUtc="2025-02-26T13:31:00Z" w:id="5344">
              <w:r w:rsidRPr="005D5556" w:rsidDel="00CE235E">
                <w:rPr>
                  <w:rFonts w:ascii="Calibri" w:hAnsi="Calibri" w:cs="Calibri"/>
                  <w:color w:val="000000"/>
                </w:rPr>
                <w:delText>ABEOKUTA OGUN STATE</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050D9601" w14:textId="3B734B6C">
            <w:pPr>
              <w:rPr>
                <w:del w:author="KARLOVCEC, Barbara" w:date="2025-02-26T14:31:00Z" w16du:dateUtc="2025-02-26T13:31:00Z" w:id="5345"/>
                <w:rFonts w:ascii="Calibri" w:hAnsi="Calibri" w:cs="Calibri"/>
                <w:color w:val="000000"/>
              </w:rPr>
            </w:pPr>
            <w:del w:author="KARLOVCEC, Barbara" w:date="2025-02-26T14:31:00Z" w16du:dateUtc="2025-02-26T13:31:00Z" w:id="5346">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75404CBF" w14:textId="63AD39E7">
            <w:pPr>
              <w:rPr>
                <w:del w:author="KARLOVCEC, Barbara" w:date="2025-02-26T14:31:00Z" w16du:dateUtc="2025-02-26T13:31:00Z" w:id="5347"/>
                <w:rFonts w:ascii="Calibri" w:hAnsi="Calibri" w:cs="Calibri"/>
                <w:color w:val="000000"/>
              </w:rPr>
            </w:pPr>
            <w:del w:author="KARLOVCEC, Barbara" w:date="2025-02-26T14:31:00Z" w16du:dateUtc="2025-02-26T13:31:00Z" w:id="5348">
              <w:r w:rsidRPr="005D5556" w:rsidDel="00CE235E">
                <w:rPr>
                  <w:rFonts w:ascii="Calibri" w:hAnsi="Calibri" w:cs="Calibri"/>
                  <w:color w:val="000000"/>
                </w:rPr>
                <w:delText>ICE  MAKING MACHINE</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3ECD37EB" w14:textId="079338C0">
            <w:pPr>
              <w:rPr>
                <w:del w:author="KARLOVCEC, Barbara" w:date="2025-02-26T14:31:00Z" w16du:dateUtc="2025-02-26T13:31:00Z" w:id="5349"/>
                <w:rFonts w:ascii="Calibri" w:hAnsi="Calibri" w:cs="Calibri"/>
                <w:color w:val="000000"/>
              </w:rPr>
            </w:pPr>
          </w:p>
        </w:tc>
      </w:tr>
      <w:tr w:rsidRPr="005D5556" w:rsidR="00CE70B7" w:rsidDel="00CE235E" w:rsidTr="00CE70B7" w14:paraId="0ADBDB84" w14:textId="6A3E2619">
        <w:trPr>
          <w:trHeight w:val="360"/>
          <w:del w:author="KARLOVCEC, Barbara" w:date="2025-02-26T14:31:00Z" w:id="5350"/>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772B4C87" w14:textId="029CCBD6">
            <w:pPr>
              <w:rPr>
                <w:del w:author="KARLOVCEC, Barbara" w:date="2025-02-26T14:31:00Z" w16du:dateUtc="2025-02-26T13:31:00Z" w:id="5351"/>
                <w:rFonts w:ascii="Calibri" w:hAnsi="Calibri" w:cs="Calibri"/>
                <w:color w:val="000000"/>
              </w:rPr>
            </w:pPr>
            <w:del w:author="KARLOVCEC, Barbara" w:date="2025-02-26T14:31:00Z" w16du:dateUtc="2025-02-26T13:31:00Z" w:id="5352">
              <w:r w:rsidRPr="005D5556" w:rsidDel="00CE235E">
                <w:rPr>
                  <w:rFonts w:ascii="Calibri" w:hAnsi="Calibri" w:cs="Calibri"/>
                  <w:color w:val="000000"/>
                </w:rPr>
                <w:delText>16</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5323D765" w14:textId="6340ADA3">
            <w:pPr>
              <w:rPr>
                <w:del w:author="KARLOVCEC, Barbara" w:date="2025-02-26T14:31:00Z" w16du:dateUtc="2025-02-26T13:31:00Z" w:id="5353"/>
                <w:rFonts w:ascii="Calibri" w:hAnsi="Calibri" w:cs="Calibri"/>
                <w:color w:val="000000"/>
              </w:rPr>
            </w:pPr>
            <w:del w:author="KARLOVCEC, Barbara" w:date="2025-02-26T14:31:00Z" w16du:dateUtc="2025-02-26T13:31:00Z" w:id="5354">
              <w:r w:rsidRPr="005D5556" w:rsidDel="00CE235E">
                <w:rPr>
                  <w:rFonts w:ascii="Calibri" w:hAnsi="Calibri" w:cs="Calibri"/>
                  <w:color w:val="000000"/>
                </w:rPr>
                <w:delText>Deekay and Sons Nigeria LTD</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210B1D61" w14:textId="44114350">
            <w:pPr>
              <w:rPr>
                <w:del w:author="KARLOVCEC, Barbara" w:date="2025-02-26T14:31:00Z" w16du:dateUtc="2025-02-26T13:31:00Z" w:id="5355"/>
                <w:rFonts w:ascii="Calibri" w:hAnsi="Calibri" w:cs="Calibri"/>
                <w:color w:val="000000"/>
              </w:rPr>
            </w:pPr>
            <w:del w:author="KARLOVCEC, Barbara" w:date="2025-02-26T14:31:00Z" w16du:dateUtc="2025-02-26T13:31:00Z" w:id="5356">
              <w:r w:rsidRPr="005D5556" w:rsidDel="00CE235E">
                <w:rPr>
                  <w:rFonts w:ascii="Calibri" w:hAnsi="Calibri" w:cs="Calibri"/>
                  <w:color w:val="000000"/>
                </w:rPr>
                <w:delText>Lagos/Lagos</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4272C3FE" w14:textId="514859B7">
            <w:pPr>
              <w:rPr>
                <w:del w:author="KARLOVCEC, Barbara" w:date="2025-02-26T14:31:00Z" w16du:dateUtc="2025-02-26T13:31:00Z" w:id="5357"/>
                <w:rFonts w:ascii="Calibri" w:hAnsi="Calibri" w:cs="Calibri"/>
                <w:color w:val="000000"/>
              </w:rPr>
            </w:pPr>
            <w:del w:author="KARLOVCEC, Barbara" w:date="2025-02-26T14:31:00Z" w16du:dateUtc="2025-02-26T13:31:00Z" w:id="5358">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47D5B220" w14:textId="1947A06F">
            <w:pPr>
              <w:rPr>
                <w:del w:author="KARLOVCEC, Barbara" w:date="2025-02-26T14:31:00Z" w16du:dateUtc="2025-02-26T13:31:00Z" w:id="5359"/>
                <w:rFonts w:ascii="Calibri" w:hAnsi="Calibri" w:cs="Calibri"/>
                <w:color w:val="000000"/>
              </w:rPr>
            </w:pPr>
            <w:del w:author="KARLOVCEC, Barbara" w:date="2025-02-26T14:31:00Z" w16du:dateUtc="2025-02-26T13:31:00Z" w:id="5360">
              <w:r w:rsidRPr="005D5556" w:rsidDel="00CE235E">
                <w:rPr>
                  <w:rFonts w:ascii="Calibri" w:hAnsi="Calibri" w:cs="Calibri"/>
                  <w:color w:val="000000"/>
                </w:rPr>
                <w:delText>Nexus refrigeration appliances</w:delText>
              </w:r>
              <w:r w:rsidRPr="005D5556" w:rsidDel="00CE235E">
                <w:rPr>
                  <w:rFonts w:ascii="Calibri" w:hAnsi="Calibri" w:cs="Calibri"/>
                  <w:color w:val="000000"/>
                </w:rPr>
                <w:br/>
              </w:r>
              <w:r w:rsidRPr="005D5556" w:rsidDel="00CE235E">
                <w:rPr>
                  <w:rFonts w:ascii="Calibri" w:hAnsi="Calibri" w:cs="Calibri"/>
                  <w:color w:val="000000"/>
                </w:rPr>
                <w:delText xml:space="preserve"> and air conditioners</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6C1F6112" w14:textId="6BE278B8">
            <w:pPr>
              <w:rPr>
                <w:del w:author="KARLOVCEC, Barbara" w:date="2025-02-26T14:31:00Z" w16du:dateUtc="2025-02-26T13:31:00Z" w:id="5361"/>
                <w:rFonts w:ascii="Calibri" w:hAnsi="Calibri" w:cs="Calibri"/>
                <w:color w:val="000000"/>
              </w:rPr>
            </w:pPr>
          </w:p>
        </w:tc>
      </w:tr>
      <w:tr w:rsidRPr="005D5556" w:rsidR="00CE70B7" w:rsidDel="00CE235E" w:rsidTr="00CE70B7" w14:paraId="78F3D557" w14:textId="77193389">
        <w:trPr>
          <w:trHeight w:val="450"/>
          <w:del w:author="KARLOVCEC, Barbara" w:date="2025-02-26T14:31:00Z" w:id="5362"/>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2F8100B1" w14:textId="123BC863">
            <w:pPr>
              <w:rPr>
                <w:del w:author="KARLOVCEC, Barbara" w:date="2025-02-26T14:31:00Z" w16du:dateUtc="2025-02-26T13:31:00Z" w:id="5363"/>
                <w:rFonts w:ascii="Calibri" w:hAnsi="Calibri" w:cs="Calibri"/>
                <w:color w:val="000000"/>
              </w:rPr>
            </w:pPr>
            <w:del w:author="KARLOVCEC, Barbara" w:date="2025-02-26T14:31:00Z" w16du:dateUtc="2025-02-26T13:31:00Z" w:id="5364">
              <w:r w:rsidRPr="005D5556" w:rsidDel="00CE235E">
                <w:rPr>
                  <w:rFonts w:ascii="Calibri" w:hAnsi="Calibri" w:cs="Calibri"/>
                  <w:color w:val="000000"/>
                </w:rPr>
                <w:delText>17</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03044073" w14:textId="35BC1158">
            <w:pPr>
              <w:rPr>
                <w:del w:author="KARLOVCEC, Barbara" w:date="2025-02-26T14:31:00Z" w16du:dateUtc="2025-02-26T13:31:00Z" w:id="5365"/>
                <w:rFonts w:ascii="Calibri" w:hAnsi="Calibri" w:cs="Calibri"/>
                <w:color w:val="000000"/>
              </w:rPr>
            </w:pPr>
            <w:del w:author="KARLOVCEC, Barbara" w:date="2025-02-26T14:31:00Z" w16du:dateUtc="2025-02-26T13:31:00Z" w:id="5366">
              <w:r w:rsidRPr="005D5556" w:rsidDel="00CE235E">
                <w:rPr>
                  <w:rFonts w:ascii="Calibri" w:hAnsi="Calibri" w:cs="Calibri"/>
                  <w:color w:val="000000"/>
                </w:rPr>
                <w:delText>SUNNY OKEOWO NIGERIA ENTERPRISE</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55292D74" w14:textId="0927B522">
            <w:pPr>
              <w:rPr>
                <w:del w:author="KARLOVCEC, Barbara" w:date="2025-02-26T14:31:00Z" w16du:dateUtc="2025-02-26T13:31:00Z" w:id="5367"/>
                <w:rFonts w:ascii="Calibri" w:hAnsi="Calibri" w:cs="Calibri"/>
                <w:color w:val="000000"/>
              </w:rPr>
            </w:pPr>
            <w:del w:author="KARLOVCEC, Barbara" w:date="2025-02-26T14:31:00Z" w16du:dateUtc="2025-02-26T13:31:00Z" w:id="5368">
              <w:r w:rsidRPr="005D5556" w:rsidDel="00CE235E">
                <w:rPr>
                  <w:rFonts w:ascii="Calibri" w:hAnsi="Calibri" w:cs="Calibri"/>
                  <w:color w:val="000000"/>
                </w:rPr>
                <w:delText>Lagos State</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27C1A565" w14:textId="21BE653D">
            <w:pPr>
              <w:rPr>
                <w:del w:author="KARLOVCEC, Barbara" w:date="2025-02-26T14:31:00Z" w16du:dateUtc="2025-02-26T13:31:00Z" w:id="5369"/>
                <w:rFonts w:ascii="Calibri" w:hAnsi="Calibri" w:cs="Calibri"/>
                <w:color w:val="000000"/>
              </w:rPr>
            </w:pPr>
            <w:del w:author="KARLOVCEC, Barbara" w:date="2025-02-26T14:31:00Z" w16du:dateUtc="2025-02-26T13:31:00Z" w:id="5370">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4AF2CD89" w14:textId="1EBE30D5">
            <w:pPr>
              <w:rPr>
                <w:del w:author="KARLOVCEC, Barbara" w:date="2025-02-26T14:31:00Z" w16du:dateUtc="2025-02-26T13:31:00Z" w:id="5371"/>
                <w:rFonts w:ascii="Calibri" w:hAnsi="Calibri" w:cs="Calibri"/>
                <w:color w:val="000000"/>
              </w:rPr>
            </w:pPr>
            <w:del w:author="KARLOVCEC, Barbara" w:date="2025-02-26T14:31:00Z" w16du:dateUtc="2025-02-26T13:31:00Z" w:id="5372">
              <w:r w:rsidRPr="005D5556" w:rsidDel="00CE235E">
                <w:rPr>
                  <w:rFonts w:ascii="Calibri" w:hAnsi="Calibri" w:cs="Calibri"/>
                  <w:color w:val="000000"/>
                </w:rPr>
                <w:delText>ICE  MAKING MACHINE</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5FC3E34C" w14:textId="01641228">
            <w:pPr>
              <w:rPr>
                <w:del w:author="KARLOVCEC, Barbara" w:date="2025-02-26T14:31:00Z" w16du:dateUtc="2025-02-26T13:31:00Z" w:id="5373"/>
                <w:rFonts w:ascii="Calibri" w:hAnsi="Calibri" w:cs="Calibri"/>
                <w:color w:val="000000"/>
              </w:rPr>
            </w:pPr>
          </w:p>
        </w:tc>
      </w:tr>
      <w:tr w:rsidRPr="005D5556" w:rsidR="00CE70B7" w:rsidDel="00CE235E" w:rsidTr="00CE70B7" w14:paraId="1F6543FE" w14:textId="0208E1FA">
        <w:trPr>
          <w:trHeight w:val="675"/>
          <w:del w:author="KARLOVCEC, Barbara" w:date="2025-02-26T14:31:00Z" w:id="5374"/>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3D4C58AD" w14:textId="1C5B726A">
            <w:pPr>
              <w:rPr>
                <w:del w:author="KARLOVCEC, Barbara" w:date="2025-02-26T14:31:00Z" w16du:dateUtc="2025-02-26T13:31:00Z" w:id="5375"/>
                <w:rFonts w:ascii="Calibri" w:hAnsi="Calibri" w:cs="Calibri"/>
                <w:color w:val="000000"/>
              </w:rPr>
            </w:pPr>
            <w:del w:author="KARLOVCEC, Barbara" w:date="2025-02-26T14:31:00Z" w16du:dateUtc="2025-02-26T13:31:00Z" w:id="5376">
              <w:r w:rsidRPr="005D5556" w:rsidDel="00CE235E">
                <w:rPr>
                  <w:rFonts w:ascii="Calibri" w:hAnsi="Calibri" w:cs="Calibri"/>
                  <w:color w:val="000000"/>
                </w:rPr>
                <w:delText>18</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34F2B83E" w14:textId="0BF626B1">
            <w:pPr>
              <w:rPr>
                <w:del w:author="KARLOVCEC, Barbara" w:date="2025-02-26T14:31:00Z" w16du:dateUtc="2025-02-26T13:31:00Z" w:id="5377"/>
                <w:rFonts w:ascii="Calibri" w:hAnsi="Calibri" w:cs="Calibri"/>
                <w:color w:val="000000"/>
              </w:rPr>
            </w:pPr>
            <w:del w:author="KARLOVCEC, Barbara" w:date="2025-02-26T14:31:00Z" w16du:dateUtc="2025-02-26T13:31:00Z" w:id="5378">
              <w:r w:rsidRPr="005D5556" w:rsidDel="00CE235E">
                <w:rPr>
                  <w:rFonts w:ascii="Calibri" w:hAnsi="Calibri" w:cs="Calibri"/>
                  <w:color w:val="000000"/>
                </w:rPr>
                <w:delText>Moonlight Electrocooling Services</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5E9302BB" w14:textId="4251F90D">
            <w:pPr>
              <w:rPr>
                <w:del w:author="KARLOVCEC, Barbara" w:date="2025-02-26T14:31:00Z" w16du:dateUtc="2025-02-26T13:31:00Z" w:id="5379"/>
                <w:rFonts w:ascii="Calibri" w:hAnsi="Calibri" w:cs="Calibri"/>
                <w:color w:val="000000"/>
              </w:rPr>
            </w:pPr>
            <w:del w:author="KARLOVCEC, Barbara" w:date="2025-02-26T14:31:00Z" w16du:dateUtc="2025-02-26T13:31:00Z" w:id="5380">
              <w:r w:rsidRPr="005D5556" w:rsidDel="00CE235E">
                <w:rPr>
                  <w:rFonts w:ascii="Calibri" w:hAnsi="Calibri" w:cs="Calibri"/>
                  <w:color w:val="000000"/>
                </w:rPr>
                <w:delText>Oyo/Ibadan</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48DCA277" w14:textId="02186AAD">
            <w:pPr>
              <w:rPr>
                <w:del w:author="KARLOVCEC, Barbara" w:date="2025-02-26T14:31:00Z" w16du:dateUtc="2025-02-26T13:31:00Z" w:id="5381"/>
                <w:rFonts w:ascii="Calibri" w:hAnsi="Calibri" w:cs="Calibri"/>
                <w:color w:val="000000"/>
              </w:rPr>
            </w:pPr>
            <w:del w:author="KARLOVCEC, Barbara" w:date="2025-02-26T14:31:00Z" w16du:dateUtc="2025-02-26T13:31:00Z" w:id="5382">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53518399" w14:textId="741DE988">
            <w:pPr>
              <w:rPr>
                <w:del w:author="KARLOVCEC, Barbara" w:date="2025-02-26T14:31:00Z" w16du:dateUtc="2025-02-26T13:31:00Z" w:id="5383"/>
                <w:rFonts w:ascii="Calibri" w:hAnsi="Calibri" w:cs="Calibri"/>
                <w:color w:val="000000"/>
              </w:rPr>
            </w:pPr>
            <w:del w:author="KARLOVCEC, Barbara" w:date="2025-02-26T14:31:00Z" w16du:dateUtc="2025-02-26T13:31:00Z" w:id="5384">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COLD ROOM</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793272A6" w14:textId="3A9505B6">
            <w:pPr>
              <w:rPr>
                <w:del w:author="KARLOVCEC, Barbara" w:date="2025-02-26T14:31:00Z" w16du:dateUtc="2025-02-26T13:31:00Z" w:id="5385"/>
                <w:rFonts w:ascii="Calibri" w:hAnsi="Calibri" w:cs="Calibri"/>
                <w:color w:val="000000"/>
              </w:rPr>
            </w:pPr>
          </w:p>
        </w:tc>
      </w:tr>
      <w:tr w:rsidRPr="005D5556" w:rsidR="00CE70B7" w:rsidDel="00CE235E" w:rsidTr="00CE70B7" w14:paraId="317C5DDB" w14:textId="046CBF68">
        <w:trPr>
          <w:trHeight w:val="420"/>
          <w:del w:author="KARLOVCEC, Barbara" w:date="2025-02-26T14:31:00Z" w:id="5386"/>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0AEE1A27" w14:textId="7186E41B">
            <w:pPr>
              <w:rPr>
                <w:del w:author="KARLOVCEC, Barbara" w:date="2025-02-26T14:31:00Z" w16du:dateUtc="2025-02-26T13:31:00Z" w:id="5387"/>
                <w:rFonts w:ascii="Calibri" w:hAnsi="Calibri" w:cs="Calibri"/>
                <w:color w:val="000000"/>
              </w:rPr>
            </w:pPr>
            <w:del w:author="KARLOVCEC, Barbara" w:date="2025-02-26T14:31:00Z" w16du:dateUtc="2025-02-26T13:31:00Z" w:id="5388">
              <w:r w:rsidRPr="005D5556" w:rsidDel="00CE235E">
                <w:rPr>
                  <w:rFonts w:ascii="Calibri" w:hAnsi="Calibri" w:cs="Calibri"/>
                  <w:color w:val="000000"/>
                </w:rPr>
                <w:delText>19</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6B6E0A74" w14:textId="497DD04A">
            <w:pPr>
              <w:rPr>
                <w:del w:author="KARLOVCEC, Barbara" w:date="2025-02-26T14:31:00Z" w16du:dateUtc="2025-02-26T13:31:00Z" w:id="5389"/>
                <w:rFonts w:ascii="Calibri" w:hAnsi="Calibri" w:cs="Calibri"/>
                <w:color w:val="000000"/>
              </w:rPr>
            </w:pPr>
            <w:del w:author="KARLOVCEC, Barbara" w:date="2025-02-26T14:31:00Z" w16du:dateUtc="2025-02-26T13:31:00Z" w:id="5390">
              <w:r w:rsidRPr="005D5556" w:rsidDel="00CE235E">
                <w:rPr>
                  <w:rFonts w:ascii="Calibri" w:hAnsi="Calibri" w:cs="Calibri"/>
                  <w:color w:val="000000"/>
                </w:rPr>
                <w:delText>Adrosh Co Ltd</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7793FE7F" w14:textId="4857196B">
            <w:pPr>
              <w:rPr>
                <w:del w:author="KARLOVCEC, Barbara" w:date="2025-02-26T14:31:00Z" w16du:dateUtc="2025-02-26T13:31:00Z" w:id="5391"/>
                <w:rFonts w:ascii="Calibri" w:hAnsi="Calibri" w:cs="Calibri"/>
                <w:color w:val="000000"/>
              </w:rPr>
            </w:pPr>
            <w:del w:author="KARLOVCEC, Barbara" w:date="2025-02-26T14:31:00Z" w16du:dateUtc="2025-02-26T13:31:00Z" w:id="5392">
              <w:r w:rsidRPr="005D5556" w:rsidDel="00CE235E">
                <w:rPr>
                  <w:rFonts w:ascii="Calibri" w:hAnsi="Calibri" w:cs="Calibri"/>
                  <w:color w:val="000000"/>
                </w:rPr>
                <w:delText>Lagos State</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03973FCF" w14:textId="01D87276">
            <w:pPr>
              <w:rPr>
                <w:del w:author="KARLOVCEC, Barbara" w:date="2025-02-26T14:31:00Z" w16du:dateUtc="2025-02-26T13:31:00Z" w:id="5393"/>
                <w:rFonts w:ascii="Calibri" w:hAnsi="Calibri" w:cs="Calibri"/>
                <w:color w:val="000000"/>
              </w:rPr>
            </w:pPr>
            <w:del w:author="KARLOVCEC, Barbara" w:date="2025-02-26T14:31:00Z" w16du:dateUtc="2025-02-26T13:31:00Z" w:id="5394">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5C778A71" w14:textId="458E94D9">
            <w:pPr>
              <w:rPr>
                <w:del w:author="KARLOVCEC, Barbara" w:date="2025-02-26T14:31:00Z" w16du:dateUtc="2025-02-26T13:31:00Z" w:id="5395"/>
                <w:rFonts w:ascii="Calibri" w:hAnsi="Calibri" w:cs="Calibri"/>
                <w:color w:val="000000"/>
              </w:rPr>
            </w:pPr>
            <w:del w:author="KARLOVCEC, Barbara" w:date="2025-02-26T14:31:00Z" w16du:dateUtc="2025-02-26T13:31:00Z" w:id="5396">
              <w:r w:rsidRPr="005D5556" w:rsidDel="00CE235E">
                <w:rPr>
                  <w:rFonts w:ascii="Calibri" w:hAnsi="Calibri" w:cs="Calibri"/>
                  <w:color w:val="000000"/>
                </w:rPr>
                <w:delText>ICE  MAKING MACHINE</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7106EB43" w14:textId="09F12D8A">
            <w:pPr>
              <w:rPr>
                <w:del w:author="KARLOVCEC, Barbara" w:date="2025-02-26T14:31:00Z" w16du:dateUtc="2025-02-26T13:31:00Z" w:id="5397"/>
                <w:rFonts w:ascii="Calibri" w:hAnsi="Calibri" w:cs="Calibri"/>
                <w:color w:val="000000"/>
              </w:rPr>
            </w:pPr>
          </w:p>
        </w:tc>
      </w:tr>
      <w:tr w:rsidRPr="005D5556" w:rsidR="00CE70B7" w:rsidDel="00CE235E" w:rsidTr="00CE70B7" w14:paraId="13BE1B1D" w14:textId="28CE44D6">
        <w:trPr>
          <w:trHeight w:val="450"/>
          <w:del w:author="KARLOVCEC, Barbara" w:date="2025-02-26T14:31:00Z" w:id="5398"/>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0B295F6C" w14:textId="6CF6B65C">
            <w:pPr>
              <w:rPr>
                <w:del w:author="KARLOVCEC, Barbara" w:date="2025-02-26T14:31:00Z" w16du:dateUtc="2025-02-26T13:31:00Z" w:id="5399"/>
                <w:rFonts w:ascii="Calibri" w:hAnsi="Calibri" w:cs="Calibri"/>
                <w:color w:val="000000"/>
              </w:rPr>
            </w:pPr>
            <w:del w:author="KARLOVCEC, Barbara" w:date="2025-02-26T14:31:00Z" w16du:dateUtc="2025-02-26T13:31:00Z" w:id="5400">
              <w:r w:rsidRPr="005D5556" w:rsidDel="00CE235E">
                <w:rPr>
                  <w:rFonts w:ascii="Calibri" w:hAnsi="Calibri" w:cs="Calibri"/>
                  <w:color w:val="000000"/>
                </w:rPr>
                <w:delText>20</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4D3E62F0" w14:textId="65E343AC">
            <w:pPr>
              <w:rPr>
                <w:del w:author="KARLOVCEC, Barbara" w:date="2025-02-26T14:31:00Z" w16du:dateUtc="2025-02-26T13:31:00Z" w:id="5401"/>
                <w:rFonts w:ascii="Calibri" w:hAnsi="Calibri" w:cs="Calibri"/>
                <w:color w:val="000000"/>
              </w:rPr>
            </w:pPr>
            <w:del w:author="KARLOVCEC, Barbara" w:date="2025-02-26T14:31:00Z" w16du:dateUtc="2025-02-26T13:31:00Z" w:id="5402">
              <w:r w:rsidRPr="005D5556" w:rsidDel="00CE235E">
                <w:rPr>
                  <w:rFonts w:ascii="Calibri" w:hAnsi="Calibri" w:cs="Calibri"/>
                  <w:color w:val="000000"/>
                </w:rPr>
                <w:delText>Hamzat Technical  Services</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6D666D92" w14:textId="7A4C0B5D">
            <w:pPr>
              <w:rPr>
                <w:del w:author="KARLOVCEC, Barbara" w:date="2025-02-26T14:31:00Z" w16du:dateUtc="2025-02-26T13:31:00Z" w:id="5403"/>
                <w:rFonts w:ascii="Calibri" w:hAnsi="Calibri" w:cs="Calibri"/>
                <w:color w:val="000000"/>
              </w:rPr>
            </w:pPr>
            <w:del w:author="KARLOVCEC, Barbara" w:date="2025-02-26T14:31:00Z" w16du:dateUtc="2025-02-26T13:31:00Z" w:id="5404">
              <w:r w:rsidRPr="005D5556" w:rsidDel="00CE235E">
                <w:rPr>
                  <w:rFonts w:ascii="Calibri" w:hAnsi="Calibri" w:cs="Calibri"/>
                  <w:color w:val="000000"/>
                </w:rPr>
                <w:delText>Lagos/Lagos</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0D8678D2" w14:textId="4F553398">
            <w:pPr>
              <w:rPr>
                <w:del w:author="KARLOVCEC, Barbara" w:date="2025-02-26T14:31:00Z" w16du:dateUtc="2025-02-26T13:31:00Z" w:id="5405"/>
                <w:rFonts w:ascii="Calibri" w:hAnsi="Calibri" w:cs="Calibri"/>
                <w:color w:val="000000"/>
              </w:rPr>
            </w:pPr>
            <w:del w:author="KARLOVCEC, Barbara" w:date="2025-02-26T14:31:00Z" w16du:dateUtc="2025-02-26T13:31:00Z" w:id="5406">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7AD5D0A6" w14:textId="7FD42936">
            <w:pPr>
              <w:rPr>
                <w:del w:author="KARLOVCEC, Barbara" w:date="2025-02-26T14:31:00Z" w16du:dateUtc="2025-02-26T13:31:00Z" w:id="5407"/>
                <w:rFonts w:ascii="Calibri" w:hAnsi="Calibri" w:cs="Calibri"/>
                <w:color w:val="000000"/>
              </w:rPr>
            </w:pPr>
            <w:del w:author="KARLOVCEC, Barbara" w:date="2025-02-26T14:31:00Z" w16du:dateUtc="2025-02-26T13:31:00Z" w:id="5408">
              <w:r w:rsidRPr="005D5556" w:rsidDel="00CE235E">
                <w:rPr>
                  <w:rFonts w:ascii="Calibri" w:hAnsi="Calibri" w:cs="Calibri"/>
                  <w:color w:val="000000"/>
                </w:rPr>
                <w:delText>ICE  MAKING MACHINE</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77B271A1" w14:textId="093DF435">
            <w:pPr>
              <w:rPr>
                <w:del w:author="KARLOVCEC, Barbara" w:date="2025-02-26T14:31:00Z" w16du:dateUtc="2025-02-26T13:31:00Z" w:id="5409"/>
                <w:rFonts w:ascii="Calibri" w:hAnsi="Calibri" w:cs="Calibri"/>
                <w:color w:val="000000"/>
              </w:rPr>
            </w:pPr>
          </w:p>
        </w:tc>
      </w:tr>
      <w:tr w:rsidRPr="005D5556" w:rsidR="00CE70B7" w:rsidDel="00CE235E" w:rsidTr="00CE70B7" w14:paraId="1CDD3B7C" w14:textId="0E5F0227">
        <w:trPr>
          <w:trHeight w:val="582"/>
          <w:del w:author="KARLOVCEC, Barbara" w:date="2025-02-26T14:31:00Z" w:id="5410"/>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7F22D11E" w14:textId="2FB53463">
            <w:pPr>
              <w:rPr>
                <w:del w:author="KARLOVCEC, Barbara" w:date="2025-02-26T14:31:00Z" w16du:dateUtc="2025-02-26T13:31:00Z" w:id="5411"/>
                <w:rFonts w:ascii="Calibri" w:hAnsi="Calibri" w:cs="Calibri"/>
                <w:color w:val="000000"/>
              </w:rPr>
            </w:pPr>
            <w:del w:author="KARLOVCEC, Barbara" w:date="2025-02-26T14:31:00Z" w16du:dateUtc="2025-02-26T13:31:00Z" w:id="5412">
              <w:r w:rsidRPr="005D5556" w:rsidDel="00CE235E">
                <w:rPr>
                  <w:rFonts w:ascii="Calibri" w:hAnsi="Calibri" w:cs="Calibri"/>
                  <w:color w:val="000000"/>
                </w:rPr>
                <w:delText>21</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75BD64D4" w14:textId="14352D2E">
            <w:pPr>
              <w:rPr>
                <w:del w:author="KARLOVCEC, Barbara" w:date="2025-02-26T14:31:00Z" w16du:dateUtc="2025-02-26T13:31:00Z" w:id="5413"/>
                <w:rFonts w:ascii="Calibri" w:hAnsi="Calibri" w:cs="Calibri"/>
                <w:color w:val="000000"/>
              </w:rPr>
            </w:pPr>
            <w:del w:author="KARLOVCEC, Barbara" w:date="2025-02-26T14:31:00Z" w16du:dateUtc="2025-02-26T13:31:00Z" w:id="5414">
              <w:r w:rsidRPr="005D5556" w:rsidDel="00CE235E">
                <w:rPr>
                  <w:rFonts w:ascii="Calibri" w:hAnsi="Calibri" w:cs="Calibri"/>
                  <w:color w:val="000000"/>
                </w:rPr>
                <w:delText>Popson Technology Service Works</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7DD21FCF" w14:textId="10000A7B">
            <w:pPr>
              <w:rPr>
                <w:del w:author="KARLOVCEC, Barbara" w:date="2025-02-26T14:31:00Z" w16du:dateUtc="2025-02-26T13:31:00Z" w:id="5415"/>
                <w:rFonts w:ascii="Calibri" w:hAnsi="Calibri" w:cs="Calibri"/>
                <w:color w:val="000000"/>
              </w:rPr>
            </w:pPr>
            <w:del w:author="KARLOVCEC, Barbara" w:date="2025-02-26T14:31:00Z" w16du:dateUtc="2025-02-26T13:31:00Z" w:id="5416">
              <w:r w:rsidRPr="005D5556" w:rsidDel="00CE235E">
                <w:rPr>
                  <w:rFonts w:ascii="Calibri" w:hAnsi="Calibri" w:cs="Calibri"/>
                  <w:color w:val="000000"/>
                </w:rPr>
                <w:delText>IBADAN</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011B3FB7" w14:textId="20489C8C">
            <w:pPr>
              <w:rPr>
                <w:del w:author="KARLOVCEC, Barbara" w:date="2025-02-26T14:31:00Z" w16du:dateUtc="2025-02-26T13:31:00Z" w:id="5417"/>
                <w:rFonts w:ascii="Calibri" w:hAnsi="Calibri" w:cs="Calibri"/>
                <w:color w:val="000000"/>
              </w:rPr>
            </w:pPr>
            <w:del w:author="KARLOVCEC, Barbara" w:date="2025-02-26T14:31:00Z" w16du:dateUtc="2025-02-26T13:31:00Z" w:id="5418">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0D67F82C" w14:textId="75706CC5">
            <w:pPr>
              <w:rPr>
                <w:del w:author="KARLOVCEC, Barbara" w:date="2025-02-26T14:31:00Z" w16du:dateUtc="2025-02-26T13:31:00Z" w:id="5419"/>
                <w:rFonts w:ascii="Calibri" w:hAnsi="Calibri" w:cs="Calibri"/>
                <w:color w:val="000000"/>
              </w:rPr>
            </w:pPr>
            <w:del w:author="KARLOVCEC, Barbara" w:date="2025-02-26T14:31:00Z" w16du:dateUtc="2025-02-26T13:31:00Z" w:id="5420">
              <w:r w:rsidRPr="005D5556" w:rsidDel="00CE235E">
                <w:rPr>
                  <w:rFonts w:ascii="Calibri" w:hAnsi="Calibri" w:cs="Calibri"/>
                  <w:color w:val="000000"/>
                </w:rPr>
                <w:delText>ICE  MAKING MACHINE</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68A8554C" w14:textId="7509A72B">
            <w:pPr>
              <w:rPr>
                <w:del w:author="KARLOVCEC, Barbara" w:date="2025-02-26T14:31:00Z" w16du:dateUtc="2025-02-26T13:31:00Z" w:id="5421"/>
                <w:rFonts w:ascii="Calibri" w:hAnsi="Calibri" w:cs="Calibri"/>
                <w:color w:val="000000"/>
              </w:rPr>
            </w:pPr>
          </w:p>
        </w:tc>
      </w:tr>
      <w:tr w:rsidRPr="005D5556" w:rsidR="00CE70B7" w:rsidDel="00CE235E" w:rsidTr="00CE70B7" w14:paraId="3B5EA0FD" w14:textId="31D5C075">
        <w:trPr>
          <w:trHeight w:val="450"/>
          <w:del w:author="KARLOVCEC, Barbara" w:date="2025-02-26T14:31:00Z" w:id="5422"/>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6E3FD15F" w14:textId="1D4E9457">
            <w:pPr>
              <w:rPr>
                <w:del w:author="KARLOVCEC, Barbara" w:date="2025-02-26T14:31:00Z" w16du:dateUtc="2025-02-26T13:31:00Z" w:id="5423"/>
                <w:rFonts w:ascii="Calibri" w:hAnsi="Calibri" w:cs="Calibri"/>
                <w:color w:val="000000"/>
              </w:rPr>
            </w:pPr>
            <w:del w:author="KARLOVCEC, Barbara" w:date="2025-02-26T14:31:00Z" w16du:dateUtc="2025-02-26T13:31:00Z" w:id="5424">
              <w:r w:rsidRPr="005D5556" w:rsidDel="00CE235E">
                <w:rPr>
                  <w:rFonts w:ascii="Calibri" w:hAnsi="Calibri" w:cs="Calibri"/>
                  <w:color w:val="000000"/>
                </w:rPr>
                <w:delText>22</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215014BC" w14:textId="381A4C8B">
            <w:pPr>
              <w:rPr>
                <w:del w:author="KARLOVCEC, Barbara" w:date="2025-02-26T14:31:00Z" w16du:dateUtc="2025-02-26T13:31:00Z" w:id="5425"/>
                <w:rFonts w:ascii="Calibri" w:hAnsi="Calibri" w:cs="Calibri"/>
                <w:color w:val="000000"/>
              </w:rPr>
            </w:pPr>
            <w:del w:author="KARLOVCEC, Barbara" w:date="2025-02-26T14:31:00Z" w16du:dateUtc="2025-02-26T13:31:00Z" w:id="5426">
              <w:r w:rsidRPr="005D5556" w:rsidDel="00CE235E">
                <w:rPr>
                  <w:rFonts w:ascii="Calibri" w:hAnsi="Calibri" w:cs="Calibri"/>
                  <w:color w:val="000000"/>
                </w:rPr>
                <w:delText>BIDBELL VENTURES</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18384771" w14:textId="1E4AF52E">
            <w:pPr>
              <w:rPr>
                <w:del w:author="KARLOVCEC, Barbara" w:date="2025-02-26T14:31:00Z" w16du:dateUtc="2025-02-26T13:31:00Z" w:id="5427"/>
                <w:rFonts w:ascii="Calibri" w:hAnsi="Calibri" w:cs="Calibri"/>
                <w:color w:val="000000"/>
              </w:rPr>
            </w:pPr>
            <w:del w:author="KARLOVCEC, Barbara" w:date="2025-02-26T14:31:00Z" w16du:dateUtc="2025-02-26T13:31:00Z" w:id="5428">
              <w:r w:rsidRPr="005D5556" w:rsidDel="00CE235E">
                <w:rPr>
                  <w:rFonts w:ascii="Calibri" w:hAnsi="Calibri" w:cs="Calibri"/>
                  <w:color w:val="000000"/>
                </w:rPr>
                <w:delText>Lagos</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4219770B" w14:textId="45358FD5">
            <w:pPr>
              <w:rPr>
                <w:del w:author="KARLOVCEC, Barbara" w:date="2025-02-26T14:31:00Z" w16du:dateUtc="2025-02-26T13:31:00Z" w:id="5429"/>
                <w:rFonts w:ascii="Calibri" w:hAnsi="Calibri" w:cs="Calibri"/>
                <w:color w:val="000000"/>
              </w:rPr>
            </w:pPr>
            <w:del w:author="KARLOVCEC, Barbara" w:date="2025-02-26T14:31:00Z" w16du:dateUtc="2025-02-26T13:31:00Z" w:id="5430">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65F8B54A" w14:textId="32DDC684">
            <w:pPr>
              <w:rPr>
                <w:del w:author="KARLOVCEC, Barbara" w:date="2025-02-26T14:31:00Z" w16du:dateUtc="2025-02-26T13:31:00Z" w:id="5431"/>
                <w:rFonts w:ascii="Calibri" w:hAnsi="Calibri" w:cs="Calibri"/>
                <w:color w:val="000000"/>
              </w:rPr>
            </w:pPr>
            <w:del w:author="KARLOVCEC, Barbara" w:date="2025-02-26T14:31:00Z" w16du:dateUtc="2025-02-26T13:31:00Z" w:id="5432">
              <w:r w:rsidRPr="005D5556" w:rsidDel="00CE235E">
                <w:rPr>
                  <w:rFonts w:ascii="Calibri" w:hAnsi="Calibri" w:cs="Calibri"/>
                  <w:color w:val="000000"/>
                </w:rPr>
                <w:delText>ICE  MAKING MACHINE/</w:delText>
              </w:r>
              <w:r w:rsidRPr="005D5556" w:rsidDel="00CE235E">
                <w:rPr>
                  <w:rFonts w:ascii="Calibri" w:hAnsi="Calibri" w:cs="Calibri"/>
                  <w:color w:val="000000"/>
                </w:rPr>
                <w:br/>
              </w:r>
              <w:r w:rsidRPr="005D5556" w:rsidDel="00CE235E">
                <w:rPr>
                  <w:rFonts w:ascii="Calibri" w:hAnsi="Calibri" w:cs="Calibri"/>
                  <w:color w:val="000000"/>
                </w:rPr>
                <w:delText xml:space="preserve"> COLD ROOM</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114FBEFD" w14:textId="01158681">
            <w:pPr>
              <w:rPr>
                <w:del w:author="KARLOVCEC, Barbara" w:date="2025-02-26T14:31:00Z" w16du:dateUtc="2025-02-26T13:31:00Z" w:id="5433"/>
                <w:rFonts w:ascii="Calibri" w:hAnsi="Calibri" w:cs="Calibri"/>
                <w:color w:val="000000"/>
              </w:rPr>
            </w:pPr>
          </w:p>
        </w:tc>
      </w:tr>
      <w:tr w:rsidRPr="005D5556" w:rsidR="00CE70B7" w:rsidDel="00CE235E" w:rsidTr="00CE70B7" w14:paraId="17A98411" w14:textId="78181ECD">
        <w:trPr>
          <w:trHeight w:val="675"/>
          <w:del w:author="KARLOVCEC, Barbara" w:date="2025-02-26T14:31:00Z" w:id="5434"/>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3852E2C7" w14:textId="2349D4ED">
            <w:pPr>
              <w:rPr>
                <w:del w:author="KARLOVCEC, Barbara" w:date="2025-02-26T14:31:00Z" w16du:dateUtc="2025-02-26T13:31:00Z" w:id="5435"/>
                <w:rFonts w:ascii="Calibri" w:hAnsi="Calibri" w:cs="Calibri"/>
                <w:color w:val="000000"/>
              </w:rPr>
            </w:pPr>
            <w:del w:author="KARLOVCEC, Barbara" w:date="2025-02-26T14:31:00Z" w16du:dateUtc="2025-02-26T13:31:00Z" w:id="5436">
              <w:r w:rsidRPr="005D5556" w:rsidDel="00CE235E">
                <w:rPr>
                  <w:rFonts w:ascii="Calibri" w:hAnsi="Calibri" w:cs="Calibri"/>
                  <w:color w:val="000000"/>
                </w:rPr>
                <w:delText>23</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5ED2B01A" w14:textId="0896ADB2">
            <w:pPr>
              <w:rPr>
                <w:del w:author="KARLOVCEC, Barbara" w:date="2025-02-26T14:31:00Z" w16du:dateUtc="2025-02-26T13:31:00Z" w:id="5437"/>
                <w:rFonts w:ascii="Calibri" w:hAnsi="Calibri" w:cs="Calibri"/>
                <w:color w:val="000000"/>
              </w:rPr>
            </w:pPr>
            <w:del w:author="KARLOVCEC, Barbara" w:date="2025-02-26T14:31:00Z" w16du:dateUtc="2025-02-26T13:31:00Z" w:id="5438">
              <w:r w:rsidRPr="005D5556" w:rsidDel="00CE235E">
                <w:rPr>
                  <w:rFonts w:ascii="Calibri" w:hAnsi="Calibri" w:cs="Calibri"/>
                  <w:color w:val="000000"/>
                </w:rPr>
                <w:delText>Polade</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53BABE0B" w14:textId="601426D5">
            <w:pPr>
              <w:rPr>
                <w:del w:author="KARLOVCEC, Barbara" w:date="2025-02-26T14:31:00Z" w16du:dateUtc="2025-02-26T13:31:00Z" w:id="5439"/>
                <w:rFonts w:ascii="Calibri" w:hAnsi="Calibri" w:cs="Calibri"/>
                <w:color w:val="000000"/>
              </w:rPr>
            </w:pPr>
            <w:del w:author="KARLOVCEC, Barbara" w:date="2025-02-26T14:31:00Z" w16du:dateUtc="2025-02-26T13:31:00Z" w:id="5440">
              <w:r w:rsidRPr="005D5556" w:rsidDel="00CE235E">
                <w:rPr>
                  <w:rFonts w:ascii="Calibri" w:hAnsi="Calibri" w:cs="Calibri"/>
                  <w:color w:val="000000"/>
                </w:rPr>
                <w:delText>Lagos State</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3E199BB7" w14:textId="4EAC6102">
            <w:pPr>
              <w:rPr>
                <w:del w:author="KARLOVCEC, Barbara" w:date="2025-02-26T14:31:00Z" w16du:dateUtc="2025-02-26T13:31:00Z" w:id="5441"/>
                <w:rFonts w:ascii="Calibri" w:hAnsi="Calibri" w:cs="Calibri"/>
                <w:color w:val="000000"/>
              </w:rPr>
            </w:pPr>
            <w:del w:author="KARLOVCEC, Barbara" w:date="2025-02-26T14:31:00Z" w16du:dateUtc="2025-02-26T13:31:00Z" w:id="5442">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77778EA6" w14:textId="4B57482A">
            <w:pPr>
              <w:rPr>
                <w:del w:author="KARLOVCEC, Barbara" w:date="2025-02-26T14:31:00Z" w16du:dateUtc="2025-02-26T13:31:00Z" w:id="5443"/>
                <w:rFonts w:ascii="Calibri" w:hAnsi="Calibri" w:cs="Calibri"/>
                <w:color w:val="000000"/>
              </w:rPr>
            </w:pPr>
            <w:del w:author="KARLOVCEC, Barbara" w:date="2025-02-26T14:31:00Z" w16du:dateUtc="2025-02-26T13:31:00Z" w:id="5444">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COLD-ROOM PANES, SPRAY WORK</w:delText>
              </w:r>
            </w:del>
          </w:p>
        </w:tc>
        <w:tc>
          <w:tcPr>
            <w:tcW w:w="2564" w:type="dxa"/>
            <w:vMerge w:val="restart"/>
            <w:tcBorders>
              <w:top w:val="nil"/>
              <w:left w:val="single" w:color="auto" w:sz="4" w:space="0"/>
              <w:bottom w:val="single" w:color="000000" w:sz="4" w:space="0"/>
              <w:right w:val="single" w:color="auto" w:sz="4" w:space="0"/>
            </w:tcBorders>
            <w:shd w:val="clear" w:color="auto" w:fill="auto"/>
            <w:noWrap/>
            <w:vAlign w:val="bottom"/>
            <w:hideMark/>
          </w:tcPr>
          <w:p w:rsidRPr="005D5556" w:rsidR="00CE70B7" w:rsidDel="00CE235E" w:rsidP="005D5556" w:rsidRDefault="00CE70B7" w14:paraId="40A867F9" w14:textId="21453BE9">
            <w:pPr>
              <w:rPr>
                <w:del w:author="KARLOVCEC, Barbara" w:date="2025-02-26T14:31:00Z" w16du:dateUtc="2025-02-26T13:31:00Z" w:id="5445"/>
                <w:rFonts w:ascii="Calibri" w:hAnsi="Calibri" w:cs="Calibri"/>
                <w:color w:val="000000"/>
              </w:rPr>
            </w:pPr>
            <w:del w:author="KARLOVCEC, Barbara" w:date="2025-02-26T14:31:00Z" w16du:dateUtc="2025-02-26T13:31:00Z" w:id="5446">
              <w:r w:rsidRPr="005D5556" w:rsidDel="00CE235E">
                <w:rPr>
                  <w:rFonts w:ascii="Calibri" w:hAnsi="Calibri" w:cs="Calibri"/>
                  <w:color w:val="000000"/>
                </w:rPr>
                <w:delText>Session #10 (one trainee per company)</w:delText>
              </w:r>
              <w:r w:rsidRPr="005D5556" w:rsidDel="00CE235E" w:rsidR="00E5187C">
                <w:rPr>
                  <w:rFonts w:ascii="Calibri" w:hAnsi="Calibri" w:cs="Calibri"/>
                  <w:color w:val="000000"/>
                </w:rPr>
                <w:br/>
              </w:r>
              <w:r w:rsidRPr="005D5556" w:rsidDel="00CE235E" w:rsidR="00E5187C">
                <w:rPr>
                  <w:rFonts w:ascii="Calibri" w:hAnsi="Calibri" w:cs="Calibri"/>
                  <w:color w:val="000000"/>
                </w:rPr>
                <w:delText>10 companies from Group III + 10 KIP companies</w:delText>
              </w:r>
            </w:del>
          </w:p>
        </w:tc>
      </w:tr>
      <w:tr w:rsidRPr="005D5556" w:rsidR="00CE70B7" w:rsidDel="00CE235E" w:rsidTr="00CE70B7" w14:paraId="701CEE37" w14:textId="4B469E51">
        <w:trPr>
          <w:trHeight w:val="492"/>
          <w:del w:author="KARLOVCEC, Barbara" w:date="2025-02-26T14:31:00Z" w:id="5447"/>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5D3C3406" w14:textId="70715B8F">
            <w:pPr>
              <w:rPr>
                <w:del w:author="KARLOVCEC, Barbara" w:date="2025-02-26T14:31:00Z" w16du:dateUtc="2025-02-26T13:31:00Z" w:id="5448"/>
                <w:rFonts w:ascii="Calibri" w:hAnsi="Calibri" w:cs="Calibri"/>
                <w:color w:val="000000"/>
              </w:rPr>
            </w:pPr>
            <w:del w:author="KARLOVCEC, Barbara" w:date="2025-02-26T14:31:00Z" w16du:dateUtc="2025-02-26T13:31:00Z" w:id="5449">
              <w:r w:rsidRPr="005D5556" w:rsidDel="00CE235E">
                <w:rPr>
                  <w:rFonts w:ascii="Calibri" w:hAnsi="Calibri" w:cs="Calibri"/>
                  <w:color w:val="000000"/>
                </w:rPr>
                <w:delText>24</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69A4BEB1" w14:textId="6D71DD05">
            <w:pPr>
              <w:rPr>
                <w:del w:author="KARLOVCEC, Barbara" w:date="2025-02-26T14:31:00Z" w16du:dateUtc="2025-02-26T13:31:00Z" w:id="5450"/>
                <w:rFonts w:ascii="Calibri" w:hAnsi="Calibri" w:cs="Calibri"/>
                <w:color w:val="000000"/>
              </w:rPr>
            </w:pPr>
            <w:del w:author="KARLOVCEC, Barbara" w:date="2025-02-26T14:31:00Z" w16du:dateUtc="2025-02-26T13:31:00Z" w:id="5451">
              <w:r w:rsidRPr="005D5556" w:rsidDel="00CE235E">
                <w:rPr>
                  <w:rFonts w:ascii="Calibri" w:hAnsi="Calibri" w:cs="Calibri"/>
                  <w:color w:val="000000"/>
                </w:rPr>
                <w:delText>DEKOOLAR NIG LTD</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70347772" w14:textId="56E02765">
            <w:pPr>
              <w:rPr>
                <w:del w:author="KARLOVCEC, Barbara" w:date="2025-02-26T14:31:00Z" w16du:dateUtc="2025-02-26T13:31:00Z" w:id="5452"/>
                <w:rFonts w:ascii="Calibri" w:hAnsi="Calibri" w:cs="Calibri"/>
                <w:color w:val="000000"/>
              </w:rPr>
            </w:pPr>
            <w:del w:author="KARLOVCEC, Barbara" w:date="2025-02-26T14:31:00Z" w16du:dateUtc="2025-02-26T13:31:00Z" w:id="5453">
              <w:r w:rsidRPr="005D5556" w:rsidDel="00CE235E">
                <w:rPr>
                  <w:rFonts w:ascii="Calibri" w:hAnsi="Calibri" w:cs="Calibri"/>
                  <w:color w:val="000000"/>
                </w:rPr>
                <w:delText>Papalanto/Ogun State</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27D746E1" w14:textId="66A00809">
            <w:pPr>
              <w:rPr>
                <w:del w:author="KARLOVCEC, Barbara" w:date="2025-02-26T14:31:00Z" w16du:dateUtc="2025-02-26T13:31:00Z" w:id="5454"/>
                <w:rFonts w:ascii="Calibri" w:hAnsi="Calibri" w:cs="Calibri"/>
                <w:color w:val="000000"/>
              </w:rPr>
            </w:pPr>
            <w:del w:author="KARLOVCEC, Barbara" w:date="2025-02-26T14:31:00Z" w16du:dateUtc="2025-02-26T13:31:00Z" w:id="5455">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08C6DFF6" w14:textId="3DDB0184">
            <w:pPr>
              <w:rPr>
                <w:del w:author="KARLOVCEC, Barbara" w:date="2025-02-26T14:31:00Z" w16du:dateUtc="2025-02-26T13:31:00Z" w:id="5456"/>
                <w:rFonts w:ascii="Calibri" w:hAnsi="Calibri" w:cs="Calibri"/>
                <w:color w:val="000000"/>
              </w:rPr>
            </w:pPr>
            <w:del w:author="KARLOVCEC, Barbara" w:date="2025-02-26T14:31:00Z" w16du:dateUtc="2025-02-26T13:31:00Z" w:id="5457">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COLD ROOM/ FREEZER/ OVEN</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508A9903" w14:textId="15D5EF36">
            <w:pPr>
              <w:rPr>
                <w:del w:author="KARLOVCEC, Barbara" w:date="2025-02-26T14:31:00Z" w16du:dateUtc="2025-02-26T13:31:00Z" w:id="5458"/>
                <w:rFonts w:ascii="Calibri" w:hAnsi="Calibri" w:cs="Calibri"/>
                <w:color w:val="000000"/>
              </w:rPr>
            </w:pPr>
          </w:p>
        </w:tc>
      </w:tr>
      <w:tr w:rsidRPr="005D5556" w:rsidR="00CE70B7" w:rsidDel="00CE235E" w:rsidTr="00CE70B7" w14:paraId="31DE7522" w14:textId="0DC0D1F7">
        <w:trPr>
          <w:trHeight w:val="450"/>
          <w:del w:author="KARLOVCEC, Barbara" w:date="2025-02-26T14:31:00Z" w:id="5459"/>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20EBA3ED" w14:textId="49B9A364">
            <w:pPr>
              <w:rPr>
                <w:del w:author="KARLOVCEC, Barbara" w:date="2025-02-26T14:31:00Z" w16du:dateUtc="2025-02-26T13:31:00Z" w:id="5460"/>
                <w:rFonts w:ascii="Calibri" w:hAnsi="Calibri" w:cs="Calibri"/>
                <w:color w:val="000000"/>
              </w:rPr>
            </w:pPr>
            <w:del w:author="KARLOVCEC, Barbara" w:date="2025-02-26T14:31:00Z" w16du:dateUtc="2025-02-26T13:31:00Z" w:id="5461">
              <w:r w:rsidRPr="005D5556" w:rsidDel="00CE235E">
                <w:rPr>
                  <w:rFonts w:ascii="Calibri" w:hAnsi="Calibri" w:cs="Calibri"/>
                  <w:color w:val="000000"/>
                </w:rPr>
                <w:delText>25</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0AFC7CF7" w14:textId="21798E67">
            <w:pPr>
              <w:rPr>
                <w:del w:author="KARLOVCEC, Barbara" w:date="2025-02-26T14:31:00Z" w16du:dateUtc="2025-02-26T13:31:00Z" w:id="5462"/>
                <w:rFonts w:ascii="Calibri" w:hAnsi="Calibri" w:cs="Calibri"/>
                <w:color w:val="000000"/>
              </w:rPr>
            </w:pPr>
            <w:del w:author="KARLOVCEC, Barbara" w:date="2025-02-26T14:31:00Z" w16du:dateUtc="2025-02-26T13:31:00Z" w:id="5463">
              <w:r w:rsidRPr="005D5556" w:rsidDel="00CE235E">
                <w:rPr>
                  <w:rFonts w:ascii="Calibri" w:hAnsi="Calibri" w:cs="Calibri"/>
                  <w:color w:val="000000"/>
                </w:rPr>
                <w:delText>Fakeye Corporate Enterprises</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1352B63F" w14:textId="19E7F8CC">
            <w:pPr>
              <w:rPr>
                <w:del w:author="KARLOVCEC, Barbara" w:date="2025-02-26T14:31:00Z" w16du:dateUtc="2025-02-26T13:31:00Z" w:id="5464"/>
                <w:rFonts w:ascii="Calibri" w:hAnsi="Calibri" w:cs="Calibri"/>
                <w:color w:val="000000"/>
              </w:rPr>
            </w:pPr>
            <w:del w:author="KARLOVCEC, Barbara" w:date="2025-02-26T14:31:00Z" w16du:dateUtc="2025-02-26T13:31:00Z" w:id="5465">
              <w:r w:rsidRPr="005D5556" w:rsidDel="00CE235E">
                <w:rPr>
                  <w:rFonts w:ascii="Calibri" w:hAnsi="Calibri" w:cs="Calibri"/>
                  <w:color w:val="000000"/>
                </w:rPr>
                <w:delText>Oyo/Ibadan</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6726504C" w14:textId="08DFC352">
            <w:pPr>
              <w:rPr>
                <w:del w:author="KARLOVCEC, Barbara" w:date="2025-02-26T14:31:00Z" w16du:dateUtc="2025-02-26T13:31:00Z" w:id="5466"/>
                <w:rFonts w:ascii="Calibri" w:hAnsi="Calibri" w:cs="Calibri"/>
                <w:color w:val="000000"/>
              </w:rPr>
            </w:pPr>
            <w:del w:author="KARLOVCEC, Barbara" w:date="2025-02-26T14:31:00Z" w16du:dateUtc="2025-02-26T13:31:00Z" w:id="5467">
              <w:r w:rsidRPr="005D5556" w:rsidDel="00CE235E">
                <w:rPr>
                  <w:rFonts w:ascii="Calibri" w:hAnsi="Calibri" w:cs="Calibri"/>
                  <w:color w:val="000000"/>
                </w:rPr>
                <w:delText xml:space="preserve">South West </w:delText>
              </w:r>
            </w:del>
          </w:p>
        </w:tc>
        <w:tc>
          <w:tcPr>
            <w:tcW w:w="1780"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43E36367" w14:textId="51517B83">
            <w:pPr>
              <w:rPr>
                <w:del w:author="KARLOVCEC, Barbara" w:date="2025-02-26T14:31:00Z" w16du:dateUtc="2025-02-26T13:31:00Z" w:id="5468"/>
                <w:rFonts w:ascii="Calibri" w:hAnsi="Calibri" w:cs="Calibri"/>
                <w:color w:val="000000"/>
              </w:rPr>
            </w:pPr>
            <w:del w:author="KARLOVCEC, Barbara" w:date="2025-02-26T14:31:00Z" w16du:dateUtc="2025-02-26T13:31:00Z" w:id="5469">
              <w:r w:rsidRPr="005D5556" w:rsidDel="00CE235E">
                <w:rPr>
                  <w:rFonts w:ascii="Calibri" w:hAnsi="Calibri" w:cs="Calibri"/>
                  <w:color w:val="000000"/>
                </w:rPr>
                <w:delText>ICE  MAKING MACHINE</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05694090" w14:textId="3DFC2915">
            <w:pPr>
              <w:rPr>
                <w:del w:author="KARLOVCEC, Barbara" w:date="2025-02-26T14:31:00Z" w16du:dateUtc="2025-02-26T13:31:00Z" w:id="5470"/>
                <w:rFonts w:ascii="Calibri" w:hAnsi="Calibri" w:cs="Calibri"/>
                <w:color w:val="000000"/>
              </w:rPr>
            </w:pPr>
          </w:p>
        </w:tc>
      </w:tr>
      <w:tr w:rsidRPr="005D5556" w:rsidR="00CE70B7" w:rsidDel="00CE235E" w:rsidTr="00CE70B7" w14:paraId="59D9751F" w14:textId="50824CE5">
        <w:trPr>
          <w:trHeight w:val="300"/>
          <w:del w:author="KARLOVCEC, Barbara" w:date="2025-02-26T14:31:00Z" w:id="5471"/>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3E406242" w14:textId="728C5C19">
            <w:pPr>
              <w:rPr>
                <w:del w:author="KARLOVCEC, Barbara" w:date="2025-02-26T14:31:00Z" w16du:dateUtc="2025-02-26T13:31:00Z" w:id="5472"/>
                <w:rFonts w:ascii="Calibri" w:hAnsi="Calibri" w:cs="Calibri"/>
                <w:color w:val="000000"/>
              </w:rPr>
            </w:pPr>
            <w:del w:author="KARLOVCEC, Barbara" w:date="2025-02-26T14:31:00Z" w16du:dateUtc="2025-02-26T13:31:00Z" w:id="5473">
              <w:r w:rsidRPr="005D5556" w:rsidDel="00CE235E">
                <w:rPr>
                  <w:rFonts w:ascii="Calibri" w:hAnsi="Calibri" w:cs="Calibri"/>
                  <w:color w:val="000000"/>
                </w:rPr>
                <w:delText>26</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47064DB3" w14:textId="1C8B509A">
            <w:pPr>
              <w:rPr>
                <w:del w:author="KARLOVCEC, Barbara" w:date="2025-02-26T14:31:00Z" w16du:dateUtc="2025-02-26T13:31:00Z" w:id="5474"/>
                <w:rFonts w:ascii="Calibri" w:hAnsi="Calibri" w:cs="Calibri"/>
                <w:color w:val="000000"/>
              </w:rPr>
            </w:pPr>
            <w:del w:author="KARLOVCEC, Barbara" w:date="2025-02-26T14:31:00Z" w16du:dateUtc="2025-02-26T13:31:00Z" w:id="5475">
              <w:r w:rsidRPr="005D5556" w:rsidDel="00CE235E">
                <w:rPr>
                  <w:rFonts w:ascii="Calibri" w:hAnsi="Calibri" w:cs="Calibri"/>
                  <w:color w:val="000000"/>
                </w:rPr>
                <w:delText>AjibadeTech Work</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57DFB00E" w14:textId="3CE3DBB4">
            <w:pPr>
              <w:rPr>
                <w:del w:author="KARLOVCEC, Barbara" w:date="2025-02-26T14:31:00Z" w16du:dateUtc="2025-02-26T13:31:00Z" w:id="5476"/>
                <w:rFonts w:ascii="Calibri" w:hAnsi="Calibri" w:cs="Calibri"/>
                <w:color w:val="000000"/>
              </w:rPr>
            </w:pPr>
            <w:del w:author="KARLOVCEC, Barbara" w:date="2025-02-26T14:31:00Z" w16du:dateUtc="2025-02-26T13:31:00Z" w:id="5477">
              <w:r w:rsidRPr="005D5556" w:rsidDel="00CE235E">
                <w:rPr>
                  <w:rFonts w:ascii="Calibri" w:hAnsi="Calibri" w:cs="Calibri"/>
                  <w:color w:val="000000"/>
                </w:rPr>
                <w:delText>Oyo/Ibadan</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3B71F5BC" w14:textId="4FD6D333">
            <w:pPr>
              <w:rPr>
                <w:del w:author="KARLOVCEC, Barbara" w:date="2025-02-26T14:31:00Z" w16du:dateUtc="2025-02-26T13:31:00Z" w:id="5478"/>
                <w:rFonts w:ascii="Calibri" w:hAnsi="Calibri" w:cs="Calibri"/>
                <w:color w:val="000000"/>
              </w:rPr>
            </w:pPr>
            <w:del w:author="KARLOVCEC, Barbara" w:date="2025-02-26T14:31:00Z" w16du:dateUtc="2025-02-26T13:31:00Z" w:id="5479">
              <w:r w:rsidRPr="005D5556" w:rsidDel="00CE235E">
                <w:rPr>
                  <w:rFonts w:ascii="Calibri" w:hAnsi="Calibri" w:cs="Calibri"/>
                  <w:color w:val="000000"/>
                </w:rPr>
                <w:delText xml:space="preserve">South West </w:delText>
              </w:r>
            </w:del>
          </w:p>
        </w:tc>
        <w:tc>
          <w:tcPr>
            <w:tcW w:w="1780"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1DECEF50" w14:textId="1BC1B854">
            <w:pPr>
              <w:rPr>
                <w:del w:author="KARLOVCEC, Barbara" w:date="2025-02-26T14:31:00Z" w16du:dateUtc="2025-02-26T13:31:00Z" w:id="5480"/>
                <w:rFonts w:ascii="Calibri" w:hAnsi="Calibri" w:cs="Calibri"/>
                <w:color w:val="000000"/>
              </w:rPr>
            </w:pPr>
            <w:del w:author="KARLOVCEC, Barbara" w:date="2025-02-26T14:31:00Z" w16du:dateUtc="2025-02-26T13:31:00Z" w:id="5481">
              <w:r w:rsidRPr="005D5556" w:rsidDel="00CE235E">
                <w:rPr>
                  <w:rFonts w:ascii="Calibri" w:hAnsi="Calibri" w:cs="Calibri"/>
                  <w:color w:val="000000"/>
                </w:rPr>
                <w:delText>ICE  MAKING MACHINE</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25A58484" w14:textId="71C93EFC">
            <w:pPr>
              <w:rPr>
                <w:del w:author="KARLOVCEC, Barbara" w:date="2025-02-26T14:31:00Z" w16du:dateUtc="2025-02-26T13:31:00Z" w:id="5482"/>
                <w:rFonts w:ascii="Calibri" w:hAnsi="Calibri" w:cs="Calibri"/>
                <w:color w:val="000000"/>
              </w:rPr>
            </w:pPr>
          </w:p>
        </w:tc>
      </w:tr>
      <w:tr w:rsidRPr="005D5556" w:rsidR="00CE70B7" w:rsidDel="00CE235E" w:rsidTr="00CE70B7" w14:paraId="5E170379" w14:textId="61B0939B">
        <w:trPr>
          <w:trHeight w:val="675"/>
          <w:del w:author="KARLOVCEC, Barbara" w:date="2025-02-26T14:31:00Z" w:id="5483"/>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066F16CF" w14:textId="1A6373E8">
            <w:pPr>
              <w:rPr>
                <w:del w:author="KARLOVCEC, Barbara" w:date="2025-02-26T14:31:00Z" w16du:dateUtc="2025-02-26T13:31:00Z" w:id="5484"/>
                <w:rFonts w:ascii="Calibri" w:hAnsi="Calibri" w:cs="Calibri"/>
                <w:color w:val="000000"/>
              </w:rPr>
            </w:pPr>
            <w:del w:author="KARLOVCEC, Barbara" w:date="2025-02-26T14:31:00Z" w16du:dateUtc="2025-02-26T13:31:00Z" w:id="5485">
              <w:r w:rsidRPr="005D5556" w:rsidDel="00CE235E">
                <w:rPr>
                  <w:rFonts w:ascii="Calibri" w:hAnsi="Calibri" w:cs="Calibri"/>
                  <w:color w:val="000000"/>
                </w:rPr>
                <w:delText>27</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6ECAAFEE" w14:textId="780E6A25">
            <w:pPr>
              <w:rPr>
                <w:del w:author="KARLOVCEC, Barbara" w:date="2025-02-26T14:31:00Z" w16du:dateUtc="2025-02-26T13:31:00Z" w:id="5486"/>
                <w:rFonts w:ascii="Calibri" w:hAnsi="Calibri" w:cs="Calibri"/>
                <w:color w:val="000000"/>
              </w:rPr>
            </w:pPr>
            <w:del w:author="KARLOVCEC, Barbara" w:date="2025-02-26T14:31:00Z" w16du:dateUtc="2025-02-26T13:31:00Z" w:id="5487">
              <w:r w:rsidRPr="005D5556" w:rsidDel="00CE235E">
                <w:rPr>
                  <w:rFonts w:ascii="Calibri" w:hAnsi="Calibri" w:cs="Calibri"/>
                  <w:color w:val="000000"/>
                </w:rPr>
                <w:delText>Samdeb (Nig)  Enterprises</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70CC2828" w14:textId="2F0BC535">
            <w:pPr>
              <w:rPr>
                <w:del w:author="KARLOVCEC, Barbara" w:date="2025-02-26T14:31:00Z" w16du:dateUtc="2025-02-26T13:31:00Z" w:id="5488"/>
                <w:rFonts w:ascii="Calibri" w:hAnsi="Calibri" w:cs="Calibri"/>
                <w:color w:val="000000"/>
              </w:rPr>
            </w:pPr>
            <w:del w:author="KARLOVCEC, Barbara" w:date="2025-02-26T14:31:00Z" w16du:dateUtc="2025-02-26T13:31:00Z" w:id="5489">
              <w:r w:rsidRPr="005D5556" w:rsidDel="00CE235E">
                <w:rPr>
                  <w:rFonts w:ascii="Calibri" w:hAnsi="Calibri" w:cs="Calibri"/>
                  <w:color w:val="000000"/>
                </w:rPr>
                <w:delText>Ibadan/Oyo</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632D798B" w14:textId="212190E8">
            <w:pPr>
              <w:rPr>
                <w:del w:author="KARLOVCEC, Barbara" w:date="2025-02-26T14:31:00Z" w16du:dateUtc="2025-02-26T13:31:00Z" w:id="5490"/>
                <w:rFonts w:ascii="Calibri" w:hAnsi="Calibri" w:cs="Calibri"/>
                <w:color w:val="000000"/>
              </w:rPr>
            </w:pPr>
            <w:del w:author="KARLOVCEC, Barbara" w:date="2025-02-26T14:31:00Z" w16du:dateUtc="2025-02-26T13:31:00Z" w:id="5491">
              <w:r w:rsidRPr="005D5556" w:rsidDel="00CE235E">
                <w:rPr>
                  <w:rFonts w:ascii="Calibri" w:hAnsi="Calibri" w:cs="Calibri"/>
                  <w:color w:val="000000"/>
                </w:rPr>
                <w:delText xml:space="preserve">South west </w:delText>
              </w:r>
            </w:del>
          </w:p>
        </w:tc>
        <w:tc>
          <w:tcPr>
            <w:tcW w:w="178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629CC2CE" w14:textId="41CD6E5F">
            <w:pPr>
              <w:rPr>
                <w:del w:author="KARLOVCEC, Barbara" w:date="2025-02-26T14:31:00Z" w16du:dateUtc="2025-02-26T13:31:00Z" w:id="5492"/>
                <w:rFonts w:ascii="Calibri" w:hAnsi="Calibri" w:cs="Calibri"/>
                <w:color w:val="000000"/>
              </w:rPr>
            </w:pPr>
            <w:del w:author="KARLOVCEC, Barbara" w:date="2025-02-26T14:31:00Z" w16du:dateUtc="2025-02-26T13:31:00Z" w:id="5493">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CHILLERS, AIR CONDITIONERS</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32EA3599" w14:textId="0110198B">
            <w:pPr>
              <w:rPr>
                <w:del w:author="KARLOVCEC, Barbara" w:date="2025-02-26T14:31:00Z" w16du:dateUtc="2025-02-26T13:31:00Z" w:id="5494"/>
                <w:rFonts w:ascii="Calibri" w:hAnsi="Calibri" w:cs="Calibri"/>
                <w:color w:val="000000"/>
              </w:rPr>
            </w:pPr>
          </w:p>
        </w:tc>
      </w:tr>
      <w:tr w:rsidRPr="005D5556" w:rsidR="00CE70B7" w:rsidDel="00CE235E" w:rsidTr="00CE70B7" w14:paraId="55629D57" w14:textId="0A5B321D">
        <w:trPr>
          <w:trHeight w:val="439"/>
          <w:del w:author="KARLOVCEC, Barbara" w:date="2025-02-26T14:31:00Z" w:id="5495"/>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33ED3171" w14:textId="0FC8F883">
            <w:pPr>
              <w:rPr>
                <w:del w:author="KARLOVCEC, Barbara" w:date="2025-02-26T14:31:00Z" w16du:dateUtc="2025-02-26T13:31:00Z" w:id="5496"/>
                <w:rFonts w:ascii="Calibri" w:hAnsi="Calibri" w:cs="Calibri"/>
                <w:color w:val="000000"/>
              </w:rPr>
            </w:pPr>
            <w:del w:author="KARLOVCEC, Barbara" w:date="2025-02-26T14:31:00Z" w16du:dateUtc="2025-02-26T13:31:00Z" w:id="5497">
              <w:r w:rsidRPr="005D5556" w:rsidDel="00CE235E">
                <w:rPr>
                  <w:rFonts w:ascii="Calibri" w:hAnsi="Calibri" w:cs="Calibri"/>
                  <w:color w:val="000000"/>
                </w:rPr>
                <w:delText>28</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2D8E98E3" w14:textId="0FD8C522">
            <w:pPr>
              <w:rPr>
                <w:del w:author="KARLOVCEC, Barbara" w:date="2025-02-26T14:31:00Z" w16du:dateUtc="2025-02-26T13:31:00Z" w:id="5498"/>
                <w:rFonts w:ascii="Calibri" w:hAnsi="Calibri" w:cs="Calibri"/>
                <w:color w:val="000000"/>
              </w:rPr>
            </w:pPr>
            <w:del w:author="KARLOVCEC, Barbara" w:date="2025-02-26T14:31:00Z" w16du:dateUtc="2025-02-26T13:31:00Z" w:id="5499">
              <w:r w:rsidRPr="005D5556" w:rsidDel="00CE235E">
                <w:rPr>
                  <w:rFonts w:ascii="Calibri" w:hAnsi="Calibri" w:cs="Calibri"/>
                  <w:color w:val="000000"/>
                </w:rPr>
                <w:delText>OLATEECH</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528C1853" w14:textId="0BF890B7">
            <w:pPr>
              <w:rPr>
                <w:del w:author="KARLOVCEC, Barbara" w:date="2025-02-26T14:31:00Z" w16du:dateUtc="2025-02-26T13:31:00Z" w:id="5500"/>
                <w:rFonts w:ascii="Calibri" w:hAnsi="Calibri" w:cs="Calibri"/>
                <w:color w:val="000000"/>
              </w:rPr>
            </w:pPr>
            <w:del w:author="KARLOVCEC, Barbara" w:date="2025-02-26T14:31:00Z" w16du:dateUtc="2025-02-26T13:31:00Z" w:id="5501">
              <w:r w:rsidRPr="005D5556" w:rsidDel="00CE235E">
                <w:rPr>
                  <w:rFonts w:ascii="Calibri" w:hAnsi="Calibri" w:cs="Calibri"/>
                  <w:color w:val="000000"/>
                </w:rPr>
                <w:delText>Lagos</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638E1C84" w14:textId="462B37ED">
            <w:pPr>
              <w:rPr>
                <w:del w:author="KARLOVCEC, Barbara" w:date="2025-02-26T14:31:00Z" w16du:dateUtc="2025-02-26T13:31:00Z" w:id="5502"/>
                <w:rFonts w:ascii="Calibri" w:hAnsi="Calibri" w:cs="Calibri"/>
                <w:color w:val="000000"/>
              </w:rPr>
            </w:pPr>
            <w:del w:author="KARLOVCEC, Barbara" w:date="2025-02-26T14:31:00Z" w16du:dateUtc="2025-02-26T13:31:00Z" w:id="5503">
              <w:r w:rsidRPr="005D5556" w:rsidDel="00CE235E">
                <w:rPr>
                  <w:rFonts w:ascii="Calibri" w:hAnsi="Calibri" w:cs="Calibri"/>
                  <w:color w:val="000000"/>
                </w:rPr>
                <w:delText xml:space="preserve">South west </w:delText>
              </w:r>
            </w:del>
          </w:p>
        </w:tc>
        <w:tc>
          <w:tcPr>
            <w:tcW w:w="178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5DE8D12A" w14:textId="315EE944">
            <w:pPr>
              <w:rPr>
                <w:del w:author="KARLOVCEC, Barbara" w:date="2025-02-26T14:31:00Z" w16du:dateUtc="2025-02-26T13:31:00Z" w:id="5504"/>
                <w:rFonts w:ascii="Calibri" w:hAnsi="Calibri" w:cs="Calibri"/>
                <w:color w:val="000000"/>
              </w:rPr>
            </w:pPr>
            <w:del w:author="KARLOVCEC, Barbara" w:date="2025-02-26T14:31:00Z" w16du:dateUtc="2025-02-26T13:31:00Z" w:id="5505">
              <w:r w:rsidRPr="005D5556" w:rsidDel="00CE235E">
                <w:rPr>
                  <w:rFonts w:ascii="Calibri" w:hAnsi="Calibri" w:cs="Calibri"/>
                  <w:color w:val="000000"/>
                </w:rPr>
                <w:delText>ICE  MAKING MACHINE/</w:delText>
              </w:r>
              <w:r w:rsidRPr="005D5556" w:rsidDel="00CE235E">
                <w:rPr>
                  <w:rFonts w:ascii="Calibri" w:hAnsi="Calibri" w:cs="Calibri"/>
                  <w:color w:val="000000"/>
                </w:rPr>
                <w:br/>
              </w:r>
              <w:r w:rsidRPr="005D5556" w:rsidDel="00CE235E">
                <w:rPr>
                  <w:rFonts w:ascii="Calibri" w:hAnsi="Calibri" w:cs="Calibri"/>
                  <w:color w:val="000000"/>
                </w:rPr>
                <w:delText xml:space="preserve"> COLD ROOM</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47AD1099" w14:textId="2127AE6C">
            <w:pPr>
              <w:rPr>
                <w:del w:author="KARLOVCEC, Barbara" w:date="2025-02-26T14:31:00Z" w16du:dateUtc="2025-02-26T13:31:00Z" w:id="5506"/>
                <w:rFonts w:ascii="Calibri" w:hAnsi="Calibri" w:cs="Calibri"/>
                <w:color w:val="000000"/>
              </w:rPr>
            </w:pPr>
          </w:p>
        </w:tc>
      </w:tr>
      <w:tr w:rsidRPr="005D5556" w:rsidR="00CE70B7" w:rsidDel="00CE235E" w:rsidTr="00CE70B7" w14:paraId="73974A30" w14:textId="373EE795">
        <w:trPr>
          <w:trHeight w:val="739"/>
          <w:del w:author="KARLOVCEC, Barbara" w:date="2025-02-26T14:31:00Z" w:id="5507"/>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433AF1B1" w14:textId="3DA18AB5">
            <w:pPr>
              <w:rPr>
                <w:del w:author="KARLOVCEC, Barbara" w:date="2025-02-26T14:31:00Z" w16du:dateUtc="2025-02-26T13:31:00Z" w:id="5508"/>
                <w:rFonts w:ascii="Calibri" w:hAnsi="Calibri" w:cs="Calibri"/>
                <w:color w:val="000000"/>
              </w:rPr>
            </w:pPr>
            <w:del w:author="KARLOVCEC, Barbara" w:date="2025-02-26T14:31:00Z" w16du:dateUtc="2025-02-26T13:31:00Z" w:id="5509">
              <w:r w:rsidRPr="005D5556" w:rsidDel="00CE235E">
                <w:rPr>
                  <w:rFonts w:ascii="Calibri" w:hAnsi="Calibri" w:cs="Calibri"/>
                  <w:color w:val="000000"/>
                </w:rPr>
                <w:delText>29</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4756DA08" w14:textId="0461E761">
            <w:pPr>
              <w:rPr>
                <w:del w:author="KARLOVCEC, Barbara" w:date="2025-02-26T14:31:00Z" w16du:dateUtc="2025-02-26T13:31:00Z" w:id="5510"/>
                <w:rFonts w:ascii="Calibri" w:hAnsi="Calibri" w:cs="Calibri"/>
                <w:color w:val="000000"/>
              </w:rPr>
            </w:pPr>
            <w:del w:author="KARLOVCEC, Barbara" w:date="2025-02-26T14:31:00Z" w16du:dateUtc="2025-02-26T13:31:00Z" w:id="5511">
              <w:r w:rsidRPr="005D5556" w:rsidDel="00CE235E">
                <w:rPr>
                  <w:rFonts w:ascii="Calibri" w:hAnsi="Calibri" w:cs="Calibri"/>
                  <w:color w:val="000000"/>
                </w:rPr>
                <w:delText>Coldcare Nigeria Ltd</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69F750BA" w14:textId="0DDA8620">
            <w:pPr>
              <w:rPr>
                <w:del w:author="KARLOVCEC, Barbara" w:date="2025-02-26T14:31:00Z" w16du:dateUtc="2025-02-26T13:31:00Z" w:id="5512"/>
                <w:rFonts w:ascii="Calibri" w:hAnsi="Calibri" w:cs="Calibri"/>
                <w:color w:val="000000"/>
              </w:rPr>
            </w:pPr>
            <w:del w:author="KARLOVCEC, Barbara" w:date="2025-02-26T14:31:00Z" w16du:dateUtc="2025-02-26T13:31:00Z" w:id="5513">
              <w:r w:rsidRPr="005D5556" w:rsidDel="00CE235E">
                <w:rPr>
                  <w:rFonts w:ascii="Calibri" w:hAnsi="Calibri" w:cs="Calibri"/>
                  <w:color w:val="000000"/>
                </w:rPr>
                <w:delText>Lagos State</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4FE0D805" w14:textId="3911CCC1">
            <w:pPr>
              <w:rPr>
                <w:del w:author="KARLOVCEC, Barbara" w:date="2025-02-26T14:31:00Z" w16du:dateUtc="2025-02-26T13:31:00Z" w:id="5514"/>
                <w:rFonts w:ascii="Calibri" w:hAnsi="Calibri" w:cs="Calibri"/>
                <w:color w:val="000000"/>
              </w:rPr>
            </w:pPr>
            <w:del w:author="KARLOVCEC, Barbara" w:date="2025-02-26T14:31:00Z" w16du:dateUtc="2025-02-26T13:31:00Z" w:id="5515">
              <w:r w:rsidRPr="005D5556" w:rsidDel="00CE235E">
                <w:rPr>
                  <w:rFonts w:ascii="Calibri" w:hAnsi="Calibri" w:cs="Calibri"/>
                  <w:color w:val="000000"/>
                </w:rPr>
                <w:delText xml:space="preserve">South West </w:delText>
              </w:r>
            </w:del>
          </w:p>
        </w:tc>
        <w:tc>
          <w:tcPr>
            <w:tcW w:w="178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7FCC1998" w14:textId="320C76AB">
            <w:pPr>
              <w:rPr>
                <w:del w:author="KARLOVCEC, Barbara" w:date="2025-02-26T14:31:00Z" w16du:dateUtc="2025-02-26T13:31:00Z" w:id="5516"/>
                <w:rFonts w:ascii="Calibri" w:hAnsi="Calibri" w:cs="Calibri"/>
                <w:color w:val="000000"/>
              </w:rPr>
            </w:pPr>
            <w:del w:author="KARLOVCEC, Barbara" w:date="2025-02-26T14:31:00Z" w16du:dateUtc="2025-02-26T13:31:00Z" w:id="5517">
              <w:r w:rsidRPr="005D5556" w:rsidDel="00CE235E">
                <w:rPr>
                  <w:rFonts w:ascii="Calibri" w:hAnsi="Calibri" w:cs="Calibri"/>
                  <w:color w:val="000000"/>
                </w:rPr>
                <w:delText>commercial, industrial</w:delText>
              </w:r>
              <w:r w:rsidRPr="005D5556" w:rsidDel="00CE235E">
                <w:rPr>
                  <w:rFonts w:ascii="Calibri" w:hAnsi="Calibri" w:cs="Calibri"/>
                  <w:color w:val="000000"/>
                </w:rPr>
                <w:br/>
              </w:r>
              <w:r w:rsidRPr="005D5556" w:rsidDel="00CE235E">
                <w:rPr>
                  <w:rFonts w:ascii="Calibri" w:hAnsi="Calibri" w:cs="Calibri"/>
                  <w:color w:val="000000"/>
                </w:rPr>
                <w:delText xml:space="preserve"> and residential refrigeration</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53FEDDFE" w14:textId="23315963">
            <w:pPr>
              <w:rPr>
                <w:del w:author="KARLOVCEC, Barbara" w:date="2025-02-26T14:31:00Z" w16du:dateUtc="2025-02-26T13:31:00Z" w:id="5518"/>
                <w:rFonts w:ascii="Calibri" w:hAnsi="Calibri" w:cs="Calibri"/>
                <w:color w:val="000000"/>
              </w:rPr>
            </w:pPr>
          </w:p>
        </w:tc>
      </w:tr>
      <w:tr w:rsidRPr="005D5556" w:rsidR="00CE70B7" w:rsidDel="00CE235E" w:rsidTr="00CE70B7" w14:paraId="1145E3EB" w14:textId="668B574D">
        <w:trPr>
          <w:trHeight w:val="552"/>
          <w:del w:author="KARLOVCEC, Barbara" w:date="2025-02-26T14:31:00Z" w:id="5519"/>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0E060961" w14:textId="59481742">
            <w:pPr>
              <w:rPr>
                <w:del w:author="KARLOVCEC, Barbara" w:date="2025-02-26T14:31:00Z" w16du:dateUtc="2025-02-26T13:31:00Z" w:id="5520"/>
                <w:rFonts w:ascii="Calibri" w:hAnsi="Calibri" w:cs="Calibri"/>
                <w:color w:val="000000"/>
              </w:rPr>
            </w:pPr>
            <w:del w:author="KARLOVCEC, Barbara" w:date="2025-02-26T14:31:00Z" w16du:dateUtc="2025-02-26T13:31:00Z" w:id="5521">
              <w:r w:rsidRPr="005D5556" w:rsidDel="00CE235E">
                <w:rPr>
                  <w:rFonts w:ascii="Calibri" w:hAnsi="Calibri" w:cs="Calibri"/>
                  <w:color w:val="000000"/>
                </w:rPr>
                <w:delText>30</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18A27E1F" w14:textId="4D6E19F9">
            <w:pPr>
              <w:rPr>
                <w:del w:author="KARLOVCEC, Barbara" w:date="2025-02-26T14:31:00Z" w16du:dateUtc="2025-02-26T13:31:00Z" w:id="5522"/>
                <w:rFonts w:ascii="Calibri" w:hAnsi="Calibri" w:cs="Calibri"/>
                <w:color w:val="000000"/>
              </w:rPr>
            </w:pPr>
            <w:del w:author="KARLOVCEC, Barbara" w:date="2025-02-26T14:31:00Z" w16du:dateUtc="2025-02-26T13:31:00Z" w:id="5523">
              <w:r w:rsidRPr="005D5556" w:rsidDel="00CE235E">
                <w:rPr>
                  <w:rFonts w:ascii="Calibri" w:hAnsi="Calibri" w:cs="Calibri"/>
                  <w:color w:val="000000"/>
                </w:rPr>
                <w:delText>OSENI TECH. ENTERPRISE</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2CCD215D" w14:textId="28BC208F">
            <w:pPr>
              <w:rPr>
                <w:del w:author="KARLOVCEC, Barbara" w:date="2025-02-26T14:31:00Z" w16du:dateUtc="2025-02-26T13:31:00Z" w:id="5524"/>
                <w:rFonts w:ascii="Calibri" w:hAnsi="Calibri" w:cs="Calibri"/>
                <w:color w:val="000000"/>
              </w:rPr>
            </w:pPr>
            <w:del w:author="KARLOVCEC, Barbara" w:date="2025-02-26T14:31:00Z" w16du:dateUtc="2025-02-26T13:31:00Z" w:id="5525">
              <w:r w:rsidRPr="005D5556" w:rsidDel="00CE235E">
                <w:rPr>
                  <w:rFonts w:ascii="Calibri" w:hAnsi="Calibri" w:cs="Calibri"/>
                  <w:color w:val="000000"/>
                </w:rPr>
                <w:delText>OGUN STATE</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5485A5CE" w14:textId="4BB4CB1B">
            <w:pPr>
              <w:rPr>
                <w:del w:author="KARLOVCEC, Barbara" w:date="2025-02-26T14:31:00Z" w16du:dateUtc="2025-02-26T13:31:00Z" w:id="5526"/>
                <w:rFonts w:ascii="Calibri" w:hAnsi="Calibri" w:cs="Calibri"/>
                <w:color w:val="000000"/>
              </w:rPr>
            </w:pPr>
            <w:del w:author="KARLOVCEC, Barbara" w:date="2025-02-26T14:31:00Z" w16du:dateUtc="2025-02-26T13:31:00Z" w:id="5527">
              <w:r w:rsidRPr="005D5556" w:rsidDel="00CE235E">
                <w:rPr>
                  <w:rFonts w:ascii="Calibri" w:hAnsi="Calibri" w:cs="Calibri"/>
                  <w:color w:val="000000"/>
                </w:rPr>
                <w:delText xml:space="preserve">South West </w:delText>
              </w:r>
            </w:del>
          </w:p>
        </w:tc>
        <w:tc>
          <w:tcPr>
            <w:tcW w:w="1780"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2636B272" w14:textId="5504A45A">
            <w:pPr>
              <w:rPr>
                <w:del w:author="KARLOVCEC, Barbara" w:date="2025-02-26T14:31:00Z" w16du:dateUtc="2025-02-26T13:31:00Z" w:id="5528"/>
                <w:rFonts w:ascii="Calibri" w:hAnsi="Calibri" w:cs="Calibri"/>
                <w:color w:val="000000"/>
              </w:rPr>
            </w:pPr>
            <w:del w:author="KARLOVCEC, Barbara" w:date="2025-02-26T14:31:00Z" w16du:dateUtc="2025-02-26T13:31:00Z" w:id="5529">
              <w:r w:rsidRPr="005D5556" w:rsidDel="00CE235E">
                <w:rPr>
                  <w:rFonts w:ascii="Calibri" w:hAnsi="Calibri" w:cs="Calibri"/>
                  <w:color w:val="000000"/>
                </w:rPr>
                <w:delText>ICE  MAKING MACHINE</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1B687464" w14:textId="2E21ECEF">
            <w:pPr>
              <w:rPr>
                <w:del w:author="KARLOVCEC, Barbara" w:date="2025-02-26T14:31:00Z" w16du:dateUtc="2025-02-26T13:31:00Z" w:id="5530"/>
                <w:rFonts w:ascii="Calibri" w:hAnsi="Calibri" w:cs="Calibri"/>
                <w:color w:val="000000"/>
              </w:rPr>
            </w:pPr>
          </w:p>
        </w:tc>
      </w:tr>
      <w:tr w:rsidRPr="005D5556" w:rsidR="00CE70B7" w:rsidDel="00CE235E" w:rsidTr="00CE70B7" w14:paraId="403159C6" w14:textId="446E2AE2">
        <w:trPr>
          <w:trHeight w:val="450"/>
          <w:del w:author="KARLOVCEC, Barbara" w:date="2025-02-26T14:31:00Z" w:id="5531"/>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41455BB4" w14:textId="6086DEC3">
            <w:pPr>
              <w:rPr>
                <w:del w:author="KARLOVCEC, Barbara" w:date="2025-02-26T14:31:00Z" w16du:dateUtc="2025-02-26T13:31:00Z" w:id="5532"/>
                <w:rFonts w:ascii="Calibri" w:hAnsi="Calibri" w:cs="Calibri"/>
                <w:color w:val="000000"/>
              </w:rPr>
            </w:pPr>
            <w:del w:author="KARLOVCEC, Barbara" w:date="2025-02-26T14:31:00Z" w16du:dateUtc="2025-02-26T13:31:00Z" w:id="5533">
              <w:r w:rsidRPr="005D5556" w:rsidDel="00CE235E">
                <w:rPr>
                  <w:rFonts w:ascii="Calibri" w:hAnsi="Calibri" w:cs="Calibri"/>
                  <w:color w:val="000000"/>
                </w:rPr>
                <w:delText>31</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1CDBDE1C" w14:textId="39E50ED8">
            <w:pPr>
              <w:rPr>
                <w:del w:author="KARLOVCEC, Barbara" w:date="2025-02-26T14:31:00Z" w16du:dateUtc="2025-02-26T13:31:00Z" w:id="5534"/>
                <w:rFonts w:ascii="Calibri" w:hAnsi="Calibri" w:cs="Calibri"/>
                <w:color w:val="000000"/>
              </w:rPr>
            </w:pPr>
            <w:del w:author="KARLOVCEC, Barbara" w:date="2025-02-26T14:31:00Z" w16du:dateUtc="2025-02-26T13:31:00Z" w:id="5535">
              <w:r w:rsidRPr="005D5556" w:rsidDel="00CE235E">
                <w:rPr>
                  <w:rFonts w:ascii="Calibri" w:hAnsi="Calibri" w:cs="Calibri"/>
                  <w:color w:val="000000"/>
                </w:rPr>
                <w:delText>BAYOSON TECHNICAL</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39E4AA38" w14:textId="318E4F2F">
            <w:pPr>
              <w:rPr>
                <w:del w:author="KARLOVCEC, Barbara" w:date="2025-02-26T14:31:00Z" w16du:dateUtc="2025-02-26T13:31:00Z" w:id="5536"/>
                <w:rFonts w:ascii="Calibri" w:hAnsi="Calibri" w:cs="Calibri"/>
                <w:color w:val="000000"/>
              </w:rPr>
            </w:pPr>
            <w:del w:author="KARLOVCEC, Barbara" w:date="2025-02-26T14:31:00Z" w16du:dateUtc="2025-02-26T13:31:00Z" w:id="5537">
              <w:r w:rsidRPr="005D5556" w:rsidDel="00CE235E">
                <w:rPr>
                  <w:rFonts w:ascii="Calibri" w:hAnsi="Calibri" w:cs="Calibri"/>
                  <w:color w:val="000000"/>
                </w:rPr>
                <w:delText>Lagos</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1462FC37" w14:textId="4F0BC0C8">
            <w:pPr>
              <w:rPr>
                <w:del w:author="KARLOVCEC, Barbara" w:date="2025-02-26T14:31:00Z" w16du:dateUtc="2025-02-26T13:31:00Z" w:id="5538"/>
                <w:rFonts w:ascii="Calibri" w:hAnsi="Calibri" w:cs="Calibri"/>
                <w:color w:val="000000"/>
              </w:rPr>
            </w:pPr>
            <w:del w:author="KARLOVCEC, Barbara" w:date="2025-02-26T14:31:00Z" w16du:dateUtc="2025-02-26T13:31:00Z" w:id="5539">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3472839A" w14:textId="55157E4E">
            <w:pPr>
              <w:rPr>
                <w:del w:author="KARLOVCEC, Barbara" w:date="2025-02-26T14:31:00Z" w16du:dateUtc="2025-02-26T13:31:00Z" w:id="5540"/>
                <w:rFonts w:ascii="Calibri" w:hAnsi="Calibri" w:cs="Calibri"/>
                <w:color w:val="000000"/>
              </w:rPr>
            </w:pPr>
            <w:del w:author="KARLOVCEC, Barbara" w:date="2025-02-26T14:31:00Z" w16du:dateUtc="2025-02-26T13:31:00Z" w:id="5541">
              <w:r w:rsidRPr="005D5556" w:rsidDel="00CE235E">
                <w:rPr>
                  <w:rFonts w:ascii="Calibri" w:hAnsi="Calibri" w:cs="Calibri"/>
                  <w:color w:val="000000"/>
                </w:rPr>
                <w:delText xml:space="preserve">ICE  MAKING MACHINE/ </w:delText>
              </w:r>
              <w:r w:rsidRPr="005D5556" w:rsidDel="00CE235E">
                <w:rPr>
                  <w:rFonts w:ascii="Calibri" w:hAnsi="Calibri" w:cs="Calibri"/>
                  <w:color w:val="000000"/>
                </w:rPr>
                <w:br/>
              </w:r>
              <w:r w:rsidRPr="005D5556" w:rsidDel="00CE235E">
                <w:rPr>
                  <w:rFonts w:ascii="Calibri" w:hAnsi="Calibri" w:cs="Calibri"/>
                  <w:color w:val="000000"/>
                </w:rPr>
                <w:delText>COLD ROOM</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282F7893" w14:textId="349B49E2">
            <w:pPr>
              <w:rPr>
                <w:del w:author="KARLOVCEC, Barbara" w:date="2025-02-26T14:31:00Z" w16du:dateUtc="2025-02-26T13:31:00Z" w:id="5542"/>
                <w:rFonts w:ascii="Calibri" w:hAnsi="Calibri" w:cs="Calibri"/>
                <w:color w:val="000000"/>
              </w:rPr>
            </w:pPr>
          </w:p>
        </w:tc>
      </w:tr>
      <w:tr w:rsidRPr="005D5556" w:rsidR="00CE70B7" w:rsidDel="00CE235E" w:rsidTr="00CE70B7" w14:paraId="08228A3A" w14:textId="7203DF93">
        <w:trPr>
          <w:trHeight w:val="450"/>
          <w:del w:author="KARLOVCEC, Barbara" w:date="2025-02-26T14:31:00Z" w:id="5543"/>
        </w:trPr>
        <w:tc>
          <w:tcPr>
            <w:tcW w:w="380" w:type="dxa"/>
            <w:tcBorders>
              <w:top w:val="nil"/>
              <w:left w:val="single" w:color="auto" w:sz="4" w:space="0"/>
              <w:bottom w:val="single" w:color="auto" w:sz="4" w:space="0"/>
              <w:right w:val="single" w:color="auto" w:sz="4" w:space="0"/>
            </w:tcBorders>
            <w:shd w:val="clear" w:color="auto" w:fill="auto"/>
            <w:noWrap/>
            <w:vAlign w:val="center"/>
            <w:hideMark/>
          </w:tcPr>
          <w:p w:rsidRPr="005D5556" w:rsidR="00CE70B7" w:rsidDel="00CE235E" w:rsidP="00CE70B7" w:rsidRDefault="00CE70B7" w14:paraId="404DC783" w14:textId="4FE5A372">
            <w:pPr>
              <w:rPr>
                <w:del w:author="KARLOVCEC, Barbara" w:date="2025-02-26T14:31:00Z" w16du:dateUtc="2025-02-26T13:31:00Z" w:id="5544"/>
                <w:rFonts w:ascii="Calibri" w:hAnsi="Calibri" w:cs="Calibri"/>
                <w:color w:val="000000"/>
              </w:rPr>
            </w:pPr>
            <w:del w:author="KARLOVCEC, Barbara" w:date="2025-02-26T14:31:00Z" w16du:dateUtc="2025-02-26T13:31:00Z" w:id="5545">
              <w:r w:rsidRPr="005D5556" w:rsidDel="00CE235E">
                <w:rPr>
                  <w:rFonts w:ascii="Calibri" w:hAnsi="Calibri" w:cs="Calibri"/>
                  <w:color w:val="000000"/>
                </w:rPr>
                <w:delText>32</w:delText>
              </w:r>
            </w:del>
          </w:p>
        </w:tc>
        <w:tc>
          <w:tcPr>
            <w:tcW w:w="1640"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02EBCA7B" w14:textId="4A0E4686">
            <w:pPr>
              <w:rPr>
                <w:del w:author="KARLOVCEC, Barbara" w:date="2025-02-26T14:31:00Z" w16du:dateUtc="2025-02-26T13:31:00Z" w:id="5546"/>
                <w:rFonts w:ascii="Calibri" w:hAnsi="Calibri" w:cs="Calibri"/>
                <w:color w:val="000000"/>
              </w:rPr>
            </w:pPr>
            <w:del w:author="KARLOVCEC, Barbara" w:date="2025-02-26T14:31:00Z" w16du:dateUtc="2025-02-26T13:31:00Z" w:id="5547">
              <w:r w:rsidRPr="005D5556" w:rsidDel="00CE235E">
                <w:rPr>
                  <w:rFonts w:ascii="Calibri" w:hAnsi="Calibri" w:cs="Calibri"/>
                  <w:color w:val="000000"/>
                </w:rPr>
                <w:delText>Olurotimi Olufowose NIG Ent</w:delText>
              </w:r>
            </w:del>
          </w:p>
        </w:tc>
        <w:tc>
          <w:tcPr>
            <w:tcW w:w="1097" w:type="dxa"/>
            <w:tcBorders>
              <w:top w:val="nil"/>
              <w:left w:val="nil"/>
              <w:bottom w:val="single" w:color="auto" w:sz="4" w:space="0"/>
              <w:right w:val="single" w:color="auto" w:sz="4" w:space="0"/>
            </w:tcBorders>
            <w:shd w:val="clear" w:color="auto" w:fill="auto"/>
            <w:vAlign w:val="center"/>
            <w:hideMark/>
          </w:tcPr>
          <w:p w:rsidRPr="005D5556" w:rsidR="00CE70B7" w:rsidDel="00CE235E" w:rsidP="00CE70B7" w:rsidRDefault="00CE70B7" w14:paraId="2AC374A7" w14:textId="42C6E68F">
            <w:pPr>
              <w:rPr>
                <w:del w:author="KARLOVCEC, Barbara" w:date="2025-02-26T14:31:00Z" w16du:dateUtc="2025-02-26T13:31:00Z" w:id="5548"/>
                <w:rFonts w:ascii="Calibri" w:hAnsi="Calibri" w:cs="Calibri"/>
                <w:color w:val="000000"/>
              </w:rPr>
            </w:pPr>
            <w:del w:author="KARLOVCEC, Barbara" w:date="2025-02-26T14:31:00Z" w16du:dateUtc="2025-02-26T13:31:00Z" w:id="5549">
              <w:r w:rsidRPr="005D5556" w:rsidDel="00CE235E">
                <w:rPr>
                  <w:rFonts w:ascii="Calibri" w:hAnsi="Calibri" w:cs="Calibri"/>
                  <w:color w:val="000000"/>
                </w:rPr>
                <w:delText>Oyo/Ibadan</w:delText>
              </w:r>
            </w:del>
          </w:p>
        </w:tc>
        <w:tc>
          <w:tcPr>
            <w:tcW w:w="919"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275EE557" w14:textId="6A1F1AB6">
            <w:pPr>
              <w:rPr>
                <w:del w:author="KARLOVCEC, Barbara" w:date="2025-02-26T14:31:00Z" w16du:dateUtc="2025-02-26T13:31:00Z" w:id="5550"/>
                <w:rFonts w:ascii="Calibri" w:hAnsi="Calibri" w:cs="Calibri"/>
                <w:color w:val="000000"/>
              </w:rPr>
            </w:pPr>
            <w:del w:author="KARLOVCEC, Barbara" w:date="2025-02-26T14:31:00Z" w16du:dateUtc="2025-02-26T13:31:00Z" w:id="5551">
              <w:r w:rsidRPr="005D5556" w:rsidDel="00CE235E">
                <w:rPr>
                  <w:rFonts w:ascii="Calibri" w:hAnsi="Calibri" w:cs="Calibri"/>
                  <w:color w:val="000000"/>
                </w:rPr>
                <w:delText>South West</w:delText>
              </w:r>
            </w:del>
          </w:p>
        </w:tc>
        <w:tc>
          <w:tcPr>
            <w:tcW w:w="1780" w:type="dxa"/>
            <w:tcBorders>
              <w:top w:val="nil"/>
              <w:left w:val="nil"/>
              <w:bottom w:val="single" w:color="auto" w:sz="4" w:space="0"/>
              <w:right w:val="single" w:color="auto" w:sz="4" w:space="0"/>
            </w:tcBorders>
            <w:shd w:val="clear" w:color="auto" w:fill="auto"/>
            <w:noWrap/>
            <w:vAlign w:val="center"/>
            <w:hideMark/>
          </w:tcPr>
          <w:p w:rsidRPr="005D5556" w:rsidR="00CE70B7" w:rsidDel="00CE235E" w:rsidP="00CE70B7" w:rsidRDefault="00CE70B7" w14:paraId="7E910DB3" w14:textId="271CA7B9">
            <w:pPr>
              <w:rPr>
                <w:del w:author="KARLOVCEC, Barbara" w:date="2025-02-26T14:31:00Z" w16du:dateUtc="2025-02-26T13:31:00Z" w:id="5552"/>
                <w:rFonts w:ascii="Calibri" w:hAnsi="Calibri" w:cs="Calibri"/>
                <w:color w:val="000000"/>
              </w:rPr>
            </w:pPr>
            <w:del w:author="KARLOVCEC, Barbara" w:date="2025-02-26T14:31:00Z" w16du:dateUtc="2025-02-26T13:31:00Z" w:id="5553">
              <w:r w:rsidRPr="005D5556" w:rsidDel="00CE235E">
                <w:rPr>
                  <w:rFonts w:ascii="Calibri" w:hAnsi="Calibri" w:cs="Calibri"/>
                  <w:color w:val="000000"/>
                </w:rPr>
                <w:delText>ICE  MAKING MACHINE</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1DC776BA" w14:textId="115B2E17">
            <w:pPr>
              <w:rPr>
                <w:del w:author="KARLOVCEC, Barbara" w:date="2025-02-26T14:31:00Z" w16du:dateUtc="2025-02-26T13:31:00Z" w:id="5554"/>
                <w:rFonts w:ascii="Calibri" w:hAnsi="Calibri" w:cs="Calibri"/>
                <w:color w:val="000000"/>
              </w:rPr>
            </w:pPr>
          </w:p>
        </w:tc>
      </w:tr>
      <w:tr w:rsidRPr="005D5556" w:rsidR="00CE70B7" w:rsidDel="00CE235E" w:rsidTr="00CE70B7" w14:paraId="0A7F8772" w14:textId="1E245046">
        <w:trPr>
          <w:trHeight w:val="675"/>
          <w:del w:author="KARLOVCEC, Barbara" w:date="2025-02-26T14:31:00Z" w:id="5555"/>
        </w:trPr>
        <w:tc>
          <w:tcPr>
            <w:tcW w:w="380" w:type="dxa"/>
            <w:tcBorders>
              <w:top w:val="nil"/>
              <w:left w:val="single" w:color="auto" w:sz="4" w:space="0"/>
              <w:bottom w:val="single" w:color="auto" w:sz="4" w:space="0"/>
              <w:right w:val="single" w:color="auto" w:sz="4" w:space="0"/>
            </w:tcBorders>
            <w:shd w:val="clear" w:color="000000" w:fill="FFD966"/>
            <w:noWrap/>
            <w:vAlign w:val="center"/>
            <w:hideMark/>
          </w:tcPr>
          <w:p w:rsidRPr="005D5556" w:rsidR="00CE70B7" w:rsidDel="00CE235E" w:rsidP="00CE70B7" w:rsidRDefault="00CE70B7" w14:paraId="301D7F94" w14:textId="6AD416A5">
            <w:pPr>
              <w:rPr>
                <w:del w:author="KARLOVCEC, Barbara" w:date="2025-02-26T14:31:00Z" w16du:dateUtc="2025-02-26T13:31:00Z" w:id="5556"/>
                <w:rFonts w:ascii="Calibri" w:hAnsi="Calibri" w:cs="Calibri"/>
              </w:rPr>
            </w:pPr>
            <w:del w:author="KARLOVCEC, Barbara" w:date="2025-02-26T14:31:00Z" w16du:dateUtc="2025-02-26T13:31:00Z" w:id="5557">
              <w:r w:rsidRPr="005D5556" w:rsidDel="00CE235E">
                <w:rPr>
                  <w:rFonts w:ascii="Calibri" w:hAnsi="Calibri" w:cs="Calibri"/>
                </w:rPr>
                <w:delText>1</w:delText>
              </w:r>
            </w:del>
          </w:p>
        </w:tc>
        <w:tc>
          <w:tcPr>
            <w:tcW w:w="1640" w:type="dxa"/>
            <w:tcBorders>
              <w:top w:val="nil"/>
              <w:left w:val="nil"/>
              <w:bottom w:val="single" w:color="auto" w:sz="4" w:space="0"/>
              <w:right w:val="single" w:color="auto" w:sz="4" w:space="0"/>
            </w:tcBorders>
            <w:shd w:val="clear" w:color="000000" w:fill="FFD966"/>
            <w:noWrap/>
            <w:vAlign w:val="center"/>
            <w:hideMark/>
          </w:tcPr>
          <w:p w:rsidRPr="005D5556" w:rsidR="00CE70B7" w:rsidDel="00CE235E" w:rsidP="00CE70B7" w:rsidRDefault="00CE70B7" w14:paraId="76B4268E" w14:textId="6B778B31">
            <w:pPr>
              <w:rPr>
                <w:del w:author="KARLOVCEC, Barbara" w:date="2025-02-26T14:31:00Z" w16du:dateUtc="2025-02-26T13:31:00Z" w:id="5558"/>
                <w:rFonts w:ascii="Calibri" w:hAnsi="Calibri" w:cs="Calibri"/>
              </w:rPr>
            </w:pPr>
            <w:del w:author="KARLOVCEC, Barbara" w:date="2025-02-26T14:31:00Z" w16du:dateUtc="2025-02-26T13:31:00Z" w:id="5559">
              <w:r w:rsidRPr="005D5556" w:rsidDel="00CE235E">
                <w:rPr>
                  <w:rFonts w:ascii="Calibri" w:hAnsi="Calibri" w:cs="Calibri"/>
                </w:rPr>
                <w:delText>Fouani Nig Ltd</w:delText>
              </w:r>
            </w:del>
          </w:p>
        </w:tc>
        <w:tc>
          <w:tcPr>
            <w:tcW w:w="1097" w:type="dxa"/>
            <w:tcBorders>
              <w:top w:val="nil"/>
              <w:left w:val="nil"/>
              <w:bottom w:val="single" w:color="auto" w:sz="4" w:space="0"/>
              <w:right w:val="single" w:color="auto" w:sz="4" w:space="0"/>
            </w:tcBorders>
            <w:shd w:val="clear" w:color="000000" w:fill="FFD966"/>
            <w:noWrap/>
            <w:vAlign w:val="center"/>
            <w:hideMark/>
          </w:tcPr>
          <w:p w:rsidRPr="005D5556" w:rsidR="00CE70B7" w:rsidDel="00CE235E" w:rsidP="00CE70B7" w:rsidRDefault="00CE70B7" w14:paraId="783814F6" w14:textId="4913EBB3">
            <w:pPr>
              <w:rPr>
                <w:del w:author="KARLOVCEC, Barbara" w:date="2025-02-26T14:31:00Z" w16du:dateUtc="2025-02-26T13:31:00Z" w:id="5560"/>
                <w:rFonts w:ascii="Calibri" w:hAnsi="Calibri" w:cs="Calibri"/>
              </w:rPr>
            </w:pPr>
            <w:del w:author="KARLOVCEC, Barbara" w:date="2025-02-26T14:31:00Z" w16du:dateUtc="2025-02-26T13:31:00Z" w:id="5561">
              <w:r w:rsidRPr="005D5556" w:rsidDel="00CE235E">
                <w:rPr>
                  <w:rFonts w:ascii="Calibri" w:hAnsi="Calibri" w:cs="Calibri"/>
                </w:rPr>
                <w:delText>Lagos</w:delText>
              </w:r>
            </w:del>
          </w:p>
        </w:tc>
        <w:tc>
          <w:tcPr>
            <w:tcW w:w="919" w:type="dxa"/>
            <w:tcBorders>
              <w:top w:val="nil"/>
              <w:left w:val="nil"/>
              <w:bottom w:val="single" w:color="auto" w:sz="4" w:space="0"/>
              <w:right w:val="single" w:color="auto" w:sz="4" w:space="0"/>
            </w:tcBorders>
            <w:shd w:val="clear" w:color="000000" w:fill="FFD966"/>
            <w:noWrap/>
            <w:vAlign w:val="center"/>
            <w:hideMark/>
          </w:tcPr>
          <w:p w:rsidRPr="005D5556" w:rsidR="00CE70B7" w:rsidDel="00CE235E" w:rsidP="00CE70B7" w:rsidRDefault="00CE70B7" w14:paraId="1A89197B" w14:textId="47F421CB">
            <w:pPr>
              <w:rPr>
                <w:del w:author="KARLOVCEC, Barbara" w:date="2025-02-26T14:31:00Z" w16du:dateUtc="2025-02-26T13:31:00Z" w:id="5562"/>
                <w:rFonts w:ascii="Calibri" w:hAnsi="Calibri" w:cs="Calibri"/>
              </w:rPr>
            </w:pPr>
            <w:del w:author="KARLOVCEC, Barbara" w:date="2025-02-26T14:31:00Z" w16du:dateUtc="2025-02-26T13:31:00Z" w:id="5563">
              <w:r w:rsidRPr="005D5556" w:rsidDel="00CE235E">
                <w:rPr>
                  <w:rFonts w:ascii="Calibri" w:hAnsi="Calibri" w:cs="Calibri"/>
                </w:rPr>
                <w:delText>South West</w:delText>
              </w:r>
            </w:del>
          </w:p>
        </w:tc>
        <w:tc>
          <w:tcPr>
            <w:tcW w:w="1780" w:type="dxa"/>
            <w:tcBorders>
              <w:top w:val="nil"/>
              <w:left w:val="nil"/>
              <w:bottom w:val="single" w:color="auto" w:sz="4" w:space="0"/>
              <w:right w:val="single" w:color="auto" w:sz="4" w:space="0"/>
            </w:tcBorders>
            <w:shd w:val="clear" w:color="000000" w:fill="FFD966"/>
            <w:vAlign w:val="center"/>
            <w:hideMark/>
          </w:tcPr>
          <w:p w:rsidRPr="005D5556" w:rsidR="00CE70B7" w:rsidDel="00CE235E" w:rsidP="00CE70B7" w:rsidRDefault="00CE70B7" w14:paraId="18A33DC1" w14:textId="3ECE358E">
            <w:pPr>
              <w:jc w:val="both"/>
              <w:rPr>
                <w:del w:author="KARLOVCEC, Barbara" w:date="2025-02-26T14:31:00Z" w16du:dateUtc="2025-02-26T13:31:00Z" w:id="5564"/>
                <w:rFonts w:ascii="Calibri" w:hAnsi="Calibri" w:cs="Calibri"/>
              </w:rPr>
            </w:pPr>
            <w:del w:author="KARLOVCEC, Barbara" w:date="2025-02-26T14:31:00Z" w16du:dateUtc="2025-02-26T13:31:00Z" w:id="5565">
              <w:r w:rsidRPr="005D5556" w:rsidDel="00CE235E">
                <w:rPr>
                  <w:rFonts w:ascii="Calibri" w:hAnsi="Calibri" w:cs="Calibri"/>
                </w:rPr>
                <w:delText>Refrigerators, Freezers and Acs</w:delText>
              </w:r>
              <w:r w:rsidRPr="005D5556" w:rsidDel="00CE235E">
                <w:rPr>
                  <w:rFonts w:ascii="Calibri" w:hAnsi="Calibri" w:cs="Calibri"/>
                </w:rPr>
                <w:br/>
              </w:r>
              <w:r w:rsidRPr="005D5556" w:rsidDel="00CE235E">
                <w:rPr>
                  <w:rFonts w:ascii="Calibri" w:hAnsi="Calibri" w:cs="Calibri"/>
                </w:rPr>
                <w:delText>(LG, Hisense)</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4984E62F" w14:textId="07E959BD">
            <w:pPr>
              <w:rPr>
                <w:del w:author="KARLOVCEC, Barbara" w:date="2025-02-26T14:31:00Z" w16du:dateUtc="2025-02-26T13:31:00Z" w:id="5566"/>
                <w:rFonts w:ascii="Calibri" w:hAnsi="Calibri" w:cs="Calibri"/>
                <w:color w:val="000000"/>
              </w:rPr>
            </w:pPr>
          </w:p>
        </w:tc>
      </w:tr>
      <w:tr w:rsidRPr="005D5556" w:rsidR="00CE70B7" w:rsidDel="00CE235E" w:rsidTr="00CE70B7" w14:paraId="0F12E1F8" w14:textId="786F7BDA">
        <w:trPr>
          <w:trHeight w:val="690"/>
          <w:del w:author="KARLOVCEC, Barbara" w:date="2025-02-26T14:31:00Z" w:id="5567"/>
        </w:trPr>
        <w:tc>
          <w:tcPr>
            <w:tcW w:w="380" w:type="dxa"/>
            <w:tcBorders>
              <w:top w:val="nil"/>
              <w:left w:val="single" w:color="auto" w:sz="4" w:space="0"/>
              <w:bottom w:val="single" w:color="auto" w:sz="4" w:space="0"/>
              <w:right w:val="single" w:color="auto" w:sz="4" w:space="0"/>
            </w:tcBorders>
            <w:shd w:val="clear" w:color="000000" w:fill="FFD966"/>
            <w:noWrap/>
            <w:vAlign w:val="center"/>
            <w:hideMark/>
          </w:tcPr>
          <w:p w:rsidRPr="005D5556" w:rsidR="00CE70B7" w:rsidDel="00CE235E" w:rsidP="00CE70B7" w:rsidRDefault="00CE70B7" w14:paraId="597BE93E" w14:textId="0FE3F836">
            <w:pPr>
              <w:rPr>
                <w:del w:author="KARLOVCEC, Barbara" w:date="2025-02-26T14:31:00Z" w16du:dateUtc="2025-02-26T13:31:00Z" w:id="5568"/>
                <w:rFonts w:ascii="Calibri" w:hAnsi="Calibri" w:cs="Calibri"/>
              </w:rPr>
            </w:pPr>
            <w:del w:author="KARLOVCEC, Barbara" w:date="2025-02-26T14:31:00Z" w16du:dateUtc="2025-02-26T13:31:00Z" w:id="5569">
              <w:r w:rsidRPr="005D5556" w:rsidDel="00CE235E">
                <w:rPr>
                  <w:rFonts w:ascii="Calibri" w:hAnsi="Calibri" w:cs="Calibri"/>
                </w:rPr>
                <w:delText>2</w:delText>
              </w:r>
            </w:del>
          </w:p>
        </w:tc>
        <w:tc>
          <w:tcPr>
            <w:tcW w:w="1640" w:type="dxa"/>
            <w:tcBorders>
              <w:top w:val="nil"/>
              <w:left w:val="nil"/>
              <w:bottom w:val="single" w:color="auto" w:sz="4" w:space="0"/>
              <w:right w:val="single" w:color="auto" w:sz="4" w:space="0"/>
            </w:tcBorders>
            <w:shd w:val="clear" w:color="000000" w:fill="FFD966"/>
            <w:vAlign w:val="bottom"/>
            <w:hideMark/>
          </w:tcPr>
          <w:p w:rsidRPr="005D5556" w:rsidR="00CE70B7" w:rsidDel="00CE235E" w:rsidP="00CE70B7" w:rsidRDefault="00CE70B7" w14:paraId="01AFDEA5" w14:textId="5973CEC4">
            <w:pPr>
              <w:rPr>
                <w:del w:author="KARLOVCEC, Barbara" w:date="2025-02-26T14:31:00Z" w16du:dateUtc="2025-02-26T13:31:00Z" w:id="5570"/>
                <w:rFonts w:ascii="Calibri" w:hAnsi="Calibri" w:cs="Calibri"/>
              </w:rPr>
            </w:pPr>
            <w:del w:author="KARLOVCEC, Barbara" w:date="2025-02-26T14:31:00Z" w16du:dateUtc="2025-02-26T13:31:00Z" w:id="5571">
              <w:r w:rsidRPr="005D5556" w:rsidDel="00CE235E">
                <w:rPr>
                  <w:rFonts w:ascii="Calibri" w:hAnsi="Calibri" w:cs="Calibri"/>
                </w:rPr>
                <w:delText>New Homes Distribution</w:delText>
              </w:r>
              <w:r w:rsidRPr="005D5556" w:rsidDel="00CE235E">
                <w:rPr>
                  <w:rFonts w:ascii="Calibri" w:hAnsi="Calibri" w:cs="Calibri"/>
                </w:rPr>
                <w:br/>
              </w:r>
              <w:r w:rsidRPr="005D5556" w:rsidDel="00CE235E">
                <w:rPr>
                  <w:rFonts w:ascii="Calibri" w:hAnsi="Calibri" w:cs="Calibri"/>
                </w:rPr>
                <w:delText xml:space="preserve"> Africa Ltd</w:delText>
              </w:r>
            </w:del>
          </w:p>
        </w:tc>
        <w:tc>
          <w:tcPr>
            <w:tcW w:w="1097" w:type="dxa"/>
            <w:tcBorders>
              <w:top w:val="nil"/>
              <w:left w:val="nil"/>
              <w:bottom w:val="single" w:color="auto" w:sz="4" w:space="0"/>
              <w:right w:val="single" w:color="auto" w:sz="4" w:space="0"/>
            </w:tcBorders>
            <w:shd w:val="clear" w:color="000000" w:fill="FFD966"/>
            <w:noWrap/>
            <w:vAlign w:val="center"/>
            <w:hideMark/>
          </w:tcPr>
          <w:p w:rsidRPr="005D5556" w:rsidR="00CE70B7" w:rsidDel="00CE235E" w:rsidP="00CE70B7" w:rsidRDefault="00CE70B7" w14:paraId="52FD21BA" w14:textId="2DDA8845">
            <w:pPr>
              <w:rPr>
                <w:del w:author="KARLOVCEC, Barbara" w:date="2025-02-26T14:31:00Z" w16du:dateUtc="2025-02-26T13:31:00Z" w:id="5572"/>
                <w:rFonts w:ascii="Calibri" w:hAnsi="Calibri" w:cs="Calibri"/>
              </w:rPr>
            </w:pPr>
            <w:del w:author="KARLOVCEC, Barbara" w:date="2025-02-26T14:31:00Z" w16du:dateUtc="2025-02-26T13:31:00Z" w:id="5573">
              <w:r w:rsidRPr="005D5556" w:rsidDel="00CE235E">
                <w:rPr>
                  <w:rFonts w:ascii="Calibri" w:hAnsi="Calibri" w:cs="Calibri"/>
                </w:rPr>
                <w:delText>Lagos</w:delText>
              </w:r>
            </w:del>
          </w:p>
        </w:tc>
        <w:tc>
          <w:tcPr>
            <w:tcW w:w="919" w:type="dxa"/>
            <w:tcBorders>
              <w:top w:val="nil"/>
              <w:left w:val="nil"/>
              <w:bottom w:val="single" w:color="auto" w:sz="4" w:space="0"/>
              <w:right w:val="single" w:color="auto" w:sz="4" w:space="0"/>
            </w:tcBorders>
            <w:shd w:val="clear" w:color="000000" w:fill="FFD966"/>
            <w:noWrap/>
            <w:vAlign w:val="center"/>
            <w:hideMark/>
          </w:tcPr>
          <w:p w:rsidRPr="005D5556" w:rsidR="00CE70B7" w:rsidDel="00CE235E" w:rsidP="00CE70B7" w:rsidRDefault="00CE70B7" w14:paraId="5403C8D8" w14:textId="2F5A74C1">
            <w:pPr>
              <w:rPr>
                <w:del w:author="KARLOVCEC, Barbara" w:date="2025-02-26T14:31:00Z" w16du:dateUtc="2025-02-26T13:31:00Z" w:id="5574"/>
                <w:rFonts w:ascii="Calibri" w:hAnsi="Calibri" w:cs="Calibri"/>
              </w:rPr>
            </w:pPr>
            <w:del w:author="KARLOVCEC, Barbara" w:date="2025-02-26T14:31:00Z" w16du:dateUtc="2025-02-26T13:31:00Z" w:id="5575">
              <w:r w:rsidRPr="005D5556" w:rsidDel="00CE235E">
                <w:rPr>
                  <w:rFonts w:ascii="Calibri" w:hAnsi="Calibri" w:cs="Calibri"/>
                </w:rPr>
                <w:delText>South West</w:delText>
              </w:r>
            </w:del>
          </w:p>
        </w:tc>
        <w:tc>
          <w:tcPr>
            <w:tcW w:w="1780" w:type="dxa"/>
            <w:tcBorders>
              <w:top w:val="nil"/>
              <w:left w:val="nil"/>
              <w:bottom w:val="single" w:color="auto" w:sz="4" w:space="0"/>
              <w:right w:val="single" w:color="auto" w:sz="4" w:space="0"/>
            </w:tcBorders>
            <w:shd w:val="clear" w:color="000000" w:fill="FFD966"/>
            <w:vAlign w:val="bottom"/>
            <w:hideMark/>
          </w:tcPr>
          <w:p w:rsidRPr="005D5556" w:rsidR="00CE70B7" w:rsidDel="00CE235E" w:rsidP="00CE70B7" w:rsidRDefault="00CE70B7" w14:paraId="303CE302" w14:textId="29C17B4E">
            <w:pPr>
              <w:rPr>
                <w:del w:author="KARLOVCEC, Barbara" w:date="2025-02-26T14:31:00Z" w16du:dateUtc="2025-02-26T13:31:00Z" w:id="5576"/>
                <w:rFonts w:ascii="Calibri" w:hAnsi="Calibri" w:cs="Calibri"/>
              </w:rPr>
            </w:pPr>
            <w:del w:author="KARLOVCEC, Barbara" w:date="2025-02-26T14:31:00Z" w16du:dateUtc="2025-02-26T13:31:00Z" w:id="5577">
              <w:r w:rsidRPr="005D5556" w:rsidDel="00CE235E">
                <w:rPr>
                  <w:rFonts w:ascii="Calibri" w:hAnsi="Calibri" w:cs="Calibri"/>
                </w:rPr>
                <w:delText xml:space="preserve">ACs and Frigdes </w:delText>
              </w:r>
              <w:r w:rsidRPr="005D5556" w:rsidDel="00CE235E">
                <w:rPr>
                  <w:rFonts w:ascii="Calibri" w:hAnsi="Calibri" w:cs="Calibri"/>
                </w:rPr>
                <w:br/>
              </w:r>
              <w:r w:rsidRPr="005D5556" w:rsidDel="00CE235E">
                <w:rPr>
                  <w:rFonts w:ascii="Calibri" w:hAnsi="Calibri" w:cs="Calibri"/>
                </w:rPr>
                <w:delText>(Midea and Scanfrost)</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2ADD83B8" w14:textId="7EA41967">
            <w:pPr>
              <w:rPr>
                <w:del w:author="KARLOVCEC, Barbara" w:date="2025-02-26T14:31:00Z" w16du:dateUtc="2025-02-26T13:31:00Z" w:id="5578"/>
                <w:rFonts w:ascii="Calibri" w:hAnsi="Calibri" w:cs="Calibri"/>
                <w:color w:val="000000"/>
              </w:rPr>
            </w:pPr>
          </w:p>
        </w:tc>
      </w:tr>
      <w:tr w:rsidRPr="005D5556" w:rsidR="00CE70B7" w:rsidDel="00CE235E" w:rsidTr="00CE70B7" w14:paraId="4FDAEE41" w14:textId="2EAFFC84">
        <w:trPr>
          <w:trHeight w:val="300"/>
          <w:del w:author="KARLOVCEC, Barbara" w:date="2025-02-26T14:31:00Z" w:id="5579"/>
        </w:trPr>
        <w:tc>
          <w:tcPr>
            <w:tcW w:w="380" w:type="dxa"/>
            <w:tcBorders>
              <w:top w:val="nil"/>
              <w:left w:val="single" w:color="auto" w:sz="4" w:space="0"/>
              <w:bottom w:val="single" w:color="auto" w:sz="4" w:space="0"/>
              <w:right w:val="single" w:color="auto" w:sz="4" w:space="0"/>
            </w:tcBorders>
            <w:shd w:val="clear" w:color="000000" w:fill="FFD966"/>
            <w:noWrap/>
            <w:vAlign w:val="center"/>
            <w:hideMark/>
          </w:tcPr>
          <w:p w:rsidRPr="005D5556" w:rsidR="00CE70B7" w:rsidDel="00CE235E" w:rsidP="00CE70B7" w:rsidRDefault="00CE70B7" w14:paraId="62739C71" w14:textId="61C56B52">
            <w:pPr>
              <w:rPr>
                <w:del w:author="KARLOVCEC, Barbara" w:date="2025-02-26T14:31:00Z" w16du:dateUtc="2025-02-26T13:31:00Z" w:id="5580"/>
                <w:rFonts w:ascii="Calibri" w:hAnsi="Calibri" w:cs="Calibri"/>
              </w:rPr>
            </w:pPr>
            <w:del w:author="KARLOVCEC, Barbara" w:date="2025-02-26T14:31:00Z" w16du:dateUtc="2025-02-26T13:31:00Z" w:id="5581">
              <w:r w:rsidRPr="005D5556" w:rsidDel="00CE235E">
                <w:rPr>
                  <w:rFonts w:ascii="Calibri" w:hAnsi="Calibri" w:cs="Calibri"/>
                </w:rPr>
                <w:delText>3</w:delText>
              </w:r>
            </w:del>
          </w:p>
        </w:tc>
        <w:tc>
          <w:tcPr>
            <w:tcW w:w="1640" w:type="dxa"/>
            <w:tcBorders>
              <w:top w:val="nil"/>
              <w:left w:val="nil"/>
              <w:bottom w:val="single" w:color="auto" w:sz="4" w:space="0"/>
              <w:right w:val="single" w:color="auto" w:sz="4" w:space="0"/>
            </w:tcBorders>
            <w:shd w:val="clear" w:color="000000" w:fill="FFD966"/>
            <w:noWrap/>
            <w:vAlign w:val="center"/>
            <w:hideMark/>
          </w:tcPr>
          <w:p w:rsidRPr="005D5556" w:rsidR="00CE70B7" w:rsidDel="00CE235E" w:rsidP="00CE70B7" w:rsidRDefault="00CE70B7" w14:paraId="0845817B" w14:textId="0A7829A2">
            <w:pPr>
              <w:rPr>
                <w:del w:author="KARLOVCEC, Barbara" w:date="2025-02-26T14:31:00Z" w16du:dateUtc="2025-02-26T13:31:00Z" w:id="5582"/>
                <w:rFonts w:ascii="Calibri" w:hAnsi="Calibri" w:cs="Calibri"/>
              </w:rPr>
            </w:pPr>
            <w:del w:author="KARLOVCEC, Barbara" w:date="2025-02-26T14:31:00Z" w16du:dateUtc="2025-02-26T13:31:00Z" w:id="5583">
              <w:r w:rsidRPr="005D5556" w:rsidDel="00CE235E">
                <w:rPr>
                  <w:rFonts w:ascii="Calibri" w:hAnsi="Calibri" w:cs="Calibri"/>
                </w:rPr>
                <w:delText>Cold Hubs Ltd</w:delText>
              </w:r>
            </w:del>
          </w:p>
        </w:tc>
        <w:tc>
          <w:tcPr>
            <w:tcW w:w="1097" w:type="dxa"/>
            <w:tcBorders>
              <w:top w:val="nil"/>
              <w:left w:val="nil"/>
              <w:bottom w:val="single" w:color="auto" w:sz="4" w:space="0"/>
              <w:right w:val="single" w:color="auto" w:sz="4" w:space="0"/>
            </w:tcBorders>
            <w:shd w:val="clear" w:color="000000" w:fill="FFD966"/>
            <w:noWrap/>
            <w:vAlign w:val="center"/>
            <w:hideMark/>
          </w:tcPr>
          <w:p w:rsidRPr="005D5556" w:rsidR="00CE70B7" w:rsidDel="00CE235E" w:rsidP="00CE70B7" w:rsidRDefault="00CE70B7" w14:paraId="6D850AC5" w14:textId="7C0796C0">
            <w:pPr>
              <w:rPr>
                <w:del w:author="KARLOVCEC, Barbara" w:date="2025-02-26T14:31:00Z" w16du:dateUtc="2025-02-26T13:31:00Z" w:id="5584"/>
                <w:rFonts w:ascii="Calibri" w:hAnsi="Calibri" w:cs="Calibri"/>
              </w:rPr>
            </w:pPr>
            <w:del w:author="KARLOVCEC, Barbara" w:date="2025-02-26T14:31:00Z" w16du:dateUtc="2025-02-26T13:31:00Z" w:id="5585">
              <w:r w:rsidRPr="005D5556" w:rsidDel="00CE235E">
                <w:rPr>
                  <w:rFonts w:ascii="Calibri" w:hAnsi="Calibri" w:cs="Calibri"/>
                </w:rPr>
                <w:delText>Lagos</w:delText>
              </w:r>
            </w:del>
          </w:p>
        </w:tc>
        <w:tc>
          <w:tcPr>
            <w:tcW w:w="919" w:type="dxa"/>
            <w:tcBorders>
              <w:top w:val="nil"/>
              <w:left w:val="nil"/>
              <w:bottom w:val="single" w:color="auto" w:sz="4" w:space="0"/>
              <w:right w:val="single" w:color="auto" w:sz="4" w:space="0"/>
            </w:tcBorders>
            <w:shd w:val="clear" w:color="000000" w:fill="FFD966"/>
            <w:noWrap/>
            <w:vAlign w:val="center"/>
            <w:hideMark/>
          </w:tcPr>
          <w:p w:rsidRPr="005D5556" w:rsidR="00CE70B7" w:rsidDel="00CE235E" w:rsidP="00CE70B7" w:rsidRDefault="00CE70B7" w14:paraId="23FB2586" w14:textId="1265B85B">
            <w:pPr>
              <w:rPr>
                <w:del w:author="KARLOVCEC, Barbara" w:date="2025-02-26T14:31:00Z" w16du:dateUtc="2025-02-26T13:31:00Z" w:id="5586"/>
                <w:rFonts w:ascii="Calibri" w:hAnsi="Calibri" w:cs="Calibri"/>
              </w:rPr>
            </w:pPr>
            <w:del w:author="KARLOVCEC, Barbara" w:date="2025-02-26T14:31:00Z" w16du:dateUtc="2025-02-26T13:31:00Z" w:id="5587">
              <w:r w:rsidRPr="005D5556" w:rsidDel="00CE235E">
                <w:rPr>
                  <w:rFonts w:ascii="Calibri" w:hAnsi="Calibri" w:cs="Calibri"/>
                </w:rPr>
                <w:delText>South West</w:delText>
              </w:r>
            </w:del>
          </w:p>
        </w:tc>
        <w:tc>
          <w:tcPr>
            <w:tcW w:w="1780" w:type="dxa"/>
            <w:tcBorders>
              <w:top w:val="nil"/>
              <w:left w:val="nil"/>
              <w:bottom w:val="single" w:color="auto" w:sz="4" w:space="0"/>
              <w:right w:val="single" w:color="auto" w:sz="4" w:space="0"/>
            </w:tcBorders>
            <w:shd w:val="clear" w:color="000000" w:fill="FFD966"/>
            <w:noWrap/>
            <w:vAlign w:val="bottom"/>
            <w:hideMark/>
          </w:tcPr>
          <w:p w:rsidRPr="005D5556" w:rsidR="00CE70B7" w:rsidDel="00CE235E" w:rsidP="00CE70B7" w:rsidRDefault="00CE70B7" w14:paraId="74DB4631" w14:textId="30F51AE1">
            <w:pPr>
              <w:rPr>
                <w:del w:author="KARLOVCEC, Barbara" w:date="2025-02-26T14:31:00Z" w16du:dateUtc="2025-02-26T13:31:00Z" w:id="5588"/>
                <w:rFonts w:ascii="Calibri" w:hAnsi="Calibri" w:cs="Calibri"/>
              </w:rPr>
            </w:pPr>
            <w:del w:author="KARLOVCEC, Barbara" w:date="2025-02-26T14:31:00Z" w16du:dateUtc="2025-02-26T13:31:00Z" w:id="5589">
              <w:r w:rsidRPr="005D5556" w:rsidDel="00CE235E">
                <w:rPr>
                  <w:rFonts w:ascii="Calibri" w:hAnsi="Calibri" w:cs="Calibri"/>
                </w:rPr>
                <w:delText>Cool rooms</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1B20AEB4" w14:textId="4615000E">
            <w:pPr>
              <w:rPr>
                <w:del w:author="KARLOVCEC, Barbara" w:date="2025-02-26T14:31:00Z" w16du:dateUtc="2025-02-26T13:31:00Z" w:id="5590"/>
                <w:rFonts w:ascii="Calibri" w:hAnsi="Calibri" w:cs="Calibri"/>
                <w:color w:val="000000"/>
              </w:rPr>
            </w:pPr>
          </w:p>
        </w:tc>
      </w:tr>
      <w:tr w:rsidRPr="005D5556" w:rsidR="00CE70B7" w:rsidDel="00CE235E" w:rsidTr="00CE70B7" w14:paraId="013BB7AD" w14:textId="0721EBED">
        <w:trPr>
          <w:trHeight w:val="300"/>
          <w:del w:author="KARLOVCEC, Barbara" w:date="2025-02-26T14:31:00Z" w:id="5591"/>
        </w:trPr>
        <w:tc>
          <w:tcPr>
            <w:tcW w:w="380" w:type="dxa"/>
            <w:tcBorders>
              <w:top w:val="nil"/>
              <w:left w:val="single" w:color="auto" w:sz="4" w:space="0"/>
              <w:bottom w:val="single" w:color="auto" w:sz="4" w:space="0"/>
              <w:right w:val="single" w:color="auto" w:sz="4" w:space="0"/>
            </w:tcBorders>
            <w:shd w:val="clear" w:color="000000" w:fill="FFD966"/>
            <w:noWrap/>
            <w:vAlign w:val="center"/>
            <w:hideMark/>
          </w:tcPr>
          <w:p w:rsidRPr="005D5556" w:rsidR="00CE70B7" w:rsidDel="00CE235E" w:rsidP="00CE70B7" w:rsidRDefault="00CE70B7" w14:paraId="1CF31CAA" w14:textId="675B33F5">
            <w:pPr>
              <w:rPr>
                <w:del w:author="KARLOVCEC, Barbara" w:date="2025-02-26T14:31:00Z" w16du:dateUtc="2025-02-26T13:31:00Z" w:id="5592"/>
                <w:rFonts w:ascii="Calibri" w:hAnsi="Calibri" w:cs="Calibri"/>
              </w:rPr>
            </w:pPr>
            <w:del w:author="KARLOVCEC, Barbara" w:date="2025-02-26T14:31:00Z" w16du:dateUtc="2025-02-26T13:31:00Z" w:id="5593">
              <w:r w:rsidRPr="005D5556" w:rsidDel="00CE235E">
                <w:rPr>
                  <w:rFonts w:ascii="Calibri" w:hAnsi="Calibri" w:cs="Calibri"/>
                </w:rPr>
                <w:delText>4</w:delText>
              </w:r>
            </w:del>
          </w:p>
        </w:tc>
        <w:tc>
          <w:tcPr>
            <w:tcW w:w="1640" w:type="dxa"/>
            <w:tcBorders>
              <w:top w:val="nil"/>
              <w:left w:val="nil"/>
              <w:bottom w:val="single" w:color="auto" w:sz="4" w:space="0"/>
              <w:right w:val="single" w:color="auto" w:sz="4" w:space="0"/>
            </w:tcBorders>
            <w:shd w:val="clear" w:color="000000" w:fill="FFD966"/>
            <w:noWrap/>
            <w:vAlign w:val="bottom"/>
            <w:hideMark/>
          </w:tcPr>
          <w:p w:rsidRPr="005D5556" w:rsidR="00CE70B7" w:rsidDel="00CE235E" w:rsidP="00CE70B7" w:rsidRDefault="00CE70B7" w14:paraId="359F728F" w14:textId="6542AC6A">
            <w:pPr>
              <w:rPr>
                <w:del w:author="KARLOVCEC, Barbara" w:date="2025-02-26T14:31:00Z" w16du:dateUtc="2025-02-26T13:31:00Z" w:id="5594"/>
                <w:rFonts w:ascii="Calibri" w:hAnsi="Calibri" w:cs="Calibri"/>
              </w:rPr>
            </w:pPr>
            <w:del w:author="KARLOVCEC, Barbara" w:date="2025-02-26T14:31:00Z" w16du:dateUtc="2025-02-26T13:31:00Z" w:id="5595">
              <w:r w:rsidRPr="005D5556" w:rsidDel="00CE235E">
                <w:rPr>
                  <w:rFonts w:ascii="Calibri" w:hAnsi="Calibri" w:cs="Calibri"/>
                </w:rPr>
                <w:delText>Koolboks Nig. Ltd</w:delText>
              </w:r>
            </w:del>
          </w:p>
        </w:tc>
        <w:tc>
          <w:tcPr>
            <w:tcW w:w="1097" w:type="dxa"/>
            <w:tcBorders>
              <w:top w:val="nil"/>
              <w:left w:val="nil"/>
              <w:bottom w:val="single" w:color="auto" w:sz="4" w:space="0"/>
              <w:right w:val="single" w:color="auto" w:sz="4" w:space="0"/>
            </w:tcBorders>
            <w:shd w:val="clear" w:color="000000" w:fill="FFD966"/>
            <w:noWrap/>
            <w:vAlign w:val="center"/>
            <w:hideMark/>
          </w:tcPr>
          <w:p w:rsidRPr="005D5556" w:rsidR="00CE70B7" w:rsidDel="00CE235E" w:rsidP="00CE70B7" w:rsidRDefault="00CE70B7" w14:paraId="40FAB8C2" w14:textId="4BE36529">
            <w:pPr>
              <w:rPr>
                <w:del w:author="KARLOVCEC, Barbara" w:date="2025-02-26T14:31:00Z" w16du:dateUtc="2025-02-26T13:31:00Z" w:id="5596"/>
                <w:rFonts w:ascii="Calibri" w:hAnsi="Calibri" w:cs="Calibri"/>
              </w:rPr>
            </w:pPr>
            <w:del w:author="KARLOVCEC, Barbara" w:date="2025-02-26T14:31:00Z" w16du:dateUtc="2025-02-26T13:31:00Z" w:id="5597">
              <w:r w:rsidRPr="005D5556" w:rsidDel="00CE235E">
                <w:rPr>
                  <w:rFonts w:ascii="Calibri" w:hAnsi="Calibri" w:cs="Calibri"/>
                </w:rPr>
                <w:delText>Lagos</w:delText>
              </w:r>
            </w:del>
          </w:p>
        </w:tc>
        <w:tc>
          <w:tcPr>
            <w:tcW w:w="919" w:type="dxa"/>
            <w:tcBorders>
              <w:top w:val="nil"/>
              <w:left w:val="nil"/>
              <w:bottom w:val="single" w:color="auto" w:sz="4" w:space="0"/>
              <w:right w:val="single" w:color="auto" w:sz="4" w:space="0"/>
            </w:tcBorders>
            <w:shd w:val="clear" w:color="000000" w:fill="FFD966"/>
            <w:noWrap/>
            <w:vAlign w:val="center"/>
            <w:hideMark/>
          </w:tcPr>
          <w:p w:rsidRPr="005D5556" w:rsidR="00CE70B7" w:rsidDel="00CE235E" w:rsidP="00CE70B7" w:rsidRDefault="00CE70B7" w14:paraId="6D8EB806" w14:textId="1582699A">
            <w:pPr>
              <w:rPr>
                <w:del w:author="KARLOVCEC, Barbara" w:date="2025-02-26T14:31:00Z" w16du:dateUtc="2025-02-26T13:31:00Z" w:id="5598"/>
                <w:rFonts w:ascii="Calibri" w:hAnsi="Calibri" w:cs="Calibri"/>
              </w:rPr>
            </w:pPr>
            <w:del w:author="KARLOVCEC, Barbara" w:date="2025-02-26T14:31:00Z" w16du:dateUtc="2025-02-26T13:31:00Z" w:id="5599">
              <w:r w:rsidRPr="005D5556" w:rsidDel="00CE235E">
                <w:rPr>
                  <w:rFonts w:ascii="Calibri" w:hAnsi="Calibri" w:cs="Calibri"/>
                </w:rPr>
                <w:delText>South West</w:delText>
              </w:r>
            </w:del>
          </w:p>
        </w:tc>
        <w:tc>
          <w:tcPr>
            <w:tcW w:w="1780" w:type="dxa"/>
            <w:tcBorders>
              <w:top w:val="nil"/>
              <w:left w:val="nil"/>
              <w:bottom w:val="single" w:color="auto" w:sz="4" w:space="0"/>
              <w:right w:val="single" w:color="auto" w:sz="4" w:space="0"/>
            </w:tcBorders>
            <w:shd w:val="clear" w:color="000000" w:fill="FFD966"/>
            <w:vAlign w:val="center"/>
            <w:hideMark/>
          </w:tcPr>
          <w:p w:rsidRPr="005D5556" w:rsidR="00CE70B7" w:rsidDel="00CE235E" w:rsidP="00CE70B7" w:rsidRDefault="00CE70B7" w14:paraId="1736BE4F" w14:textId="47CC45B3">
            <w:pPr>
              <w:jc w:val="both"/>
              <w:rPr>
                <w:del w:author="KARLOVCEC, Barbara" w:date="2025-02-26T14:31:00Z" w16du:dateUtc="2025-02-26T13:31:00Z" w:id="5600"/>
                <w:rFonts w:ascii="Calibri" w:hAnsi="Calibri" w:cs="Calibri"/>
              </w:rPr>
            </w:pPr>
            <w:del w:author="KARLOVCEC, Barbara" w:date="2025-02-26T14:31:00Z" w16du:dateUtc="2025-02-26T13:31:00Z" w:id="5601">
              <w:r w:rsidRPr="005D5556" w:rsidDel="00CE235E">
                <w:rPr>
                  <w:rFonts w:ascii="Calibri" w:hAnsi="Calibri" w:cs="Calibri"/>
                </w:rPr>
                <w:delText>Koolboks Freezers</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2A2FA78E" w14:textId="029AC91C">
            <w:pPr>
              <w:rPr>
                <w:del w:author="KARLOVCEC, Barbara" w:date="2025-02-26T14:31:00Z" w16du:dateUtc="2025-02-26T13:31:00Z" w:id="5602"/>
                <w:rFonts w:ascii="Calibri" w:hAnsi="Calibri" w:cs="Calibri"/>
                <w:color w:val="000000"/>
              </w:rPr>
            </w:pPr>
          </w:p>
        </w:tc>
      </w:tr>
      <w:tr w:rsidRPr="005D5556" w:rsidR="00CE70B7" w:rsidDel="00CE235E" w:rsidTr="00CE70B7" w14:paraId="58391F77" w14:textId="482647DA">
        <w:trPr>
          <w:trHeight w:val="732"/>
          <w:del w:author="KARLOVCEC, Barbara" w:date="2025-02-26T14:31:00Z" w:id="5603"/>
        </w:trPr>
        <w:tc>
          <w:tcPr>
            <w:tcW w:w="380" w:type="dxa"/>
            <w:tcBorders>
              <w:top w:val="nil"/>
              <w:left w:val="single" w:color="auto" w:sz="4" w:space="0"/>
              <w:bottom w:val="single" w:color="auto" w:sz="4" w:space="0"/>
              <w:right w:val="single" w:color="auto" w:sz="4" w:space="0"/>
            </w:tcBorders>
            <w:shd w:val="clear" w:color="000000" w:fill="FFD966"/>
            <w:noWrap/>
            <w:vAlign w:val="center"/>
            <w:hideMark/>
          </w:tcPr>
          <w:p w:rsidRPr="005D5556" w:rsidR="00CE70B7" w:rsidDel="00CE235E" w:rsidP="00CE70B7" w:rsidRDefault="00CE70B7" w14:paraId="6B020717" w14:textId="1C397659">
            <w:pPr>
              <w:rPr>
                <w:del w:author="KARLOVCEC, Barbara" w:date="2025-02-26T14:31:00Z" w16du:dateUtc="2025-02-26T13:31:00Z" w:id="5604"/>
                <w:rFonts w:ascii="Calibri" w:hAnsi="Calibri" w:cs="Calibri"/>
              </w:rPr>
            </w:pPr>
            <w:del w:author="KARLOVCEC, Barbara" w:date="2025-02-26T14:31:00Z" w16du:dateUtc="2025-02-26T13:31:00Z" w:id="5605">
              <w:r w:rsidRPr="005D5556" w:rsidDel="00CE235E">
                <w:rPr>
                  <w:rFonts w:ascii="Calibri" w:hAnsi="Calibri" w:cs="Calibri"/>
                </w:rPr>
                <w:delText>5</w:delText>
              </w:r>
            </w:del>
          </w:p>
        </w:tc>
        <w:tc>
          <w:tcPr>
            <w:tcW w:w="1640" w:type="dxa"/>
            <w:tcBorders>
              <w:top w:val="nil"/>
              <w:left w:val="nil"/>
              <w:bottom w:val="single" w:color="auto" w:sz="4" w:space="0"/>
              <w:right w:val="single" w:color="auto" w:sz="4" w:space="0"/>
            </w:tcBorders>
            <w:shd w:val="clear" w:color="000000" w:fill="FFD966"/>
            <w:noWrap/>
            <w:vAlign w:val="bottom"/>
            <w:hideMark/>
          </w:tcPr>
          <w:p w:rsidRPr="005D5556" w:rsidR="00CE70B7" w:rsidDel="00CE235E" w:rsidP="00CE70B7" w:rsidRDefault="00CE70B7" w14:paraId="47D6F3BE" w14:textId="718312BD">
            <w:pPr>
              <w:rPr>
                <w:del w:author="KARLOVCEC, Barbara" w:date="2025-02-26T14:31:00Z" w16du:dateUtc="2025-02-26T13:31:00Z" w:id="5606"/>
                <w:rFonts w:ascii="Calibri" w:hAnsi="Calibri" w:cs="Calibri"/>
              </w:rPr>
            </w:pPr>
            <w:del w:author="KARLOVCEC, Barbara" w:date="2025-02-26T14:31:00Z" w16du:dateUtc="2025-02-26T13:31:00Z" w:id="5607">
              <w:r w:rsidRPr="005D5556" w:rsidDel="00CE235E">
                <w:rPr>
                  <w:rFonts w:ascii="Calibri" w:hAnsi="Calibri" w:cs="Calibri"/>
                </w:rPr>
                <w:delText>SIM Nig. Ltd</w:delText>
              </w:r>
            </w:del>
          </w:p>
        </w:tc>
        <w:tc>
          <w:tcPr>
            <w:tcW w:w="1097" w:type="dxa"/>
            <w:tcBorders>
              <w:top w:val="nil"/>
              <w:left w:val="nil"/>
              <w:bottom w:val="single" w:color="auto" w:sz="4" w:space="0"/>
              <w:right w:val="single" w:color="auto" w:sz="4" w:space="0"/>
            </w:tcBorders>
            <w:shd w:val="clear" w:color="000000" w:fill="FFD966"/>
            <w:noWrap/>
            <w:vAlign w:val="center"/>
            <w:hideMark/>
          </w:tcPr>
          <w:p w:rsidRPr="005D5556" w:rsidR="00CE70B7" w:rsidDel="00CE235E" w:rsidP="00CE70B7" w:rsidRDefault="00CE70B7" w14:paraId="1C51A51B" w14:textId="6A3A2284">
            <w:pPr>
              <w:rPr>
                <w:del w:author="KARLOVCEC, Barbara" w:date="2025-02-26T14:31:00Z" w16du:dateUtc="2025-02-26T13:31:00Z" w:id="5608"/>
                <w:rFonts w:ascii="Calibri" w:hAnsi="Calibri" w:cs="Calibri"/>
              </w:rPr>
            </w:pPr>
            <w:del w:author="KARLOVCEC, Barbara" w:date="2025-02-26T14:31:00Z" w16du:dateUtc="2025-02-26T13:31:00Z" w:id="5609">
              <w:r w:rsidRPr="005D5556" w:rsidDel="00CE235E">
                <w:rPr>
                  <w:rFonts w:ascii="Calibri" w:hAnsi="Calibri" w:cs="Calibri"/>
                </w:rPr>
                <w:delText>Lagos</w:delText>
              </w:r>
            </w:del>
          </w:p>
        </w:tc>
        <w:tc>
          <w:tcPr>
            <w:tcW w:w="919" w:type="dxa"/>
            <w:tcBorders>
              <w:top w:val="nil"/>
              <w:left w:val="nil"/>
              <w:bottom w:val="single" w:color="auto" w:sz="4" w:space="0"/>
              <w:right w:val="single" w:color="auto" w:sz="4" w:space="0"/>
            </w:tcBorders>
            <w:shd w:val="clear" w:color="000000" w:fill="FFD966"/>
            <w:noWrap/>
            <w:vAlign w:val="center"/>
            <w:hideMark/>
          </w:tcPr>
          <w:p w:rsidRPr="005D5556" w:rsidR="00CE70B7" w:rsidDel="00CE235E" w:rsidP="00CE70B7" w:rsidRDefault="00CE70B7" w14:paraId="0337B190" w14:textId="0022FB7B">
            <w:pPr>
              <w:rPr>
                <w:del w:author="KARLOVCEC, Barbara" w:date="2025-02-26T14:31:00Z" w16du:dateUtc="2025-02-26T13:31:00Z" w:id="5610"/>
                <w:rFonts w:ascii="Calibri" w:hAnsi="Calibri" w:cs="Calibri"/>
              </w:rPr>
            </w:pPr>
            <w:del w:author="KARLOVCEC, Barbara" w:date="2025-02-26T14:31:00Z" w16du:dateUtc="2025-02-26T13:31:00Z" w:id="5611">
              <w:r w:rsidRPr="005D5556" w:rsidDel="00CE235E">
                <w:rPr>
                  <w:rFonts w:ascii="Calibri" w:hAnsi="Calibri" w:cs="Calibri"/>
                </w:rPr>
                <w:delText>South West</w:delText>
              </w:r>
            </w:del>
          </w:p>
        </w:tc>
        <w:tc>
          <w:tcPr>
            <w:tcW w:w="1780" w:type="dxa"/>
            <w:tcBorders>
              <w:top w:val="nil"/>
              <w:left w:val="nil"/>
              <w:bottom w:val="single" w:color="auto" w:sz="4" w:space="0"/>
              <w:right w:val="single" w:color="auto" w:sz="4" w:space="0"/>
            </w:tcBorders>
            <w:shd w:val="clear" w:color="000000" w:fill="FFD966"/>
            <w:noWrap/>
            <w:vAlign w:val="center"/>
            <w:hideMark/>
          </w:tcPr>
          <w:p w:rsidRPr="005D5556" w:rsidR="00CE70B7" w:rsidDel="00CE235E" w:rsidP="00CE70B7" w:rsidRDefault="00CE70B7" w14:paraId="0AA38FFF" w14:textId="47B8C921">
            <w:pPr>
              <w:jc w:val="both"/>
              <w:rPr>
                <w:del w:author="KARLOVCEC, Barbara" w:date="2025-02-26T14:31:00Z" w16du:dateUtc="2025-02-26T13:31:00Z" w:id="5612"/>
                <w:rFonts w:ascii="Calibri" w:hAnsi="Calibri" w:cs="Calibri"/>
              </w:rPr>
            </w:pPr>
            <w:del w:author="KARLOVCEC, Barbara" w:date="2025-02-26T14:31:00Z" w16du:dateUtc="2025-02-26T13:31:00Z" w:id="5613">
              <w:r w:rsidRPr="005D5556" w:rsidDel="00CE235E">
                <w:rPr>
                  <w:rFonts w:ascii="Calibri" w:hAnsi="Calibri" w:cs="Calibri"/>
                </w:rPr>
                <w:delText>Refrigerators/Freezers</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3FD7E356" w14:textId="1708D028">
            <w:pPr>
              <w:rPr>
                <w:del w:author="KARLOVCEC, Barbara" w:date="2025-02-26T14:31:00Z" w16du:dateUtc="2025-02-26T13:31:00Z" w:id="5614"/>
                <w:rFonts w:ascii="Calibri" w:hAnsi="Calibri" w:cs="Calibri"/>
                <w:color w:val="000000"/>
              </w:rPr>
            </w:pPr>
          </w:p>
        </w:tc>
      </w:tr>
      <w:tr w:rsidRPr="005D5556" w:rsidR="00CE70B7" w:rsidDel="00CE235E" w:rsidTr="00CE70B7" w14:paraId="1BD36E9B" w14:textId="45EDA7B8">
        <w:trPr>
          <w:trHeight w:val="612"/>
          <w:del w:author="KARLOVCEC, Barbara" w:date="2025-02-26T14:31:00Z" w:id="5615"/>
        </w:trPr>
        <w:tc>
          <w:tcPr>
            <w:tcW w:w="380" w:type="dxa"/>
            <w:tcBorders>
              <w:top w:val="nil"/>
              <w:left w:val="single" w:color="auto" w:sz="4" w:space="0"/>
              <w:bottom w:val="single" w:color="auto" w:sz="4" w:space="0"/>
              <w:right w:val="single" w:color="auto" w:sz="4" w:space="0"/>
            </w:tcBorders>
            <w:shd w:val="clear" w:color="000000" w:fill="FFD966"/>
            <w:noWrap/>
            <w:vAlign w:val="center"/>
            <w:hideMark/>
          </w:tcPr>
          <w:p w:rsidRPr="005D5556" w:rsidR="00CE70B7" w:rsidDel="00CE235E" w:rsidP="00CE70B7" w:rsidRDefault="00CE70B7" w14:paraId="227902DB" w14:textId="1D8C1DEB">
            <w:pPr>
              <w:rPr>
                <w:del w:author="KARLOVCEC, Barbara" w:date="2025-02-26T14:31:00Z" w16du:dateUtc="2025-02-26T13:31:00Z" w:id="5616"/>
                <w:rFonts w:ascii="Calibri" w:hAnsi="Calibri" w:cs="Calibri"/>
              </w:rPr>
            </w:pPr>
            <w:del w:author="KARLOVCEC, Barbara" w:date="2025-02-26T14:31:00Z" w16du:dateUtc="2025-02-26T13:31:00Z" w:id="5617">
              <w:r w:rsidRPr="005D5556" w:rsidDel="00CE235E">
                <w:rPr>
                  <w:rFonts w:ascii="Calibri" w:hAnsi="Calibri" w:cs="Calibri"/>
                </w:rPr>
                <w:delText>6</w:delText>
              </w:r>
            </w:del>
          </w:p>
        </w:tc>
        <w:tc>
          <w:tcPr>
            <w:tcW w:w="1640" w:type="dxa"/>
            <w:tcBorders>
              <w:top w:val="nil"/>
              <w:left w:val="nil"/>
              <w:bottom w:val="single" w:color="auto" w:sz="4" w:space="0"/>
              <w:right w:val="single" w:color="auto" w:sz="4" w:space="0"/>
            </w:tcBorders>
            <w:shd w:val="clear" w:color="000000" w:fill="FFD966"/>
            <w:noWrap/>
            <w:vAlign w:val="bottom"/>
            <w:hideMark/>
          </w:tcPr>
          <w:p w:rsidRPr="005D5556" w:rsidR="00CE70B7" w:rsidDel="00CE235E" w:rsidP="00CE70B7" w:rsidRDefault="00CE70B7" w14:paraId="176F513F" w14:textId="62637EFB">
            <w:pPr>
              <w:rPr>
                <w:del w:author="KARLOVCEC, Barbara" w:date="2025-02-26T14:31:00Z" w16du:dateUtc="2025-02-26T13:31:00Z" w:id="5618"/>
                <w:rFonts w:ascii="Calibri" w:hAnsi="Calibri" w:cs="Calibri"/>
              </w:rPr>
            </w:pPr>
            <w:del w:author="KARLOVCEC, Barbara" w:date="2025-02-26T14:31:00Z" w16du:dateUtc="2025-02-26T13:31:00Z" w:id="5619">
              <w:r w:rsidRPr="005D5556" w:rsidDel="00CE235E">
                <w:rPr>
                  <w:rFonts w:ascii="Calibri" w:hAnsi="Calibri" w:cs="Calibri"/>
                </w:rPr>
                <w:delText>JMG Ltd Abuja</w:delText>
              </w:r>
            </w:del>
          </w:p>
        </w:tc>
        <w:tc>
          <w:tcPr>
            <w:tcW w:w="1097" w:type="dxa"/>
            <w:tcBorders>
              <w:top w:val="nil"/>
              <w:left w:val="nil"/>
              <w:bottom w:val="single" w:color="auto" w:sz="4" w:space="0"/>
              <w:right w:val="single" w:color="auto" w:sz="4" w:space="0"/>
            </w:tcBorders>
            <w:shd w:val="clear" w:color="000000" w:fill="FFD966"/>
            <w:noWrap/>
            <w:vAlign w:val="center"/>
            <w:hideMark/>
          </w:tcPr>
          <w:p w:rsidRPr="005D5556" w:rsidR="00CE70B7" w:rsidDel="00CE235E" w:rsidP="00CE70B7" w:rsidRDefault="00CE70B7" w14:paraId="248C8E84" w14:textId="33D9F6B1">
            <w:pPr>
              <w:rPr>
                <w:del w:author="KARLOVCEC, Barbara" w:date="2025-02-26T14:31:00Z" w16du:dateUtc="2025-02-26T13:31:00Z" w:id="5620"/>
                <w:rFonts w:ascii="Calibri" w:hAnsi="Calibri" w:cs="Calibri"/>
              </w:rPr>
            </w:pPr>
            <w:del w:author="KARLOVCEC, Barbara" w:date="2025-02-26T14:31:00Z" w16du:dateUtc="2025-02-26T13:31:00Z" w:id="5621">
              <w:r w:rsidRPr="005D5556" w:rsidDel="00CE235E">
                <w:rPr>
                  <w:rFonts w:ascii="Calibri" w:hAnsi="Calibri" w:cs="Calibri"/>
                </w:rPr>
                <w:delText>Abuja</w:delText>
              </w:r>
            </w:del>
          </w:p>
        </w:tc>
        <w:tc>
          <w:tcPr>
            <w:tcW w:w="919" w:type="dxa"/>
            <w:tcBorders>
              <w:top w:val="nil"/>
              <w:left w:val="nil"/>
              <w:bottom w:val="single" w:color="auto" w:sz="4" w:space="0"/>
              <w:right w:val="single" w:color="auto" w:sz="4" w:space="0"/>
            </w:tcBorders>
            <w:shd w:val="clear" w:color="000000" w:fill="FFD966"/>
            <w:noWrap/>
            <w:vAlign w:val="center"/>
            <w:hideMark/>
          </w:tcPr>
          <w:p w:rsidRPr="005D5556" w:rsidR="00CE70B7" w:rsidDel="00CE235E" w:rsidP="00CE70B7" w:rsidRDefault="00CE70B7" w14:paraId="3F44335F" w14:textId="7B323ED1">
            <w:pPr>
              <w:rPr>
                <w:del w:author="KARLOVCEC, Barbara" w:date="2025-02-26T14:31:00Z" w16du:dateUtc="2025-02-26T13:31:00Z" w:id="5622"/>
                <w:rFonts w:ascii="Calibri" w:hAnsi="Calibri" w:cs="Calibri"/>
              </w:rPr>
            </w:pPr>
            <w:del w:author="KARLOVCEC, Barbara" w:date="2025-02-26T14:31:00Z" w16du:dateUtc="2025-02-26T13:31:00Z" w:id="5623">
              <w:r w:rsidRPr="005D5556" w:rsidDel="00CE235E">
                <w:rPr>
                  <w:rFonts w:ascii="Calibri" w:hAnsi="Calibri" w:cs="Calibri"/>
                </w:rPr>
                <w:delText>North Central</w:delText>
              </w:r>
            </w:del>
          </w:p>
        </w:tc>
        <w:tc>
          <w:tcPr>
            <w:tcW w:w="1780" w:type="dxa"/>
            <w:tcBorders>
              <w:top w:val="nil"/>
              <w:left w:val="nil"/>
              <w:bottom w:val="single" w:color="auto" w:sz="4" w:space="0"/>
              <w:right w:val="single" w:color="auto" w:sz="4" w:space="0"/>
            </w:tcBorders>
            <w:shd w:val="clear" w:color="000000" w:fill="FFD966"/>
            <w:vAlign w:val="bottom"/>
            <w:hideMark/>
          </w:tcPr>
          <w:p w:rsidRPr="005D5556" w:rsidR="00CE70B7" w:rsidDel="00CE235E" w:rsidP="00CE70B7" w:rsidRDefault="00CE70B7" w14:paraId="3673A00D" w14:textId="20E10F23">
            <w:pPr>
              <w:rPr>
                <w:del w:author="KARLOVCEC, Barbara" w:date="2025-02-26T14:31:00Z" w16du:dateUtc="2025-02-26T13:31:00Z" w:id="5624"/>
                <w:rFonts w:ascii="Calibri" w:hAnsi="Calibri" w:cs="Calibri"/>
              </w:rPr>
            </w:pPr>
            <w:del w:author="KARLOVCEC, Barbara" w:date="2025-02-26T14:31:00Z" w16du:dateUtc="2025-02-26T13:31:00Z" w:id="5625">
              <w:r w:rsidRPr="005D5556" w:rsidDel="00CE235E">
                <w:rPr>
                  <w:rFonts w:ascii="Calibri" w:hAnsi="Calibri" w:cs="Calibri"/>
                </w:rPr>
                <w:delText xml:space="preserve">Fridges, Freezers and ACs </w:delText>
              </w:r>
              <w:r w:rsidRPr="005D5556" w:rsidDel="00CE235E">
                <w:rPr>
                  <w:rFonts w:ascii="Calibri" w:hAnsi="Calibri" w:cs="Calibri"/>
                </w:rPr>
                <w:br/>
              </w:r>
              <w:r w:rsidRPr="005D5556" w:rsidDel="00CE235E">
                <w:rPr>
                  <w:rFonts w:ascii="Calibri" w:hAnsi="Calibri" w:cs="Calibri"/>
                </w:rPr>
                <w:delText>( TCL, AEON, Toshiba)</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0CCFD2B7" w14:textId="750E700D">
            <w:pPr>
              <w:rPr>
                <w:del w:author="KARLOVCEC, Barbara" w:date="2025-02-26T14:31:00Z" w16du:dateUtc="2025-02-26T13:31:00Z" w:id="5626"/>
                <w:rFonts w:ascii="Calibri" w:hAnsi="Calibri" w:cs="Calibri"/>
                <w:color w:val="000000"/>
              </w:rPr>
            </w:pPr>
          </w:p>
        </w:tc>
      </w:tr>
      <w:tr w:rsidRPr="005D5556" w:rsidR="00CE70B7" w:rsidDel="00CE235E" w:rsidTr="00CE70B7" w14:paraId="45465ABC" w14:textId="5D1DF485">
        <w:trPr>
          <w:trHeight w:val="300"/>
          <w:del w:author="KARLOVCEC, Barbara" w:date="2025-02-26T14:31:00Z" w:id="5627"/>
        </w:trPr>
        <w:tc>
          <w:tcPr>
            <w:tcW w:w="380" w:type="dxa"/>
            <w:tcBorders>
              <w:top w:val="nil"/>
              <w:left w:val="single" w:color="auto" w:sz="4" w:space="0"/>
              <w:bottom w:val="single" w:color="auto" w:sz="4" w:space="0"/>
              <w:right w:val="single" w:color="auto" w:sz="4" w:space="0"/>
            </w:tcBorders>
            <w:shd w:val="clear" w:color="000000" w:fill="FFD966"/>
            <w:noWrap/>
            <w:vAlign w:val="center"/>
            <w:hideMark/>
          </w:tcPr>
          <w:p w:rsidRPr="005D5556" w:rsidR="00CE70B7" w:rsidDel="00CE235E" w:rsidP="00CE70B7" w:rsidRDefault="00CE70B7" w14:paraId="1946E5A9" w14:textId="7022CAD4">
            <w:pPr>
              <w:rPr>
                <w:del w:author="KARLOVCEC, Barbara" w:date="2025-02-26T14:31:00Z" w16du:dateUtc="2025-02-26T13:31:00Z" w:id="5628"/>
                <w:rFonts w:ascii="Calibri" w:hAnsi="Calibri" w:cs="Calibri"/>
              </w:rPr>
            </w:pPr>
            <w:del w:author="KARLOVCEC, Barbara" w:date="2025-02-26T14:31:00Z" w16du:dateUtc="2025-02-26T13:31:00Z" w:id="5629">
              <w:r w:rsidRPr="005D5556" w:rsidDel="00CE235E">
                <w:rPr>
                  <w:rFonts w:ascii="Calibri" w:hAnsi="Calibri" w:cs="Calibri"/>
                </w:rPr>
                <w:delText>7</w:delText>
              </w:r>
            </w:del>
          </w:p>
        </w:tc>
        <w:tc>
          <w:tcPr>
            <w:tcW w:w="1640" w:type="dxa"/>
            <w:tcBorders>
              <w:top w:val="nil"/>
              <w:left w:val="nil"/>
              <w:bottom w:val="single" w:color="auto" w:sz="4" w:space="0"/>
              <w:right w:val="single" w:color="auto" w:sz="4" w:space="0"/>
            </w:tcBorders>
            <w:shd w:val="clear" w:color="000000" w:fill="FFD966"/>
            <w:noWrap/>
            <w:vAlign w:val="bottom"/>
            <w:hideMark/>
          </w:tcPr>
          <w:p w:rsidRPr="005D5556" w:rsidR="00CE70B7" w:rsidDel="00CE235E" w:rsidP="00CE70B7" w:rsidRDefault="00CE70B7" w14:paraId="4FE54475" w14:textId="0B85D515">
            <w:pPr>
              <w:rPr>
                <w:del w:author="KARLOVCEC, Barbara" w:date="2025-02-26T14:31:00Z" w16du:dateUtc="2025-02-26T13:31:00Z" w:id="5630"/>
                <w:rFonts w:ascii="Calibri" w:hAnsi="Calibri" w:cs="Calibri"/>
              </w:rPr>
            </w:pPr>
            <w:del w:author="KARLOVCEC, Barbara" w:date="2025-02-26T14:31:00Z" w16du:dateUtc="2025-02-26T13:31:00Z" w:id="5631">
              <w:r w:rsidRPr="005D5556" w:rsidDel="00CE235E">
                <w:rPr>
                  <w:rFonts w:ascii="Calibri" w:hAnsi="Calibri" w:cs="Calibri"/>
                </w:rPr>
                <w:delText>JNC Motors Ltd</w:delText>
              </w:r>
            </w:del>
          </w:p>
        </w:tc>
        <w:tc>
          <w:tcPr>
            <w:tcW w:w="1097" w:type="dxa"/>
            <w:tcBorders>
              <w:top w:val="nil"/>
              <w:left w:val="nil"/>
              <w:bottom w:val="single" w:color="auto" w:sz="4" w:space="0"/>
              <w:right w:val="single" w:color="auto" w:sz="4" w:space="0"/>
            </w:tcBorders>
            <w:shd w:val="clear" w:color="000000" w:fill="FFD966"/>
            <w:noWrap/>
            <w:vAlign w:val="center"/>
            <w:hideMark/>
          </w:tcPr>
          <w:p w:rsidRPr="005D5556" w:rsidR="00CE70B7" w:rsidDel="00CE235E" w:rsidP="00CE70B7" w:rsidRDefault="00CE70B7" w14:paraId="298021F5" w14:textId="11664F12">
            <w:pPr>
              <w:rPr>
                <w:del w:author="KARLOVCEC, Barbara" w:date="2025-02-26T14:31:00Z" w16du:dateUtc="2025-02-26T13:31:00Z" w:id="5632"/>
                <w:rFonts w:ascii="Calibri" w:hAnsi="Calibri" w:cs="Calibri"/>
              </w:rPr>
            </w:pPr>
            <w:del w:author="KARLOVCEC, Barbara" w:date="2025-02-26T14:31:00Z" w16du:dateUtc="2025-02-26T13:31:00Z" w:id="5633">
              <w:r w:rsidRPr="005D5556" w:rsidDel="00CE235E">
                <w:rPr>
                  <w:rFonts w:ascii="Calibri" w:hAnsi="Calibri" w:cs="Calibri"/>
                </w:rPr>
                <w:delText>Abuja</w:delText>
              </w:r>
            </w:del>
          </w:p>
        </w:tc>
        <w:tc>
          <w:tcPr>
            <w:tcW w:w="919" w:type="dxa"/>
            <w:tcBorders>
              <w:top w:val="nil"/>
              <w:left w:val="nil"/>
              <w:bottom w:val="single" w:color="auto" w:sz="4" w:space="0"/>
              <w:right w:val="single" w:color="auto" w:sz="4" w:space="0"/>
            </w:tcBorders>
            <w:shd w:val="clear" w:color="000000" w:fill="FFD966"/>
            <w:noWrap/>
            <w:vAlign w:val="center"/>
            <w:hideMark/>
          </w:tcPr>
          <w:p w:rsidRPr="005D5556" w:rsidR="00CE70B7" w:rsidDel="00CE235E" w:rsidP="00CE70B7" w:rsidRDefault="00CE70B7" w14:paraId="33A38B99" w14:textId="5AEDB602">
            <w:pPr>
              <w:rPr>
                <w:del w:author="KARLOVCEC, Barbara" w:date="2025-02-26T14:31:00Z" w16du:dateUtc="2025-02-26T13:31:00Z" w:id="5634"/>
                <w:rFonts w:ascii="Calibri" w:hAnsi="Calibri" w:cs="Calibri"/>
              </w:rPr>
            </w:pPr>
            <w:del w:author="KARLOVCEC, Barbara" w:date="2025-02-26T14:31:00Z" w16du:dateUtc="2025-02-26T13:31:00Z" w:id="5635">
              <w:r w:rsidRPr="005D5556" w:rsidDel="00CE235E">
                <w:rPr>
                  <w:rFonts w:ascii="Calibri" w:hAnsi="Calibri" w:cs="Calibri"/>
                </w:rPr>
                <w:delText>North Central</w:delText>
              </w:r>
            </w:del>
          </w:p>
        </w:tc>
        <w:tc>
          <w:tcPr>
            <w:tcW w:w="1780" w:type="dxa"/>
            <w:tcBorders>
              <w:top w:val="nil"/>
              <w:left w:val="nil"/>
              <w:bottom w:val="single" w:color="auto" w:sz="4" w:space="0"/>
              <w:right w:val="single" w:color="auto" w:sz="4" w:space="0"/>
            </w:tcBorders>
            <w:shd w:val="clear" w:color="000000" w:fill="FFD966"/>
            <w:noWrap/>
            <w:vAlign w:val="bottom"/>
            <w:hideMark/>
          </w:tcPr>
          <w:p w:rsidRPr="005D5556" w:rsidR="00CE70B7" w:rsidDel="00CE235E" w:rsidP="00CE70B7" w:rsidRDefault="00CE70B7" w14:paraId="242F2D06" w14:textId="12B8976B">
            <w:pPr>
              <w:rPr>
                <w:del w:author="KARLOVCEC, Barbara" w:date="2025-02-26T14:31:00Z" w16du:dateUtc="2025-02-26T13:31:00Z" w:id="5636"/>
                <w:rFonts w:ascii="Calibri" w:hAnsi="Calibri" w:cs="Calibri"/>
              </w:rPr>
            </w:pPr>
            <w:del w:author="KARLOVCEC, Barbara" w:date="2025-02-26T14:31:00Z" w16du:dateUtc="2025-02-26T13:31:00Z" w:id="5637">
              <w:r w:rsidRPr="005D5556" w:rsidDel="00CE235E">
                <w:rPr>
                  <w:rFonts w:ascii="Calibri" w:hAnsi="Calibri" w:cs="Calibri"/>
                </w:rPr>
                <w:delText>ACs (Gee)</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40DEFABF" w14:textId="4E959FBD">
            <w:pPr>
              <w:rPr>
                <w:del w:author="KARLOVCEC, Barbara" w:date="2025-02-26T14:31:00Z" w16du:dateUtc="2025-02-26T13:31:00Z" w:id="5638"/>
                <w:rFonts w:ascii="Calibri" w:hAnsi="Calibri" w:cs="Calibri"/>
                <w:color w:val="000000"/>
              </w:rPr>
            </w:pPr>
          </w:p>
        </w:tc>
      </w:tr>
      <w:tr w:rsidRPr="005D5556" w:rsidR="00CE70B7" w:rsidDel="00CE235E" w:rsidTr="00CE70B7" w14:paraId="2F24E607" w14:textId="64F6703A">
        <w:trPr>
          <w:trHeight w:val="690"/>
          <w:del w:author="KARLOVCEC, Barbara" w:date="2025-02-26T14:31:00Z" w:id="5639"/>
        </w:trPr>
        <w:tc>
          <w:tcPr>
            <w:tcW w:w="380" w:type="dxa"/>
            <w:tcBorders>
              <w:top w:val="nil"/>
              <w:left w:val="single" w:color="auto" w:sz="4" w:space="0"/>
              <w:bottom w:val="single" w:color="auto" w:sz="4" w:space="0"/>
              <w:right w:val="single" w:color="auto" w:sz="4" w:space="0"/>
            </w:tcBorders>
            <w:shd w:val="clear" w:color="000000" w:fill="FFD966"/>
            <w:noWrap/>
            <w:vAlign w:val="center"/>
            <w:hideMark/>
          </w:tcPr>
          <w:p w:rsidRPr="005D5556" w:rsidR="00CE70B7" w:rsidDel="00CE235E" w:rsidP="00CE70B7" w:rsidRDefault="00CE70B7" w14:paraId="3713C6F9" w14:textId="1914CF0D">
            <w:pPr>
              <w:rPr>
                <w:del w:author="KARLOVCEC, Barbara" w:date="2025-02-26T14:31:00Z" w16du:dateUtc="2025-02-26T13:31:00Z" w:id="5640"/>
                <w:rFonts w:ascii="Calibri" w:hAnsi="Calibri" w:cs="Calibri"/>
              </w:rPr>
            </w:pPr>
            <w:del w:author="KARLOVCEC, Barbara" w:date="2025-02-26T14:31:00Z" w16du:dateUtc="2025-02-26T13:31:00Z" w:id="5641">
              <w:r w:rsidRPr="005D5556" w:rsidDel="00CE235E">
                <w:rPr>
                  <w:rFonts w:ascii="Calibri" w:hAnsi="Calibri" w:cs="Calibri"/>
                </w:rPr>
                <w:delText>8</w:delText>
              </w:r>
            </w:del>
          </w:p>
        </w:tc>
        <w:tc>
          <w:tcPr>
            <w:tcW w:w="1640" w:type="dxa"/>
            <w:tcBorders>
              <w:top w:val="nil"/>
              <w:left w:val="nil"/>
              <w:bottom w:val="single" w:color="auto" w:sz="4" w:space="0"/>
              <w:right w:val="single" w:color="auto" w:sz="4" w:space="0"/>
            </w:tcBorders>
            <w:shd w:val="clear" w:color="000000" w:fill="FFD966"/>
            <w:vAlign w:val="bottom"/>
            <w:hideMark/>
          </w:tcPr>
          <w:p w:rsidRPr="005D5556" w:rsidR="00CE70B7" w:rsidDel="00CE235E" w:rsidP="00CE70B7" w:rsidRDefault="00CE70B7" w14:paraId="0CC50EC9" w14:textId="1D39B3EC">
            <w:pPr>
              <w:rPr>
                <w:del w:author="KARLOVCEC, Barbara" w:date="2025-02-26T14:31:00Z" w16du:dateUtc="2025-02-26T13:31:00Z" w:id="5642"/>
                <w:rFonts w:ascii="Calibri" w:hAnsi="Calibri" w:cs="Calibri"/>
              </w:rPr>
            </w:pPr>
            <w:del w:author="KARLOVCEC, Barbara" w:date="2025-02-26T14:31:00Z" w16du:dateUtc="2025-02-26T13:31:00Z" w:id="5643">
              <w:r w:rsidRPr="005D5556" w:rsidDel="00CE235E">
                <w:rPr>
                  <w:rFonts w:ascii="Calibri" w:hAnsi="Calibri" w:cs="Calibri"/>
                </w:rPr>
                <w:delText xml:space="preserve">Choice International Group (CIG) </w:delText>
              </w:r>
              <w:r w:rsidRPr="005D5556" w:rsidDel="00CE235E">
                <w:rPr>
                  <w:rFonts w:ascii="Calibri" w:hAnsi="Calibri" w:cs="Calibri"/>
                </w:rPr>
                <w:br/>
              </w:r>
              <w:r w:rsidRPr="005D5556" w:rsidDel="00CE235E">
                <w:rPr>
                  <w:rFonts w:ascii="Calibri" w:hAnsi="Calibri" w:cs="Calibri"/>
                </w:rPr>
                <w:delText>Motors Co. Ltd</w:delText>
              </w:r>
            </w:del>
          </w:p>
        </w:tc>
        <w:tc>
          <w:tcPr>
            <w:tcW w:w="1097" w:type="dxa"/>
            <w:tcBorders>
              <w:top w:val="nil"/>
              <w:left w:val="nil"/>
              <w:bottom w:val="single" w:color="auto" w:sz="4" w:space="0"/>
              <w:right w:val="single" w:color="auto" w:sz="4" w:space="0"/>
            </w:tcBorders>
            <w:shd w:val="clear" w:color="000000" w:fill="FFD966"/>
            <w:noWrap/>
            <w:vAlign w:val="center"/>
            <w:hideMark/>
          </w:tcPr>
          <w:p w:rsidRPr="005D5556" w:rsidR="00CE70B7" w:rsidDel="00CE235E" w:rsidP="00CE70B7" w:rsidRDefault="00CE70B7" w14:paraId="7ED4DDB4" w14:textId="3A45B618">
            <w:pPr>
              <w:rPr>
                <w:del w:author="KARLOVCEC, Barbara" w:date="2025-02-26T14:31:00Z" w16du:dateUtc="2025-02-26T13:31:00Z" w:id="5644"/>
                <w:rFonts w:ascii="Calibri" w:hAnsi="Calibri" w:cs="Calibri"/>
              </w:rPr>
            </w:pPr>
            <w:del w:author="KARLOVCEC, Barbara" w:date="2025-02-26T14:31:00Z" w16du:dateUtc="2025-02-26T13:31:00Z" w:id="5645">
              <w:r w:rsidRPr="005D5556" w:rsidDel="00CE235E">
                <w:rPr>
                  <w:rFonts w:ascii="Calibri" w:hAnsi="Calibri" w:cs="Calibri"/>
                </w:rPr>
                <w:delText>Abuja</w:delText>
              </w:r>
            </w:del>
          </w:p>
        </w:tc>
        <w:tc>
          <w:tcPr>
            <w:tcW w:w="919" w:type="dxa"/>
            <w:tcBorders>
              <w:top w:val="nil"/>
              <w:left w:val="nil"/>
              <w:bottom w:val="single" w:color="auto" w:sz="4" w:space="0"/>
              <w:right w:val="single" w:color="auto" w:sz="4" w:space="0"/>
            </w:tcBorders>
            <w:shd w:val="clear" w:color="000000" w:fill="FFD966"/>
            <w:noWrap/>
            <w:vAlign w:val="center"/>
            <w:hideMark/>
          </w:tcPr>
          <w:p w:rsidRPr="005D5556" w:rsidR="00CE70B7" w:rsidDel="00CE235E" w:rsidP="00CE70B7" w:rsidRDefault="00CE70B7" w14:paraId="474A346E" w14:textId="63C28860">
            <w:pPr>
              <w:rPr>
                <w:del w:author="KARLOVCEC, Barbara" w:date="2025-02-26T14:31:00Z" w16du:dateUtc="2025-02-26T13:31:00Z" w:id="5646"/>
                <w:rFonts w:ascii="Calibri" w:hAnsi="Calibri" w:cs="Calibri"/>
              </w:rPr>
            </w:pPr>
            <w:del w:author="KARLOVCEC, Barbara" w:date="2025-02-26T14:31:00Z" w16du:dateUtc="2025-02-26T13:31:00Z" w:id="5647">
              <w:r w:rsidRPr="005D5556" w:rsidDel="00CE235E">
                <w:rPr>
                  <w:rFonts w:ascii="Calibri" w:hAnsi="Calibri" w:cs="Calibri"/>
                </w:rPr>
                <w:delText>North Central</w:delText>
              </w:r>
            </w:del>
          </w:p>
        </w:tc>
        <w:tc>
          <w:tcPr>
            <w:tcW w:w="1780" w:type="dxa"/>
            <w:tcBorders>
              <w:top w:val="nil"/>
              <w:left w:val="nil"/>
              <w:bottom w:val="single" w:color="auto" w:sz="4" w:space="0"/>
              <w:right w:val="single" w:color="auto" w:sz="4" w:space="0"/>
            </w:tcBorders>
            <w:shd w:val="clear" w:color="000000" w:fill="FFD966"/>
            <w:vAlign w:val="bottom"/>
            <w:hideMark/>
          </w:tcPr>
          <w:p w:rsidRPr="005D5556" w:rsidR="00CE70B7" w:rsidDel="00CE235E" w:rsidP="00CE70B7" w:rsidRDefault="00CE70B7" w14:paraId="04CA4B7D" w14:textId="6EB151BF">
            <w:pPr>
              <w:rPr>
                <w:del w:author="KARLOVCEC, Barbara" w:date="2025-02-26T14:31:00Z" w16du:dateUtc="2025-02-26T13:31:00Z" w:id="5648"/>
                <w:rFonts w:ascii="Calibri" w:hAnsi="Calibri" w:cs="Calibri"/>
              </w:rPr>
            </w:pPr>
            <w:del w:author="KARLOVCEC, Barbara" w:date="2025-02-26T14:31:00Z" w16du:dateUtc="2025-02-26T13:31:00Z" w:id="5649">
              <w:r w:rsidRPr="005D5556" w:rsidDel="00CE235E">
                <w:rPr>
                  <w:rFonts w:ascii="Calibri" w:hAnsi="Calibri" w:cs="Calibri"/>
                </w:rPr>
                <w:delText>GAC Motors, JMC Motors and Wulling Motors</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5FBEA09F" w14:textId="2399F91C">
            <w:pPr>
              <w:rPr>
                <w:del w:author="KARLOVCEC, Barbara" w:date="2025-02-26T14:31:00Z" w16du:dateUtc="2025-02-26T13:31:00Z" w:id="5650"/>
                <w:rFonts w:ascii="Calibri" w:hAnsi="Calibri" w:cs="Calibri"/>
                <w:color w:val="000000"/>
              </w:rPr>
            </w:pPr>
          </w:p>
        </w:tc>
      </w:tr>
      <w:tr w:rsidRPr="005D5556" w:rsidR="00CE70B7" w:rsidDel="00CE235E" w:rsidTr="00CE70B7" w14:paraId="205DC5F9" w14:textId="5C7AD859">
        <w:trPr>
          <w:trHeight w:val="300"/>
          <w:del w:author="KARLOVCEC, Barbara" w:date="2025-02-26T14:31:00Z" w:id="5651"/>
        </w:trPr>
        <w:tc>
          <w:tcPr>
            <w:tcW w:w="380" w:type="dxa"/>
            <w:tcBorders>
              <w:top w:val="nil"/>
              <w:left w:val="single" w:color="auto" w:sz="4" w:space="0"/>
              <w:bottom w:val="single" w:color="auto" w:sz="4" w:space="0"/>
              <w:right w:val="single" w:color="auto" w:sz="4" w:space="0"/>
            </w:tcBorders>
            <w:shd w:val="clear" w:color="000000" w:fill="FFD966"/>
            <w:noWrap/>
            <w:vAlign w:val="center"/>
            <w:hideMark/>
          </w:tcPr>
          <w:p w:rsidRPr="005D5556" w:rsidR="00CE70B7" w:rsidDel="00CE235E" w:rsidP="00CE70B7" w:rsidRDefault="00CE70B7" w14:paraId="35997475" w14:textId="6B3F67B8">
            <w:pPr>
              <w:rPr>
                <w:del w:author="KARLOVCEC, Barbara" w:date="2025-02-26T14:31:00Z" w16du:dateUtc="2025-02-26T13:31:00Z" w:id="5652"/>
                <w:rFonts w:ascii="Calibri" w:hAnsi="Calibri" w:cs="Calibri"/>
              </w:rPr>
            </w:pPr>
            <w:del w:author="KARLOVCEC, Barbara" w:date="2025-02-26T14:31:00Z" w16du:dateUtc="2025-02-26T13:31:00Z" w:id="5653">
              <w:r w:rsidRPr="005D5556" w:rsidDel="00CE235E">
                <w:rPr>
                  <w:rFonts w:ascii="Calibri" w:hAnsi="Calibri" w:cs="Calibri"/>
                </w:rPr>
                <w:delText>9</w:delText>
              </w:r>
            </w:del>
          </w:p>
        </w:tc>
        <w:tc>
          <w:tcPr>
            <w:tcW w:w="1640" w:type="dxa"/>
            <w:tcBorders>
              <w:top w:val="nil"/>
              <w:left w:val="nil"/>
              <w:bottom w:val="single" w:color="auto" w:sz="4" w:space="0"/>
              <w:right w:val="single" w:color="auto" w:sz="4" w:space="0"/>
            </w:tcBorders>
            <w:shd w:val="clear" w:color="000000" w:fill="FFD966"/>
            <w:noWrap/>
            <w:vAlign w:val="bottom"/>
            <w:hideMark/>
          </w:tcPr>
          <w:p w:rsidRPr="005D5556" w:rsidR="00CE70B7" w:rsidDel="00CE235E" w:rsidP="00CE70B7" w:rsidRDefault="00CE70B7" w14:paraId="5B158525" w14:textId="589F647E">
            <w:pPr>
              <w:rPr>
                <w:del w:author="KARLOVCEC, Barbara" w:date="2025-02-26T14:31:00Z" w16du:dateUtc="2025-02-26T13:31:00Z" w:id="5654"/>
                <w:rFonts w:ascii="Calibri" w:hAnsi="Calibri" w:cs="Calibri"/>
              </w:rPr>
            </w:pPr>
            <w:del w:author="KARLOVCEC, Barbara" w:date="2025-02-26T14:31:00Z" w16du:dateUtc="2025-02-26T13:31:00Z" w:id="5655">
              <w:r w:rsidRPr="005D5556" w:rsidDel="00CE235E">
                <w:rPr>
                  <w:rFonts w:ascii="Calibri" w:hAnsi="Calibri" w:cs="Calibri"/>
                </w:rPr>
                <w:delText>JAC Motors Ltd</w:delText>
              </w:r>
            </w:del>
          </w:p>
        </w:tc>
        <w:tc>
          <w:tcPr>
            <w:tcW w:w="1097" w:type="dxa"/>
            <w:tcBorders>
              <w:top w:val="nil"/>
              <w:left w:val="nil"/>
              <w:bottom w:val="single" w:color="auto" w:sz="4" w:space="0"/>
              <w:right w:val="single" w:color="auto" w:sz="4" w:space="0"/>
            </w:tcBorders>
            <w:shd w:val="clear" w:color="000000" w:fill="FFD966"/>
            <w:noWrap/>
            <w:vAlign w:val="center"/>
            <w:hideMark/>
          </w:tcPr>
          <w:p w:rsidRPr="005D5556" w:rsidR="00CE70B7" w:rsidDel="00CE235E" w:rsidP="00CE70B7" w:rsidRDefault="00CE70B7" w14:paraId="63A1B1B5" w14:textId="0921CED1">
            <w:pPr>
              <w:rPr>
                <w:del w:author="KARLOVCEC, Barbara" w:date="2025-02-26T14:31:00Z" w16du:dateUtc="2025-02-26T13:31:00Z" w:id="5656"/>
                <w:rFonts w:ascii="Calibri" w:hAnsi="Calibri" w:cs="Calibri"/>
              </w:rPr>
            </w:pPr>
            <w:del w:author="KARLOVCEC, Barbara" w:date="2025-02-26T14:31:00Z" w16du:dateUtc="2025-02-26T13:31:00Z" w:id="5657">
              <w:r w:rsidRPr="005D5556" w:rsidDel="00CE235E">
                <w:rPr>
                  <w:rFonts w:ascii="Calibri" w:hAnsi="Calibri" w:cs="Calibri"/>
                </w:rPr>
                <w:delText>Lagos</w:delText>
              </w:r>
            </w:del>
          </w:p>
        </w:tc>
        <w:tc>
          <w:tcPr>
            <w:tcW w:w="919" w:type="dxa"/>
            <w:tcBorders>
              <w:top w:val="nil"/>
              <w:left w:val="nil"/>
              <w:bottom w:val="single" w:color="auto" w:sz="4" w:space="0"/>
              <w:right w:val="single" w:color="auto" w:sz="4" w:space="0"/>
            </w:tcBorders>
            <w:shd w:val="clear" w:color="000000" w:fill="FFD966"/>
            <w:noWrap/>
            <w:vAlign w:val="center"/>
            <w:hideMark/>
          </w:tcPr>
          <w:p w:rsidRPr="005D5556" w:rsidR="00CE70B7" w:rsidDel="00CE235E" w:rsidP="00CE70B7" w:rsidRDefault="00CE70B7" w14:paraId="4D2B61B7" w14:textId="53006C8A">
            <w:pPr>
              <w:rPr>
                <w:del w:author="KARLOVCEC, Barbara" w:date="2025-02-26T14:31:00Z" w16du:dateUtc="2025-02-26T13:31:00Z" w:id="5658"/>
                <w:rFonts w:ascii="Calibri" w:hAnsi="Calibri" w:cs="Calibri"/>
              </w:rPr>
            </w:pPr>
            <w:del w:author="KARLOVCEC, Barbara" w:date="2025-02-26T14:31:00Z" w16du:dateUtc="2025-02-26T13:31:00Z" w:id="5659">
              <w:r w:rsidRPr="005D5556" w:rsidDel="00CE235E">
                <w:rPr>
                  <w:rFonts w:ascii="Calibri" w:hAnsi="Calibri" w:cs="Calibri"/>
                </w:rPr>
                <w:delText>South West</w:delText>
              </w:r>
            </w:del>
          </w:p>
        </w:tc>
        <w:tc>
          <w:tcPr>
            <w:tcW w:w="1780" w:type="dxa"/>
            <w:tcBorders>
              <w:top w:val="nil"/>
              <w:left w:val="nil"/>
              <w:bottom w:val="single" w:color="auto" w:sz="4" w:space="0"/>
              <w:right w:val="single" w:color="auto" w:sz="4" w:space="0"/>
            </w:tcBorders>
            <w:shd w:val="clear" w:color="000000" w:fill="FFD966"/>
            <w:noWrap/>
            <w:vAlign w:val="bottom"/>
            <w:hideMark/>
          </w:tcPr>
          <w:p w:rsidRPr="005D5556" w:rsidR="00CE70B7" w:rsidDel="00CE235E" w:rsidP="00CE70B7" w:rsidRDefault="00CE70B7" w14:paraId="14509814" w14:textId="0312CFC0">
            <w:pPr>
              <w:rPr>
                <w:del w:author="KARLOVCEC, Barbara" w:date="2025-02-26T14:31:00Z" w16du:dateUtc="2025-02-26T13:31:00Z" w:id="5660"/>
                <w:rFonts w:ascii="Calibri" w:hAnsi="Calibri" w:cs="Calibri"/>
              </w:rPr>
            </w:pPr>
            <w:del w:author="KARLOVCEC, Barbara" w:date="2025-02-26T14:31:00Z" w16du:dateUtc="2025-02-26T13:31:00Z" w:id="5661">
              <w:r w:rsidRPr="005D5556" w:rsidDel="00CE235E">
                <w:rPr>
                  <w:rFonts w:ascii="Calibri" w:hAnsi="Calibri" w:cs="Calibri"/>
                </w:rPr>
                <w:delText>JAC Motors</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72E6EEA3" w14:textId="03B89D65">
            <w:pPr>
              <w:rPr>
                <w:del w:author="KARLOVCEC, Barbara" w:date="2025-02-26T14:31:00Z" w16du:dateUtc="2025-02-26T13:31:00Z" w:id="5662"/>
                <w:rFonts w:ascii="Calibri" w:hAnsi="Calibri" w:cs="Calibri"/>
                <w:color w:val="000000"/>
              </w:rPr>
            </w:pPr>
          </w:p>
        </w:tc>
      </w:tr>
      <w:tr w:rsidRPr="005D5556" w:rsidR="00CE70B7" w:rsidDel="00CE235E" w:rsidTr="00CE70B7" w14:paraId="0E6AE3DE" w14:textId="57D6B0EC">
        <w:trPr>
          <w:trHeight w:val="690"/>
          <w:del w:author="KARLOVCEC, Barbara" w:date="2025-02-26T14:31:00Z" w:id="5663"/>
        </w:trPr>
        <w:tc>
          <w:tcPr>
            <w:tcW w:w="380" w:type="dxa"/>
            <w:tcBorders>
              <w:top w:val="nil"/>
              <w:left w:val="single" w:color="auto" w:sz="4" w:space="0"/>
              <w:bottom w:val="single" w:color="auto" w:sz="4" w:space="0"/>
              <w:right w:val="single" w:color="auto" w:sz="4" w:space="0"/>
            </w:tcBorders>
            <w:shd w:val="clear" w:color="000000" w:fill="FFD966"/>
            <w:noWrap/>
            <w:vAlign w:val="bottom"/>
            <w:hideMark/>
          </w:tcPr>
          <w:p w:rsidRPr="005D5556" w:rsidR="00CE70B7" w:rsidDel="00CE235E" w:rsidP="00CE70B7" w:rsidRDefault="00CE70B7" w14:paraId="4880A485" w14:textId="518FFCDF">
            <w:pPr>
              <w:rPr>
                <w:del w:author="KARLOVCEC, Barbara" w:date="2025-02-26T14:31:00Z" w16du:dateUtc="2025-02-26T13:31:00Z" w:id="5664"/>
                <w:rFonts w:ascii="Calibri" w:hAnsi="Calibri" w:cs="Calibri"/>
              </w:rPr>
            </w:pPr>
            <w:del w:author="KARLOVCEC, Barbara" w:date="2025-02-26T14:31:00Z" w16du:dateUtc="2025-02-26T13:31:00Z" w:id="5665">
              <w:r w:rsidRPr="005D5556" w:rsidDel="00CE235E">
                <w:rPr>
                  <w:rFonts w:ascii="Calibri" w:hAnsi="Calibri" w:cs="Calibri"/>
                </w:rPr>
                <w:delText>10</w:delText>
              </w:r>
            </w:del>
          </w:p>
        </w:tc>
        <w:tc>
          <w:tcPr>
            <w:tcW w:w="1640" w:type="dxa"/>
            <w:tcBorders>
              <w:top w:val="nil"/>
              <w:left w:val="nil"/>
              <w:bottom w:val="single" w:color="auto" w:sz="4" w:space="0"/>
              <w:right w:val="single" w:color="auto" w:sz="4" w:space="0"/>
            </w:tcBorders>
            <w:shd w:val="clear" w:color="000000" w:fill="FFD966"/>
            <w:vAlign w:val="bottom"/>
            <w:hideMark/>
          </w:tcPr>
          <w:p w:rsidRPr="005D5556" w:rsidR="00CE70B7" w:rsidDel="00CE235E" w:rsidP="00CE70B7" w:rsidRDefault="00CE70B7" w14:paraId="0A344B9A" w14:textId="32E55B9D">
            <w:pPr>
              <w:rPr>
                <w:del w:author="KARLOVCEC, Barbara" w:date="2025-02-26T14:31:00Z" w16du:dateUtc="2025-02-26T13:31:00Z" w:id="5666"/>
                <w:rFonts w:ascii="Calibri" w:hAnsi="Calibri" w:cs="Calibri"/>
              </w:rPr>
            </w:pPr>
            <w:del w:author="KARLOVCEC, Barbara" w:date="2025-02-26T14:31:00Z" w16du:dateUtc="2025-02-26T13:31:00Z" w:id="5667">
              <w:r w:rsidRPr="005D5556" w:rsidDel="00CE235E">
                <w:rPr>
                  <w:rFonts w:ascii="Calibri" w:hAnsi="Calibri" w:cs="Calibri"/>
                </w:rPr>
                <w:delText xml:space="preserve">Innoson Vehicle Manufacturing </w:delText>
              </w:r>
              <w:r w:rsidRPr="005D5556" w:rsidDel="00CE235E">
                <w:rPr>
                  <w:rFonts w:ascii="Calibri" w:hAnsi="Calibri" w:cs="Calibri"/>
                </w:rPr>
                <w:br/>
              </w:r>
              <w:r w:rsidRPr="005D5556" w:rsidDel="00CE235E">
                <w:rPr>
                  <w:rFonts w:ascii="Calibri" w:hAnsi="Calibri" w:cs="Calibri"/>
                </w:rPr>
                <w:delText>co. ltd</w:delText>
              </w:r>
            </w:del>
          </w:p>
        </w:tc>
        <w:tc>
          <w:tcPr>
            <w:tcW w:w="1097" w:type="dxa"/>
            <w:tcBorders>
              <w:top w:val="nil"/>
              <w:left w:val="nil"/>
              <w:bottom w:val="single" w:color="auto" w:sz="4" w:space="0"/>
              <w:right w:val="single" w:color="auto" w:sz="4" w:space="0"/>
            </w:tcBorders>
            <w:shd w:val="clear" w:color="000000" w:fill="FFD966"/>
            <w:noWrap/>
            <w:vAlign w:val="center"/>
            <w:hideMark/>
          </w:tcPr>
          <w:p w:rsidRPr="005D5556" w:rsidR="00CE70B7" w:rsidDel="00CE235E" w:rsidP="00CE70B7" w:rsidRDefault="00CE70B7" w14:paraId="1344F8CA" w14:textId="0881E8BF">
            <w:pPr>
              <w:rPr>
                <w:del w:author="KARLOVCEC, Barbara" w:date="2025-02-26T14:31:00Z" w16du:dateUtc="2025-02-26T13:31:00Z" w:id="5668"/>
                <w:rFonts w:ascii="Calibri" w:hAnsi="Calibri" w:cs="Calibri"/>
              </w:rPr>
            </w:pPr>
            <w:del w:author="KARLOVCEC, Barbara" w:date="2025-02-26T14:31:00Z" w16du:dateUtc="2025-02-26T13:31:00Z" w:id="5669">
              <w:r w:rsidRPr="005D5556" w:rsidDel="00CE235E">
                <w:rPr>
                  <w:rFonts w:ascii="Calibri" w:hAnsi="Calibri" w:cs="Calibri"/>
                </w:rPr>
                <w:delText>Anamabra</w:delText>
              </w:r>
            </w:del>
          </w:p>
        </w:tc>
        <w:tc>
          <w:tcPr>
            <w:tcW w:w="919" w:type="dxa"/>
            <w:tcBorders>
              <w:top w:val="nil"/>
              <w:left w:val="nil"/>
              <w:bottom w:val="single" w:color="auto" w:sz="4" w:space="0"/>
              <w:right w:val="single" w:color="auto" w:sz="4" w:space="0"/>
            </w:tcBorders>
            <w:shd w:val="clear" w:color="000000" w:fill="FFD966"/>
            <w:noWrap/>
            <w:vAlign w:val="center"/>
            <w:hideMark/>
          </w:tcPr>
          <w:p w:rsidRPr="005D5556" w:rsidR="00CE70B7" w:rsidDel="00CE235E" w:rsidP="00CE70B7" w:rsidRDefault="00CE70B7" w14:paraId="58090671" w14:textId="4A339B7E">
            <w:pPr>
              <w:rPr>
                <w:del w:author="KARLOVCEC, Barbara" w:date="2025-02-26T14:31:00Z" w16du:dateUtc="2025-02-26T13:31:00Z" w:id="5670"/>
                <w:rFonts w:ascii="Calibri" w:hAnsi="Calibri" w:cs="Calibri"/>
              </w:rPr>
            </w:pPr>
            <w:del w:author="KARLOVCEC, Barbara" w:date="2025-02-26T14:31:00Z" w16du:dateUtc="2025-02-26T13:31:00Z" w:id="5671">
              <w:r w:rsidRPr="005D5556" w:rsidDel="00CE235E">
                <w:rPr>
                  <w:rFonts w:ascii="Calibri" w:hAnsi="Calibri" w:cs="Calibri"/>
                </w:rPr>
                <w:delText>South East</w:delText>
              </w:r>
            </w:del>
          </w:p>
        </w:tc>
        <w:tc>
          <w:tcPr>
            <w:tcW w:w="1780" w:type="dxa"/>
            <w:tcBorders>
              <w:top w:val="nil"/>
              <w:left w:val="nil"/>
              <w:bottom w:val="single" w:color="auto" w:sz="4" w:space="0"/>
              <w:right w:val="single" w:color="auto" w:sz="4" w:space="0"/>
            </w:tcBorders>
            <w:shd w:val="clear" w:color="000000" w:fill="FFD966"/>
            <w:noWrap/>
            <w:vAlign w:val="bottom"/>
            <w:hideMark/>
          </w:tcPr>
          <w:p w:rsidRPr="005D5556" w:rsidR="00CE70B7" w:rsidDel="00CE235E" w:rsidP="00CE70B7" w:rsidRDefault="00CE70B7" w14:paraId="6D490B91" w14:textId="2A2D940E">
            <w:pPr>
              <w:rPr>
                <w:del w:author="KARLOVCEC, Barbara" w:date="2025-02-26T14:31:00Z" w16du:dateUtc="2025-02-26T13:31:00Z" w:id="5672"/>
                <w:rFonts w:ascii="Calibri" w:hAnsi="Calibri" w:cs="Calibri"/>
              </w:rPr>
            </w:pPr>
            <w:del w:author="KARLOVCEC, Barbara" w:date="2025-02-26T14:31:00Z" w16du:dateUtc="2025-02-26T13:31:00Z" w:id="5673">
              <w:r w:rsidRPr="005D5556" w:rsidDel="00CE235E">
                <w:rPr>
                  <w:rFonts w:ascii="Calibri" w:hAnsi="Calibri" w:cs="Calibri"/>
                </w:rPr>
                <w:delText>Innoson Motors</w:delText>
              </w:r>
            </w:del>
          </w:p>
        </w:tc>
        <w:tc>
          <w:tcPr>
            <w:tcW w:w="2564" w:type="dxa"/>
            <w:vMerge/>
            <w:tcBorders>
              <w:top w:val="nil"/>
              <w:left w:val="single" w:color="auto" w:sz="4" w:space="0"/>
              <w:bottom w:val="single" w:color="000000" w:sz="4" w:space="0"/>
              <w:right w:val="single" w:color="auto" w:sz="4" w:space="0"/>
            </w:tcBorders>
            <w:vAlign w:val="center"/>
            <w:hideMark/>
          </w:tcPr>
          <w:p w:rsidRPr="005D5556" w:rsidR="00CE70B7" w:rsidDel="00CE235E" w:rsidP="00CE70B7" w:rsidRDefault="00CE70B7" w14:paraId="264DB6CF" w14:textId="3195B893">
            <w:pPr>
              <w:rPr>
                <w:del w:author="KARLOVCEC, Barbara" w:date="2025-02-26T14:31:00Z" w16du:dateUtc="2025-02-26T13:31:00Z" w:id="5674"/>
                <w:rFonts w:ascii="Calibri" w:hAnsi="Calibri" w:cs="Calibri"/>
                <w:color w:val="000000"/>
              </w:rPr>
            </w:pPr>
          </w:p>
        </w:tc>
      </w:tr>
    </w:tbl>
    <w:p w:rsidR="00B61008" w:rsidDel="00CE235E" w:rsidP="0039358B" w:rsidRDefault="00B61008" w14:paraId="28D6C6EA" w14:textId="624E3F8C">
      <w:pPr>
        <w:pStyle w:val="BodyText"/>
        <w:tabs>
          <w:tab w:val="left" w:pos="720"/>
        </w:tabs>
        <w:rPr>
          <w:del w:author="KARLOVCEC, Barbara" w:date="2025-02-26T14:31:00Z" w16du:dateUtc="2025-02-26T13:31:00Z" w:id="5675"/>
          <w:rFonts w:ascii="Calibri" w:hAnsi="Calibri" w:cs="Calibri"/>
          <w:sz w:val="22"/>
          <w:szCs w:val="22"/>
        </w:rPr>
      </w:pPr>
    </w:p>
    <w:p w:rsidRPr="005D5556" w:rsidR="005D5556" w:rsidP="005D5556" w:rsidRDefault="005D5556" w14:paraId="10DDBD04" w14:textId="77777777">
      <w:pPr>
        <w:jc w:val="both"/>
        <w:rPr>
          <w:rFonts w:ascii="Calibri" w:hAnsi="Calibri" w:cs="Calibri"/>
          <w:sz w:val="22"/>
          <w:szCs w:val="22"/>
        </w:rPr>
      </w:pPr>
      <w:del w:author="GAVRANIC, Jelena" w:date="2025-02-25T15:24:00Z" w16du:dateUtc="2025-02-25T14:24:00Z" w:id="5676">
        <w:r w:rsidRPr="005D5556" w:rsidDel="007D11E4">
          <w:rPr>
            <w:rFonts w:ascii="Calibri" w:hAnsi="Calibri" w:cs="Calibri"/>
            <w:sz w:val="22"/>
            <w:szCs w:val="22"/>
          </w:rPr>
          <w:delText xml:space="preserve">8) </w:delText>
        </w:r>
      </w:del>
      <w:r w:rsidRPr="005D5556">
        <w:rPr>
          <w:rFonts w:ascii="Calibri" w:hAnsi="Calibri" w:cs="Calibri"/>
          <w:sz w:val="22"/>
          <w:szCs w:val="22"/>
        </w:rPr>
        <w:t xml:space="preserve">Training </w:t>
      </w:r>
    </w:p>
    <w:p w:rsidRPr="005D5556" w:rsidR="005D5556" w:rsidP="005D5556" w:rsidRDefault="005D5556" w14:paraId="25A8F5A2" w14:textId="77777777">
      <w:pPr>
        <w:jc w:val="both"/>
        <w:rPr>
          <w:rFonts w:ascii="Calibri" w:hAnsi="Calibri" w:cs="Calibri"/>
          <w:sz w:val="22"/>
          <w:szCs w:val="22"/>
        </w:rPr>
      </w:pPr>
    </w:p>
    <w:p w:rsidRPr="005D5556" w:rsidR="005D5556" w:rsidP="005D5556" w:rsidRDefault="005D5556" w14:paraId="5DE3FDA6" w14:textId="77777777">
      <w:pPr>
        <w:jc w:val="both"/>
        <w:rPr>
          <w:rFonts w:ascii="Calibri" w:hAnsi="Calibri" w:cs="Calibri"/>
          <w:sz w:val="22"/>
          <w:szCs w:val="22"/>
        </w:rPr>
      </w:pPr>
      <w:r w:rsidRPr="743C092C" w:rsidR="005D5556">
        <w:rPr>
          <w:rFonts w:ascii="Calibri" w:hAnsi="Calibri" w:cs="Calibri"/>
          <w:sz w:val="22"/>
          <w:szCs w:val="22"/>
        </w:rPr>
        <w:t xml:space="preserve">As </w:t>
      </w:r>
      <w:r w:rsidRPr="743C092C" w:rsidR="005D5556">
        <w:rPr>
          <w:rFonts w:ascii="Calibri" w:hAnsi="Calibri" w:cs="Calibri"/>
          <w:sz w:val="22"/>
          <w:szCs w:val="22"/>
        </w:rPr>
        <w:t>noted in</w:t>
      </w:r>
      <w:r w:rsidRPr="743C092C" w:rsidR="005D5556">
        <w:rPr>
          <w:rFonts w:ascii="Calibri" w:hAnsi="Calibri" w:cs="Calibri"/>
          <w:sz w:val="22"/>
          <w:szCs w:val="22"/>
        </w:rPr>
        <w:t xml:space="preserve"> above, both Group II and Group </w:t>
      </w:r>
      <w:r w:rsidRPr="743C092C" w:rsidR="005D5556">
        <w:rPr>
          <w:rFonts w:ascii="Calibri" w:hAnsi="Calibri" w:cs="Calibri"/>
          <w:sz w:val="22"/>
          <w:szCs w:val="22"/>
        </w:rPr>
        <w:t>III</w:t>
      </w:r>
      <w:del w:author="KOTLUBEI, Viktoriia" w:date="2025-02-26T14:06:54.522Z" w:id="443826910">
        <w:r w:rsidRPr="743C092C" w:rsidDel="005D5556">
          <w:rPr>
            <w:rFonts w:ascii="Calibri" w:hAnsi="Calibri" w:cs="Calibri"/>
            <w:sz w:val="22"/>
            <w:szCs w:val="22"/>
          </w:rPr>
          <w:delText xml:space="preserve"> </w:delText>
        </w:r>
      </w:del>
      <w:r w:rsidRPr="743C092C" w:rsidR="005D5556">
        <w:rPr>
          <w:rFonts w:ascii="Calibri" w:hAnsi="Calibri" w:cs="Calibri"/>
          <w:sz w:val="22"/>
          <w:szCs w:val="22"/>
        </w:rPr>
        <w:t>,</w:t>
      </w:r>
      <w:r w:rsidRPr="743C092C" w:rsidR="005D5556">
        <w:rPr>
          <w:rFonts w:ascii="Calibri" w:hAnsi="Calibri" w:cs="Calibri"/>
          <w:sz w:val="22"/>
          <w:szCs w:val="22"/>
        </w:rPr>
        <w:t xml:space="preserve"> as well as 10 KIP companies are to be trained. In total this amounts to 178 companies, Group II accounts for 53 enterprises, Group III accounts for 115 and KIP accounts for 10 enterprises.</w:t>
      </w:r>
    </w:p>
    <w:p w:rsidRPr="005D5556" w:rsidR="005D5556" w:rsidP="005D5556" w:rsidRDefault="005D5556" w14:paraId="0E86B32F" w14:textId="77777777">
      <w:pPr>
        <w:jc w:val="both"/>
        <w:rPr>
          <w:rFonts w:ascii="Calibri" w:hAnsi="Calibri" w:cs="Calibri"/>
          <w:sz w:val="22"/>
          <w:szCs w:val="22"/>
        </w:rPr>
      </w:pPr>
      <w:r w:rsidRPr="005D5556">
        <w:rPr>
          <w:rFonts w:ascii="Calibri" w:hAnsi="Calibri" w:cs="Calibri"/>
          <w:sz w:val="22"/>
          <w:szCs w:val="22"/>
        </w:rPr>
        <w:t xml:space="preserve">The training sessions have been divided according to the least distance of the companies to the three above mentioned training centres. See below the total number of training sessions established per location. </w:t>
      </w:r>
    </w:p>
    <w:p w:rsidRPr="005D5556" w:rsidR="005D5556" w:rsidP="005D5556" w:rsidRDefault="005D5556" w14:paraId="6094B870" w14:textId="77777777">
      <w:pPr>
        <w:jc w:val="both"/>
        <w:rPr>
          <w:rFonts w:ascii="Calibri" w:hAnsi="Calibri" w:cs="Calibri"/>
          <w:sz w:val="22"/>
          <w:szCs w:val="22"/>
        </w:rPr>
      </w:pPr>
    </w:p>
    <w:p w:rsidRPr="005D5556" w:rsidR="005D5556" w:rsidP="005D5556" w:rsidRDefault="005D5556" w14:paraId="44747A87" w14:textId="77777777">
      <w:pPr>
        <w:tabs>
          <w:tab w:val="left" w:pos="720"/>
        </w:tabs>
        <w:jc w:val="both"/>
        <w:rPr>
          <w:rFonts w:ascii="Calibri" w:hAnsi="Calibri" w:cs="Calibri"/>
          <w:sz w:val="22"/>
          <w:szCs w:val="22"/>
        </w:rPr>
      </w:pPr>
      <w:r w:rsidRPr="005D5556">
        <w:rPr>
          <w:rFonts w:ascii="Calibri" w:hAnsi="Calibri" w:cs="Calibri"/>
          <w:sz w:val="22"/>
          <w:szCs w:val="22"/>
        </w:rPr>
        <w:t>Total number of training sessions</w:t>
      </w:r>
    </w:p>
    <w:p w:rsidRPr="005D5556" w:rsidR="005D5556" w:rsidP="005D5556" w:rsidRDefault="005D5556" w14:paraId="438D5EB7" w14:textId="77777777">
      <w:pPr>
        <w:tabs>
          <w:tab w:val="left" w:pos="720"/>
        </w:tabs>
        <w:jc w:val="both"/>
        <w:rPr>
          <w:rFonts w:ascii="Calibri" w:hAnsi="Calibri" w:cs="Calibri"/>
          <w:sz w:val="22"/>
          <w:szCs w:val="22"/>
        </w:rPr>
      </w:pPr>
    </w:p>
    <w:tbl>
      <w:tblPr>
        <w:tblW w:w="9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78"/>
        <w:gridCol w:w="2250"/>
        <w:gridCol w:w="2610"/>
        <w:gridCol w:w="2250"/>
      </w:tblGrid>
      <w:tr w:rsidRPr="005D5556" w:rsidR="005D5556" w:rsidTr="00654507" w14:paraId="3AE68F4D" w14:textId="77777777">
        <w:tc>
          <w:tcPr>
            <w:tcW w:w="2178" w:type="dxa"/>
            <w:shd w:val="clear" w:color="auto" w:fill="auto"/>
          </w:tcPr>
          <w:p w:rsidRPr="005D5556" w:rsidR="005D5556" w:rsidP="00654507" w:rsidRDefault="005D5556" w14:paraId="21776BDF" w14:textId="77777777">
            <w:pPr>
              <w:tabs>
                <w:tab w:val="left" w:pos="720"/>
              </w:tabs>
              <w:jc w:val="both"/>
              <w:rPr>
                <w:rFonts w:ascii="Calibri" w:hAnsi="Calibri" w:cs="Calibri"/>
                <w:b/>
                <w:bCs/>
                <w:sz w:val="22"/>
                <w:szCs w:val="22"/>
              </w:rPr>
            </w:pPr>
            <w:r w:rsidRPr="005D5556">
              <w:rPr>
                <w:rFonts w:ascii="Calibri" w:hAnsi="Calibri" w:cs="Calibri"/>
                <w:b/>
                <w:bCs/>
                <w:sz w:val="22"/>
                <w:szCs w:val="22"/>
              </w:rPr>
              <w:t>Training Centre</w:t>
            </w:r>
          </w:p>
        </w:tc>
        <w:tc>
          <w:tcPr>
            <w:tcW w:w="2250" w:type="dxa"/>
            <w:shd w:val="clear" w:color="auto" w:fill="auto"/>
          </w:tcPr>
          <w:p w:rsidRPr="005D5556" w:rsidR="005D5556" w:rsidP="00654507" w:rsidRDefault="005D5556" w14:paraId="7D72183C" w14:textId="77777777">
            <w:pPr>
              <w:tabs>
                <w:tab w:val="left" w:pos="720"/>
              </w:tabs>
              <w:jc w:val="both"/>
              <w:rPr>
                <w:rFonts w:ascii="Calibri" w:hAnsi="Calibri" w:cs="Calibri"/>
                <w:b/>
                <w:bCs/>
                <w:sz w:val="22"/>
                <w:szCs w:val="22"/>
              </w:rPr>
            </w:pPr>
            <w:r w:rsidRPr="005D5556">
              <w:rPr>
                <w:rFonts w:ascii="Calibri" w:hAnsi="Calibri" w:cs="Calibri"/>
                <w:b/>
                <w:bCs/>
                <w:sz w:val="22"/>
                <w:szCs w:val="22"/>
              </w:rPr>
              <w:t>Group II (53 companies)</w:t>
            </w:r>
          </w:p>
        </w:tc>
        <w:tc>
          <w:tcPr>
            <w:tcW w:w="2610" w:type="dxa"/>
            <w:shd w:val="clear" w:color="auto" w:fill="auto"/>
          </w:tcPr>
          <w:p w:rsidRPr="005D5556" w:rsidR="005D5556" w:rsidP="00654507" w:rsidRDefault="005D5556" w14:paraId="1D18A7EA" w14:textId="77777777">
            <w:pPr>
              <w:tabs>
                <w:tab w:val="left" w:pos="720"/>
              </w:tabs>
              <w:jc w:val="both"/>
              <w:rPr>
                <w:rFonts w:ascii="Calibri" w:hAnsi="Calibri" w:cs="Calibri"/>
                <w:b/>
                <w:bCs/>
                <w:sz w:val="22"/>
                <w:szCs w:val="22"/>
              </w:rPr>
            </w:pPr>
            <w:r w:rsidRPr="005D5556">
              <w:rPr>
                <w:rFonts w:ascii="Calibri" w:hAnsi="Calibri" w:cs="Calibri"/>
                <w:b/>
                <w:bCs/>
                <w:sz w:val="22"/>
                <w:szCs w:val="22"/>
              </w:rPr>
              <w:t>Group III (115 companies)</w:t>
            </w:r>
          </w:p>
        </w:tc>
        <w:tc>
          <w:tcPr>
            <w:tcW w:w="2250" w:type="dxa"/>
            <w:shd w:val="clear" w:color="auto" w:fill="auto"/>
          </w:tcPr>
          <w:p w:rsidRPr="005D5556" w:rsidR="005D5556" w:rsidP="00654507" w:rsidRDefault="005D5556" w14:paraId="55EE880F" w14:textId="77777777">
            <w:pPr>
              <w:tabs>
                <w:tab w:val="left" w:pos="720"/>
              </w:tabs>
              <w:jc w:val="both"/>
              <w:rPr>
                <w:rFonts w:ascii="Calibri" w:hAnsi="Calibri" w:cs="Calibri"/>
                <w:sz w:val="22"/>
                <w:szCs w:val="22"/>
              </w:rPr>
            </w:pPr>
          </w:p>
        </w:tc>
      </w:tr>
      <w:tr w:rsidRPr="005D5556" w:rsidR="005D5556" w:rsidTr="00654507" w14:paraId="38B2DE05" w14:textId="77777777">
        <w:tc>
          <w:tcPr>
            <w:tcW w:w="2178" w:type="dxa"/>
            <w:shd w:val="clear" w:color="auto" w:fill="auto"/>
          </w:tcPr>
          <w:p w:rsidRPr="005D5556" w:rsidR="005D5556" w:rsidP="00654507" w:rsidRDefault="005D5556" w14:paraId="3A144D5F" w14:textId="77777777">
            <w:pPr>
              <w:tabs>
                <w:tab w:val="left" w:pos="720"/>
              </w:tabs>
              <w:jc w:val="both"/>
              <w:rPr>
                <w:rFonts w:ascii="Calibri" w:hAnsi="Calibri" w:cs="Calibri"/>
                <w:sz w:val="22"/>
                <w:szCs w:val="22"/>
              </w:rPr>
            </w:pPr>
            <w:r w:rsidRPr="005D5556">
              <w:rPr>
                <w:rFonts w:ascii="Calibri" w:hAnsi="Calibri" w:cs="Calibri"/>
                <w:sz w:val="22"/>
                <w:szCs w:val="22"/>
              </w:rPr>
              <w:t xml:space="preserve">Kano State </w:t>
            </w:r>
          </w:p>
        </w:tc>
        <w:tc>
          <w:tcPr>
            <w:tcW w:w="2250" w:type="dxa"/>
            <w:shd w:val="clear" w:color="auto" w:fill="auto"/>
          </w:tcPr>
          <w:p w:rsidRPr="005D5556" w:rsidR="005D5556" w:rsidP="00654507" w:rsidRDefault="005D5556" w14:paraId="37E90B88" w14:textId="77777777">
            <w:pPr>
              <w:tabs>
                <w:tab w:val="left" w:pos="720"/>
              </w:tabs>
              <w:jc w:val="both"/>
              <w:rPr>
                <w:rFonts w:ascii="Calibri" w:hAnsi="Calibri" w:cs="Calibri"/>
                <w:sz w:val="22"/>
                <w:szCs w:val="22"/>
              </w:rPr>
            </w:pPr>
            <w:r w:rsidRPr="005D5556">
              <w:rPr>
                <w:rFonts w:ascii="Calibri" w:hAnsi="Calibri" w:cs="Calibri"/>
                <w:sz w:val="22"/>
                <w:szCs w:val="22"/>
              </w:rPr>
              <w:t>1</w:t>
            </w:r>
          </w:p>
        </w:tc>
        <w:tc>
          <w:tcPr>
            <w:tcW w:w="2610" w:type="dxa"/>
            <w:shd w:val="clear" w:color="auto" w:fill="auto"/>
          </w:tcPr>
          <w:p w:rsidRPr="005D5556" w:rsidR="005D5556" w:rsidP="00654507" w:rsidRDefault="005D5556" w14:paraId="026C27F8" w14:textId="77777777">
            <w:pPr>
              <w:tabs>
                <w:tab w:val="left" w:pos="720"/>
              </w:tabs>
              <w:jc w:val="both"/>
              <w:rPr>
                <w:rFonts w:ascii="Calibri" w:hAnsi="Calibri" w:cs="Calibri"/>
                <w:sz w:val="22"/>
                <w:szCs w:val="22"/>
              </w:rPr>
            </w:pPr>
            <w:r w:rsidRPr="005D5556">
              <w:rPr>
                <w:rFonts w:ascii="Calibri" w:hAnsi="Calibri" w:cs="Calibri"/>
                <w:sz w:val="22"/>
                <w:szCs w:val="22"/>
              </w:rPr>
              <w:t>3</w:t>
            </w:r>
          </w:p>
        </w:tc>
        <w:tc>
          <w:tcPr>
            <w:tcW w:w="2250" w:type="dxa"/>
            <w:vMerge w:val="restart"/>
            <w:shd w:val="clear" w:color="auto" w:fill="auto"/>
          </w:tcPr>
          <w:p w:rsidRPr="005D5556" w:rsidR="005D5556" w:rsidP="00654507" w:rsidRDefault="005D5556" w14:paraId="0A45F41E" w14:textId="77777777">
            <w:pPr>
              <w:tabs>
                <w:tab w:val="left" w:pos="720"/>
              </w:tabs>
              <w:jc w:val="both"/>
              <w:rPr>
                <w:rFonts w:ascii="Calibri" w:hAnsi="Calibri" w:cs="Calibri"/>
                <w:sz w:val="22"/>
                <w:szCs w:val="22"/>
              </w:rPr>
            </w:pPr>
            <w:r w:rsidRPr="005D5556">
              <w:rPr>
                <w:rFonts w:ascii="Calibri" w:hAnsi="Calibri" w:cs="Calibri"/>
                <w:sz w:val="22"/>
                <w:szCs w:val="22"/>
              </w:rPr>
              <w:t>Each session lasts for three days</w:t>
            </w:r>
          </w:p>
        </w:tc>
      </w:tr>
      <w:tr w:rsidRPr="005D5556" w:rsidR="005D5556" w:rsidTr="00654507" w14:paraId="3F2B219F" w14:textId="77777777">
        <w:tc>
          <w:tcPr>
            <w:tcW w:w="2178" w:type="dxa"/>
            <w:shd w:val="clear" w:color="auto" w:fill="auto"/>
          </w:tcPr>
          <w:p w:rsidRPr="005D5556" w:rsidR="005D5556" w:rsidP="00654507" w:rsidRDefault="005D5556" w14:paraId="40FC3C59" w14:textId="77777777">
            <w:pPr>
              <w:tabs>
                <w:tab w:val="left" w:pos="720"/>
              </w:tabs>
              <w:jc w:val="both"/>
              <w:rPr>
                <w:rFonts w:ascii="Calibri" w:hAnsi="Calibri" w:cs="Calibri"/>
                <w:sz w:val="22"/>
                <w:szCs w:val="22"/>
              </w:rPr>
            </w:pPr>
            <w:r w:rsidRPr="005D5556">
              <w:rPr>
                <w:rFonts w:ascii="Calibri" w:hAnsi="Calibri" w:cs="Calibri"/>
                <w:sz w:val="22"/>
                <w:szCs w:val="22"/>
              </w:rPr>
              <w:t>Port Harcourt</w:t>
            </w:r>
          </w:p>
        </w:tc>
        <w:tc>
          <w:tcPr>
            <w:tcW w:w="2250" w:type="dxa"/>
            <w:shd w:val="clear" w:color="auto" w:fill="auto"/>
          </w:tcPr>
          <w:p w:rsidRPr="005D5556" w:rsidR="005D5556" w:rsidP="00654507" w:rsidRDefault="005D5556" w14:paraId="27A40B62" w14:textId="77777777">
            <w:pPr>
              <w:tabs>
                <w:tab w:val="left" w:pos="720"/>
              </w:tabs>
              <w:jc w:val="both"/>
              <w:rPr>
                <w:rFonts w:ascii="Calibri" w:hAnsi="Calibri" w:cs="Calibri"/>
                <w:sz w:val="22"/>
                <w:szCs w:val="22"/>
              </w:rPr>
            </w:pPr>
            <w:r w:rsidRPr="005D5556">
              <w:rPr>
                <w:rFonts w:ascii="Calibri" w:hAnsi="Calibri" w:cs="Calibri"/>
                <w:sz w:val="22"/>
                <w:szCs w:val="22"/>
              </w:rPr>
              <w:t>1</w:t>
            </w:r>
          </w:p>
        </w:tc>
        <w:tc>
          <w:tcPr>
            <w:tcW w:w="2610" w:type="dxa"/>
            <w:shd w:val="clear" w:color="auto" w:fill="auto"/>
          </w:tcPr>
          <w:p w:rsidRPr="005D5556" w:rsidR="005D5556" w:rsidP="00654507" w:rsidRDefault="005D5556" w14:paraId="5B557B67" w14:textId="77777777">
            <w:pPr>
              <w:tabs>
                <w:tab w:val="left" w:pos="720"/>
              </w:tabs>
              <w:jc w:val="both"/>
              <w:rPr>
                <w:rFonts w:ascii="Calibri" w:hAnsi="Calibri" w:cs="Calibri"/>
                <w:sz w:val="22"/>
                <w:szCs w:val="22"/>
              </w:rPr>
            </w:pPr>
            <w:r w:rsidRPr="005D5556">
              <w:rPr>
                <w:rFonts w:ascii="Calibri" w:hAnsi="Calibri" w:cs="Calibri"/>
                <w:sz w:val="22"/>
                <w:szCs w:val="22"/>
              </w:rPr>
              <w:t>1</w:t>
            </w:r>
          </w:p>
        </w:tc>
        <w:tc>
          <w:tcPr>
            <w:tcW w:w="2250" w:type="dxa"/>
            <w:vMerge/>
            <w:shd w:val="clear" w:color="auto" w:fill="auto"/>
          </w:tcPr>
          <w:p w:rsidRPr="005D5556" w:rsidR="005D5556" w:rsidP="00654507" w:rsidRDefault="005D5556" w14:paraId="796BFF39" w14:textId="77777777">
            <w:pPr>
              <w:tabs>
                <w:tab w:val="left" w:pos="720"/>
              </w:tabs>
              <w:jc w:val="both"/>
              <w:rPr>
                <w:rFonts w:ascii="Calibri" w:hAnsi="Calibri" w:cs="Calibri"/>
                <w:sz w:val="22"/>
                <w:szCs w:val="22"/>
              </w:rPr>
            </w:pPr>
          </w:p>
        </w:tc>
      </w:tr>
      <w:tr w:rsidRPr="005D5556" w:rsidR="005D5556" w:rsidTr="00654507" w14:paraId="6D184013" w14:textId="77777777">
        <w:tc>
          <w:tcPr>
            <w:tcW w:w="2178" w:type="dxa"/>
            <w:shd w:val="clear" w:color="auto" w:fill="auto"/>
          </w:tcPr>
          <w:p w:rsidRPr="005D5556" w:rsidR="005D5556" w:rsidP="00654507" w:rsidRDefault="005D5556" w14:paraId="74B5AA99" w14:textId="77777777">
            <w:pPr>
              <w:tabs>
                <w:tab w:val="left" w:pos="720"/>
              </w:tabs>
              <w:jc w:val="both"/>
              <w:rPr>
                <w:rFonts w:ascii="Calibri" w:hAnsi="Calibri" w:cs="Calibri"/>
                <w:sz w:val="22"/>
                <w:szCs w:val="22"/>
              </w:rPr>
            </w:pPr>
            <w:r w:rsidRPr="005D5556">
              <w:rPr>
                <w:rFonts w:ascii="Calibri" w:hAnsi="Calibri" w:cs="Calibri"/>
                <w:sz w:val="22"/>
                <w:szCs w:val="22"/>
              </w:rPr>
              <w:t xml:space="preserve">Lagos </w:t>
            </w:r>
          </w:p>
        </w:tc>
        <w:tc>
          <w:tcPr>
            <w:tcW w:w="2250" w:type="dxa"/>
            <w:shd w:val="clear" w:color="auto" w:fill="auto"/>
          </w:tcPr>
          <w:p w:rsidRPr="005D5556" w:rsidR="005D5556" w:rsidP="00654507" w:rsidRDefault="005D5556" w14:paraId="785EA79D" w14:textId="77777777">
            <w:pPr>
              <w:tabs>
                <w:tab w:val="left" w:pos="720"/>
              </w:tabs>
              <w:jc w:val="both"/>
              <w:rPr>
                <w:rFonts w:ascii="Calibri" w:hAnsi="Calibri" w:cs="Calibri"/>
                <w:sz w:val="22"/>
                <w:szCs w:val="22"/>
              </w:rPr>
            </w:pPr>
            <w:r w:rsidRPr="005D5556">
              <w:rPr>
                <w:rFonts w:ascii="Calibri" w:hAnsi="Calibri" w:cs="Calibri"/>
                <w:sz w:val="22"/>
                <w:szCs w:val="22"/>
              </w:rPr>
              <w:t>2</w:t>
            </w:r>
          </w:p>
        </w:tc>
        <w:tc>
          <w:tcPr>
            <w:tcW w:w="2610" w:type="dxa"/>
            <w:shd w:val="clear" w:color="auto" w:fill="auto"/>
          </w:tcPr>
          <w:p w:rsidRPr="005D5556" w:rsidR="005D5556" w:rsidP="00654507" w:rsidRDefault="005D5556" w14:paraId="625131F0" w14:textId="77777777">
            <w:pPr>
              <w:tabs>
                <w:tab w:val="left" w:pos="720"/>
              </w:tabs>
              <w:jc w:val="both"/>
              <w:rPr>
                <w:rFonts w:ascii="Calibri" w:hAnsi="Calibri" w:cs="Calibri"/>
                <w:sz w:val="22"/>
                <w:szCs w:val="22"/>
              </w:rPr>
            </w:pPr>
            <w:r w:rsidRPr="005D5556">
              <w:rPr>
                <w:rFonts w:ascii="Calibri" w:hAnsi="Calibri" w:cs="Calibri"/>
                <w:sz w:val="22"/>
                <w:szCs w:val="22"/>
              </w:rPr>
              <w:t>2</w:t>
            </w:r>
          </w:p>
        </w:tc>
        <w:tc>
          <w:tcPr>
            <w:tcW w:w="2250" w:type="dxa"/>
            <w:vMerge/>
            <w:shd w:val="clear" w:color="auto" w:fill="auto"/>
          </w:tcPr>
          <w:p w:rsidRPr="005D5556" w:rsidR="005D5556" w:rsidP="00654507" w:rsidRDefault="005D5556" w14:paraId="5FF5A06C" w14:textId="77777777">
            <w:pPr>
              <w:tabs>
                <w:tab w:val="left" w:pos="720"/>
              </w:tabs>
              <w:jc w:val="both"/>
              <w:rPr>
                <w:rFonts w:ascii="Calibri" w:hAnsi="Calibri" w:cs="Calibri"/>
                <w:sz w:val="22"/>
                <w:szCs w:val="22"/>
              </w:rPr>
            </w:pPr>
          </w:p>
        </w:tc>
      </w:tr>
      <w:tr w:rsidRPr="005D5556" w:rsidR="005D5556" w:rsidTr="00654507" w14:paraId="3E9D2C62" w14:textId="77777777">
        <w:tc>
          <w:tcPr>
            <w:tcW w:w="2178" w:type="dxa"/>
            <w:shd w:val="clear" w:color="auto" w:fill="auto"/>
          </w:tcPr>
          <w:p w:rsidRPr="005D5556" w:rsidR="005D5556" w:rsidP="00654507" w:rsidRDefault="005D5556" w14:paraId="565F07DF" w14:textId="77777777">
            <w:pPr>
              <w:tabs>
                <w:tab w:val="left" w:pos="720"/>
              </w:tabs>
              <w:jc w:val="both"/>
              <w:rPr>
                <w:rFonts w:ascii="Calibri" w:hAnsi="Calibri" w:cs="Calibri"/>
                <w:sz w:val="22"/>
                <w:szCs w:val="22"/>
              </w:rPr>
            </w:pPr>
            <w:r w:rsidRPr="005D5556">
              <w:rPr>
                <w:rFonts w:ascii="Calibri" w:hAnsi="Calibri" w:cs="Calibri"/>
                <w:sz w:val="22"/>
                <w:szCs w:val="22"/>
              </w:rPr>
              <w:t>Total</w:t>
            </w:r>
          </w:p>
        </w:tc>
        <w:tc>
          <w:tcPr>
            <w:tcW w:w="4860" w:type="dxa"/>
            <w:gridSpan w:val="2"/>
            <w:shd w:val="clear" w:color="auto" w:fill="auto"/>
          </w:tcPr>
          <w:p w:rsidRPr="005D5556" w:rsidR="005D5556" w:rsidP="00654507" w:rsidRDefault="005D5556" w14:paraId="16BDD04E" w14:textId="77777777">
            <w:pPr>
              <w:tabs>
                <w:tab w:val="left" w:pos="720"/>
              </w:tabs>
              <w:jc w:val="both"/>
              <w:rPr>
                <w:rFonts w:ascii="Calibri" w:hAnsi="Calibri" w:cs="Calibri"/>
                <w:sz w:val="22"/>
                <w:szCs w:val="22"/>
              </w:rPr>
            </w:pPr>
            <w:r w:rsidRPr="005D5556">
              <w:rPr>
                <w:rFonts w:ascii="Calibri" w:hAnsi="Calibri" w:cs="Calibri"/>
                <w:sz w:val="22"/>
                <w:szCs w:val="22"/>
              </w:rPr>
              <w:t>10 sessions</w:t>
            </w:r>
          </w:p>
        </w:tc>
        <w:tc>
          <w:tcPr>
            <w:tcW w:w="2250" w:type="dxa"/>
            <w:shd w:val="clear" w:color="auto" w:fill="auto"/>
          </w:tcPr>
          <w:p w:rsidRPr="005D5556" w:rsidR="005D5556" w:rsidP="00654507" w:rsidRDefault="005D5556" w14:paraId="0AECEF18" w14:textId="77777777">
            <w:pPr>
              <w:tabs>
                <w:tab w:val="left" w:pos="720"/>
              </w:tabs>
              <w:jc w:val="both"/>
              <w:rPr>
                <w:rFonts w:ascii="Calibri" w:hAnsi="Calibri" w:cs="Calibri"/>
                <w:sz w:val="22"/>
                <w:szCs w:val="22"/>
              </w:rPr>
            </w:pPr>
          </w:p>
        </w:tc>
      </w:tr>
    </w:tbl>
    <w:p w:rsidRPr="005D5556" w:rsidR="005D5556" w:rsidP="005D5556" w:rsidRDefault="005D5556" w14:paraId="2EBC7C13" w14:textId="77777777">
      <w:pPr>
        <w:tabs>
          <w:tab w:val="left" w:pos="720"/>
        </w:tabs>
        <w:jc w:val="both"/>
        <w:rPr>
          <w:rFonts w:ascii="Calibri" w:hAnsi="Calibri" w:cs="Calibri"/>
          <w:sz w:val="22"/>
          <w:szCs w:val="22"/>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10"/>
        <w:gridCol w:w="2474"/>
        <w:gridCol w:w="2078"/>
        <w:gridCol w:w="2157"/>
      </w:tblGrid>
      <w:tr w:rsidRPr="005D5556" w:rsidR="005D5556" w:rsidTr="743C092C" w14:paraId="1DC1CF51" w14:textId="77777777">
        <w:tc>
          <w:tcPr>
            <w:tcW w:w="2375" w:type="dxa"/>
            <w:shd w:val="clear" w:color="auto" w:fill="auto"/>
            <w:tcMar/>
          </w:tcPr>
          <w:p w:rsidRPr="005D5556" w:rsidR="005D5556" w:rsidP="00654507" w:rsidRDefault="005D5556" w14:paraId="0FF0C1E4" w14:textId="77777777">
            <w:pPr>
              <w:tabs>
                <w:tab w:val="left" w:pos="720"/>
              </w:tabs>
              <w:jc w:val="both"/>
              <w:rPr>
                <w:rFonts w:ascii="Calibri" w:hAnsi="Calibri" w:cs="Calibri"/>
                <w:sz w:val="22"/>
                <w:szCs w:val="22"/>
              </w:rPr>
            </w:pPr>
          </w:p>
        </w:tc>
        <w:tc>
          <w:tcPr>
            <w:tcW w:w="2540" w:type="dxa"/>
            <w:shd w:val="clear" w:color="auto" w:fill="auto"/>
            <w:tcMar/>
          </w:tcPr>
          <w:p w:rsidRPr="005D5556" w:rsidR="005D5556" w:rsidP="00654507" w:rsidRDefault="005D5556" w14:paraId="224B0B44" w14:textId="77777777">
            <w:pPr>
              <w:tabs>
                <w:tab w:val="left" w:pos="720"/>
              </w:tabs>
              <w:jc w:val="both"/>
              <w:rPr>
                <w:rFonts w:ascii="Calibri" w:hAnsi="Calibri" w:cs="Calibri"/>
                <w:b/>
                <w:bCs/>
                <w:sz w:val="22"/>
                <w:szCs w:val="22"/>
              </w:rPr>
            </w:pPr>
            <w:r w:rsidRPr="005D5556">
              <w:rPr>
                <w:rFonts w:ascii="Calibri" w:hAnsi="Calibri" w:cs="Calibri"/>
                <w:b/>
                <w:bCs/>
                <w:sz w:val="22"/>
                <w:szCs w:val="22"/>
              </w:rPr>
              <w:t>Session</w:t>
            </w:r>
          </w:p>
        </w:tc>
        <w:tc>
          <w:tcPr>
            <w:tcW w:w="2123" w:type="dxa"/>
            <w:shd w:val="clear" w:color="auto" w:fill="auto"/>
            <w:tcMar/>
          </w:tcPr>
          <w:p w:rsidRPr="005D5556" w:rsidR="005D5556" w:rsidP="00654507" w:rsidRDefault="005D5556" w14:paraId="33FBF576" w14:textId="77777777">
            <w:pPr>
              <w:tabs>
                <w:tab w:val="left" w:pos="720"/>
              </w:tabs>
              <w:jc w:val="both"/>
              <w:rPr>
                <w:rFonts w:ascii="Calibri" w:hAnsi="Calibri" w:cs="Calibri"/>
                <w:b/>
                <w:bCs/>
                <w:sz w:val="22"/>
                <w:szCs w:val="22"/>
              </w:rPr>
            </w:pPr>
            <w:r w:rsidRPr="005D5556">
              <w:rPr>
                <w:rFonts w:ascii="Calibri" w:hAnsi="Calibri" w:cs="Calibri"/>
                <w:b/>
                <w:bCs/>
                <w:sz w:val="22"/>
                <w:szCs w:val="22"/>
              </w:rPr>
              <w:t>Location</w:t>
            </w:r>
          </w:p>
        </w:tc>
        <w:tc>
          <w:tcPr>
            <w:tcW w:w="2207" w:type="dxa"/>
            <w:shd w:val="clear" w:color="auto" w:fill="auto"/>
            <w:tcMar/>
          </w:tcPr>
          <w:p w:rsidRPr="005D5556" w:rsidR="005D5556" w:rsidP="00654507" w:rsidRDefault="005D5556" w14:paraId="64048DD3" w14:textId="77777777">
            <w:pPr>
              <w:tabs>
                <w:tab w:val="left" w:pos="720"/>
              </w:tabs>
              <w:jc w:val="both"/>
              <w:rPr>
                <w:rFonts w:ascii="Calibri" w:hAnsi="Calibri" w:cs="Calibri"/>
                <w:b/>
                <w:bCs/>
                <w:sz w:val="22"/>
                <w:szCs w:val="22"/>
              </w:rPr>
            </w:pPr>
            <w:r w:rsidRPr="005D5556">
              <w:rPr>
                <w:rFonts w:ascii="Calibri" w:hAnsi="Calibri" w:cs="Calibri"/>
                <w:b/>
                <w:bCs/>
                <w:sz w:val="22"/>
                <w:szCs w:val="22"/>
              </w:rPr>
              <w:t>Amount of trainees</w:t>
            </w:r>
          </w:p>
        </w:tc>
      </w:tr>
      <w:tr w:rsidRPr="005D5556" w:rsidR="005D5556" w:rsidTr="743C092C" w14:paraId="58A5D36A" w14:textId="77777777">
        <w:tc>
          <w:tcPr>
            <w:tcW w:w="2375" w:type="dxa"/>
            <w:vMerge w:val="restart"/>
            <w:shd w:val="clear" w:color="auto" w:fill="auto"/>
            <w:tcMar/>
          </w:tcPr>
          <w:p w:rsidRPr="005D5556" w:rsidR="005D5556" w:rsidP="00654507" w:rsidRDefault="005D5556" w14:paraId="2F3B0CFA" w14:textId="77777777">
            <w:pPr>
              <w:tabs>
                <w:tab w:val="left" w:pos="720"/>
              </w:tabs>
              <w:jc w:val="both"/>
              <w:rPr>
                <w:rFonts w:ascii="Calibri" w:hAnsi="Calibri" w:cs="Calibri"/>
                <w:sz w:val="22"/>
                <w:szCs w:val="22"/>
              </w:rPr>
            </w:pPr>
            <w:r w:rsidRPr="005D5556">
              <w:rPr>
                <w:rFonts w:ascii="Calibri" w:hAnsi="Calibri" w:cs="Calibri"/>
                <w:sz w:val="22"/>
                <w:szCs w:val="22"/>
              </w:rPr>
              <w:t>Group II</w:t>
            </w:r>
          </w:p>
        </w:tc>
        <w:tc>
          <w:tcPr>
            <w:tcW w:w="2540" w:type="dxa"/>
            <w:shd w:val="clear" w:color="auto" w:fill="auto"/>
            <w:tcMar/>
          </w:tcPr>
          <w:p w:rsidRPr="005D5556" w:rsidR="005D5556" w:rsidP="00654507" w:rsidRDefault="005D5556" w14:paraId="076D8F4B" w14:textId="77777777">
            <w:pPr>
              <w:tabs>
                <w:tab w:val="left" w:pos="720"/>
              </w:tabs>
              <w:jc w:val="both"/>
              <w:rPr>
                <w:rFonts w:ascii="Calibri" w:hAnsi="Calibri" w:cs="Calibri"/>
                <w:sz w:val="22"/>
                <w:szCs w:val="22"/>
              </w:rPr>
            </w:pPr>
            <w:r w:rsidRPr="005D5556">
              <w:rPr>
                <w:rFonts w:ascii="Calibri" w:hAnsi="Calibri" w:cs="Calibri"/>
                <w:sz w:val="22"/>
                <w:szCs w:val="22"/>
              </w:rPr>
              <w:t>Session #1</w:t>
            </w:r>
          </w:p>
        </w:tc>
        <w:tc>
          <w:tcPr>
            <w:tcW w:w="2123" w:type="dxa"/>
            <w:shd w:val="clear" w:color="auto" w:fill="auto"/>
            <w:tcMar/>
          </w:tcPr>
          <w:p w:rsidRPr="005D5556" w:rsidR="005D5556" w:rsidP="00654507" w:rsidRDefault="005D5556" w14:paraId="111ED3C4" w14:textId="77777777">
            <w:pPr>
              <w:tabs>
                <w:tab w:val="left" w:pos="720"/>
              </w:tabs>
              <w:jc w:val="both"/>
              <w:rPr>
                <w:rFonts w:ascii="Calibri" w:hAnsi="Calibri" w:cs="Calibri"/>
                <w:sz w:val="22"/>
                <w:szCs w:val="22"/>
              </w:rPr>
            </w:pPr>
            <w:r w:rsidRPr="005D5556">
              <w:rPr>
                <w:rFonts w:ascii="Calibri" w:hAnsi="Calibri" w:cs="Calibri"/>
                <w:sz w:val="22"/>
                <w:szCs w:val="22"/>
              </w:rPr>
              <w:t>Kano</w:t>
            </w:r>
          </w:p>
        </w:tc>
        <w:tc>
          <w:tcPr>
            <w:tcW w:w="2207" w:type="dxa"/>
            <w:shd w:val="clear" w:color="auto" w:fill="auto"/>
            <w:tcMar/>
          </w:tcPr>
          <w:p w:rsidRPr="005D5556" w:rsidR="005D5556" w:rsidP="00654507" w:rsidRDefault="005D5556" w14:paraId="66AEBD6C" w14:textId="77777777">
            <w:pPr>
              <w:tabs>
                <w:tab w:val="left" w:pos="720"/>
              </w:tabs>
              <w:jc w:val="both"/>
              <w:rPr>
                <w:rFonts w:ascii="Calibri" w:hAnsi="Calibri" w:cs="Calibri"/>
                <w:sz w:val="22"/>
                <w:szCs w:val="22"/>
              </w:rPr>
            </w:pPr>
            <w:r w:rsidRPr="005D5556">
              <w:rPr>
                <w:rFonts w:ascii="Calibri" w:hAnsi="Calibri" w:cs="Calibri"/>
                <w:sz w:val="22"/>
                <w:szCs w:val="22"/>
              </w:rPr>
              <w:t>22</w:t>
            </w:r>
          </w:p>
        </w:tc>
      </w:tr>
      <w:tr w:rsidRPr="005D5556" w:rsidR="005D5556" w:rsidTr="743C092C" w14:paraId="2FC0E5BE" w14:textId="77777777">
        <w:tc>
          <w:tcPr>
            <w:tcW w:w="2375" w:type="dxa"/>
            <w:vMerge/>
            <w:tcMar/>
          </w:tcPr>
          <w:p w:rsidRPr="005D5556" w:rsidR="005D5556" w:rsidP="00654507" w:rsidRDefault="005D5556" w14:paraId="6CAC7B06" w14:textId="77777777">
            <w:pPr>
              <w:tabs>
                <w:tab w:val="left" w:pos="720"/>
              </w:tabs>
              <w:jc w:val="both"/>
              <w:rPr>
                <w:rFonts w:ascii="Calibri" w:hAnsi="Calibri" w:cs="Calibri"/>
                <w:sz w:val="22"/>
                <w:szCs w:val="22"/>
              </w:rPr>
            </w:pPr>
          </w:p>
        </w:tc>
        <w:tc>
          <w:tcPr>
            <w:tcW w:w="2540" w:type="dxa"/>
            <w:shd w:val="clear" w:color="auto" w:fill="auto"/>
            <w:tcMar/>
          </w:tcPr>
          <w:p w:rsidRPr="005D5556" w:rsidR="005D5556" w:rsidP="00654507" w:rsidRDefault="005D5556" w14:paraId="2FF87623" w14:textId="77777777">
            <w:pPr>
              <w:tabs>
                <w:tab w:val="left" w:pos="720"/>
              </w:tabs>
              <w:jc w:val="both"/>
              <w:rPr>
                <w:rFonts w:ascii="Calibri" w:hAnsi="Calibri" w:cs="Calibri"/>
                <w:sz w:val="22"/>
                <w:szCs w:val="22"/>
              </w:rPr>
            </w:pPr>
            <w:r w:rsidRPr="005D5556">
              <w:rPr>
                <w:rFonts w:ascii="Calibri" w:hAnsi="Calibri" w:cs="Calibri"/>
                <w:sz w:val="22"/>
                <w:szCs w:val="22"/>
              </w:rPr>
              <w:t>Session #2</w:t>
            </w:r>
          </w:p>
        </w:tc>
        <w:tc>
          <w:tcPr>
            <w:tcW w:w="2123" w:type="dxa"/>
            <w:shd w:val="clear" w:color="auto" w:fill="auto"/>
            <w:tcMar/>
          </w:tcPr>
          <w:p w:rsidRPr="005D5556" w:rsidR="005D5556" w:rsidP="00654507" w:rsidRDefault="005D5556" w14:paraId="69D8F85A" w14:textId="77777777">
            <w:pPr>
              <w:tabs>
                <w:tab w:val="left" w:pos="720"/>
              </w:tabs>
              <w:jc w:val="both"/>
              <w:rPr>
                <w:rFonts w:ascii="Calibri" w:hAnsi="Calibri" w:cs="Calibri"/>
                <w:sz w:val="22"/>
                <w:szCs w:val="22"/>
              </w:rPr>
            </w:pPr>
            <w:r w:rsidRPr="005D5556">
              <w:rPr>
                <w:rFonts w:ascii="Calibri" w:hAnsi="Calibri" w:cs="Calibri"/>
                <w:sz w:val="22"/>
                <w:szCs w:val="22"/>
              </w:rPr>
              <w:t>Lagos</w:t>
            </w:r>
          </w:p>
        </w:tc>
        <w:tc>
          <w:tcPr>
            <w:tcW w:w="2207" w:type="dxa"/>
            <w:shd w:val="clear" w:color="auto" w:fill="auto"/>
            <w:tcMar/>
          </w:tcPr>
          <w:p w:rsidRPr="005D5556" w:rsidR="005D5556" w:rsidP="00654507" w:rsidRDefault="005D5556" w14:paraId="43BC7427" w14:textId="77777777">
            <w:pPr>
              <w:tabs>
                <w:tab w:val="left" w:pos="720"/>
              </w:tabs>
              <w:jc w:val="both"/>
              <w:rPr>
                <w:rFonts w:ascii="Calibri" w:hAnsi="Calibri" w:cs="Calibri"/>
                <w:sz w:val="22"/>
                <w:szCs w:val="22"/>
              </w:rPr>
            </w:pPr>
            <w:r w:rsidRPr="005D5556">
              <w:rPr>
                <w:rFonts w:ascii="Calibri" w:hAnsi="Calibri" w:cs="Calibri"/>
                <w:sz w:val="22"/>
                <w:szCs w:val="22"/>
              </w:rPr>
              <w:t>14</w:t>
            </w:r>
          </w:p>
        </w:tc>
      </w:tr>
      <w:tr w:rsidRPr="005D5556" w:rsidR="005D5556" w:rsidTr="743C092C" w14:paraId="0B4A6F36" w14:textId="77777777">
        <w:tc>
          <w:tcPr>
            <w:tcW w:w="2375" w:type="dxa"/>
            <w:vMerge/>
            <w:tcMar/>
          </w:tcPr>
          <w:p w:rsidRPr="005D5556" w:rsidR="005D5556" w:rsidP="00654507" w:rsidRDefault="005D5556" w14:paraId="163A813E" w14:textId="77777777">
            <w:pPr>
              <w:tabs>
                <w:tab w:val="left" w:pos="720"/>
              </w:tabs>
              <w:jc w:val="both"/>
              <w:rPr>
                <w:rFonts w:ascii="Calibri" w:hAnsi="Calibri" w:cs="Calibri"/>
                <w:sz w:val="22"/>
                <w:szCs w:val="22"/>
              </w:rPr>
            </w:pPr>
          </w:p>
        </w:tc>
        <w:tc>
          <w:tcPr>
            <w:tcW w:w="2540" w:type="dxa"/>
            <w:shd w:val="clear" w:color="auto" w:fill="auto"/>
            <w:tcMar/>
          </w:tcPr>
          <w:p w:rsidRPr="005D5556" w:rsidR="005D5556" w:rsidP="00654507" w:rsidRDefault="005D5556" w14:paraId="5D7CEB7B" w14:textId="77777777">
            <w:pPr>
              <w:tabs>
                <w:tab w:val="left" w:pos="720"/>
              </w:tabs>
              <w:jc w:val="both"/>
              <w:rPr>
                <w:rFonts w:ascii="Calibri" w:hAnsi="Calibri" w:cs="Calibri"/>
                <w:sz w:val="22"/>
                <w:szCs w:val="22"/>
              </w:rPr>
            </w:pPr>
            <w:r w:rsidRPr="005D5556">
              <w:rPr>
                <w:rFonts w:ascii="Calibri" w:hAnsi="Calibri" w:cs="Calibri"/>
                <w:sz w:val="22"/>
                <w:szCs w:val="22"/>
              </w:rPr>
              <w:t>Session #3</w:t>
            </w:r>
          </w:p>
        </w:tc>
        <w:tc>
          <w:tcPr>
            <w:tcW w:w="2123" w:type="dxa"/>
            <w:shd w:val="clear" w:color="auto" w:fill="auto"/>
            <w:tcMar/>
          </w:tcPr>
          <w:p w:rsidRPr="005D5556" w:rsidR="005D5556" w:rsidP="00654507" w:rsidRDefault="005D5556" w14:paraId="1C62C439" w14:textId="77777777">
            <w:pPr>
              <w:tabs>
                <w:tab w:val="left" w:pos="720"/>
              </w:tabs>
              <w:jc w:val="both"/>
              <w:rPr>
                <w:rFonts w:ascii="Calibri" w:hAnsi="Calibri" w:cs="Calibri"/>
                <w:sz w:val="22"/>
                <w:szCs w:val="22"/>
              </w:rPr>
            </w:pPr>
            <w:r w:rsidRPr="005D5556">
              <w:rPr>
                <w:rFonts w:ascii="Calibri" w:hAnsi="Calibri" w:cs="Calibri"/>
                <w:sz w:val="22"/>
                <w:szCs w:val="22"/>
              </w:rPr>
              <w:t>Lagos</w:t>
            </w:r>
          </w:p>
        </w:tc>
        <w:tc>
          <w:tcPr>
            <w:tcW w:w="2207" w:type="dxa"/>
            <w:shd w:val="clear" w:color="auto" w:fill="auto"/>
            <w:tcMar/>
          </w:tcPr>
          <w:p w:rsidRPr="005D5556" w:rsidR="005D5556" w:rsidP="00654507" w:rsidRDefault="005D5556" w14:paraId="140E7FD3" w14:textId="77777777">
            <w:pPr>
              <w:tabs>
                <w:tab w:val="left" w:pos="720"/>
              </w:tabs>
              <w:jc w:val="both"/>
              <w:rPr>
                <w:rFonts w:ascii="Calibri" w:hAnsi="Calibri" w:cs="Calibri"/>
                <w:sz w:val="22"/>
                <w:szCs w:val="22"/>
              </w:rPr>
            </w:pPr>
            <w:r w:rsidRPr="005D5556">
              <w:rPr>
                <w:rFonts w:ascii="Calibri" w:hAnsi="Calibri" w:cs="Calibri"/>
                <w:sz w:val="22"/>
                <w:szCs w:val="22"/>
              </w:rPr>
              <w:t>13</w:t>
            </w:r>
          </w:p>
        </w:tc>
      </w:tr>
      <w:tr w:rsidRPr="005D5556" w:rsidR="005D5556" w:rsidTr="743C092C" w14:paraId="252DFAF3" w14:textId="77777777">
        <w:tc>
          <w:tcPr>
            <w:tcW w:w="2375" w:type="dxa"/>
            <w:vMerge/>
            <w:tcMar/>
          </w:tcPr>
          <w:p w:rsidRPr="005D5556" w:rsidR="005D5556" w:rsidP="00654507" w:rsidRDefault="005D5556" w14:paraId="41992EE1" w14:textId="77777777">
            <w:pPr>
              <w:tabs>
                <w:tab w:val="left" w:pos="720"/>
              </w:tabs>
              <w:jc w:val="both"/>
              <w:rPr>
                <w:rFonts w:ascii="Calibri" w:hAnsi="Calibri" w:cs="Calibri"/>
                <w:sz w:val="22"/>
                <w:szCs w:val="22"/>
              </w:rPr>
            </w:pPr>
          </w:p>
        </w:tc>
        <w:tc>
          <w:tcPr>
            <w:tcW w:w="2540" w:type="dxa"/>
            <w:shd w:val="clear" w:color="auto" w:fill="auto"/>
            <w:tcMar/>
          </w:tcPr>
          <w:p w:rsidRPr="005D5556" w:rsidR="005D5556" w:rsidP="00654507" w:rsidRDefault="005D5556" w14:paraId="2CA8336C" w14:textId="77777777">
            <w:pPr>
              <w:tabs>
                <w:tab w:val="left" w:pos="720"/>
              </w:tabs>
              <w:jc w:val="both"/>
              <w:rPr>
                <w:rFonts w:ascii="Calibri" w:hAnsi="Calibri" w:cs="Calibri"/>
                <w:sz w:val="22"/>
                <w:szCs w:val="22"/>
              </w:rPr>
            </w:pPr>
            <w:r w:rsidRPr="005D5556">
              <w:rPr>
                <w:rFonts w:ascii="Calibri" w:hAnsi="Calibri" w:cs="Calibri"/>
                <w:sz w:val="22"/>
                <w:szCs w:val="22"/>
              </w:rPr>
              <w:t>Session #4</w:t>
            </w:r>
          </w:p>
        </w:tc>
        <w:tc>
          <w:tcPr>
            <w:tcW w:w="2123" w:type="dxa"/>
            <w:shd w:val="clear" w:color="auto" w:fill="auto"/>
            <w:tcMar/>
          </w:tcPr>
          <w:p w:rsidRPr="005D5556" w:rsidR="005D5556" w:rsidP="00654507" w:rsidRDefault="005D5556" w14:paraId="4BC98D3A" w14:textId="77777777">
            <w:pPr>
              <w:tabs>
                <w:tab w:val="left" w:pos="720"/>
              </w:tabs>
              <w:jc w:val="both"/>
              <w:rPr>
                <w:rFonts w:ascii="Calibri" w:hAnsi="Calibri" w:cs="Calibri"/>
                <w:sz w:val="22"/>
                <w:szCs w:val="22"/>
              </w:rPr>
            </w:pPr>
            <w:r w:rsidRPr="005D5556">
              <w:rPr>
                <w:rFonts w:ascii="Calibri" w:hAnsi="Calibri" w:cs="Calibri"/>
                <w:sz w:val="22"/>
                <w:szCs w:val="22"/>
              </w:rPr>
              <w:t>Port Harcourt</w:t>
            </w:r>
          </w:p>
        </w:tc>
        <w:tc>
          <w:tcPr>
            <w:tcW w:w="2207" w:type="dxa"/>
            <w:shd w:val="clear" w:color="auto" w:fill="auto"/>
            <w:tcMar/>
          </w:tcPr>
          <w:p w:rsidRPr="005D5556" w:rsidR="005D5556" w:rsidP="00654507" w:rsidRDefault="005D5556" w14:paraId="0E3BBF7E" w14:textId="77777777">
            <w:pPr>
              <w:tabs>
                <w:tab w:val="left" w:pos="720"/>
              </w:tabs>
              <w:jc w:val="both"/>
              <w:rPr>
                <w:rFonts w:ascii="Calibri" w:hAnsi="Calibri" w:cs="Calibri"/>
                <w:sz w:val="22"/>
                <w:szCs w:val="22"/>
              </w:rPr>
            </w:pPr>
            <w:r w:rsidRPr="005D5556">
              <w:rPr>
                <w:rFonts w:ascii="Calibri" w:hAnsi="Calibri" w:cs="Calibri"/>
                <w:sz w:val="22"/>
                <w:szCs w:val="22"/>
              </w:rPr>
              <w:t>4</w:t>
            </w:r>
          </w:p>
        </w:tc>
      </w:tr>
      <w:tr w:rsidRPr="005D5556" w:rsidR="005D5556" w:rsidTr="743C092C" w14:paraId="23647AA6" w14:textId="77777777">
        <w:tc>
          <w:tcPr>
            <w:tcW w:w="2375" w:type="dxa"/>
            <w:vMerge w:val="restart"/>
            <w:shd w:val="clear" w:color="auto" w:fill="auto"/>
            <w:tcMar/>
          </w:tcPr>
          <w:p w:rsidRPr="005D5556" w:rsidR="005D5556" w:rsidP="00654507" w:rsidRDefault="005D5556" w14:paraId="7000FC43" w14:textId="77777777">
            <w:pPr>
              <w:tabs>
                <w:tab w:val="left" w:pos="720"/>
              </w:tabs>
              <w:jc w:val="both"/>
              <w:rPr>
                <w:rFonts w:ascii="Calibri" w:hAnsi="Calibri" w:cs="Calibri"/>
                <w:sz w:val="22"/>
                <w:szCs w:val="22"/>
              </w:rPr>
            </w:pPr>
            <w:r w:rsidRPr="005D5556">
              <w:rPr>
                <w:rFonts w:ascii="Calibri" w:hAnsi="Calibri" w:cs="Calibri"/>
                <w:sz w:val="22"/>
                <w:szCs w:val="22"/>
              </w:rPr>
              <w:t>Group III</w:t>
            </w:r>
          </w:p>
        </w:tc>
        <w:tc>
          <w:tcPr>
            <w:tcW w:w="2540" w:type="dxa"/>
            <w:shd w:val="clear" w:color="auto" w:fill="auto"/>
            <w:tcMar/>
          </w:tcPr>
          <w:p w:rsidRPr="005D5556" w:rsidR="005D5556" w:rsidP="00654507" w:rsidRDefault="005D5556" w14:paraId="70DA9B2F" w14:textId="77777777">
            <w:pPr>
              <w:tabs>
                <w:tab w:val="left" w:pos="720"/>
              </w:tabs>
              <w:jc w:val="both"/>
              <w:rPr>
                <w:rFonts w:ascii="Calibri" w:hAnsi="Calibri" w:cs="Calibri"/>
                <w:sz w:val="22"/>
                <w:szCs w:val="22"/>
              </w:rPr>
            </w:pPr>
            <w:r w:rsidRPr="005D5556">
              <w:rPr>
                <w:rFonts w:ascii="Calibri" w:hAnsi="Calibri" w:cs="Calibri"/>
                <w:sz w:val="22"/>
                <w:szCs w:val="22"/>
              </w:rPr>
              <w:t>Session #5</w:t>
            </w:r>
          </w:p>
        </w:tc>
        <w:tc>
          <w:tcPr>
            <w:tcW w:w="2123" w:type="dxa"/>
            <w:shd w:val="clear" w:color="auto" w:fill="auto"/>
            <w:tcMar/>
          </w:tcPr>
          <w:p w:rsidRPr="005D5556" w:rsidR="005D5556" w:rsidP="00654507" w:rsidRDefault="005D5556" w14:paraId="0D805C3A" w14:textId="77777777">
            <w:pPr>
              <w:tabs>
                <w:tab w:val="left" w:pos="720"/>
              </w:tabs>
              <w:jc w:val="both"/>
              <w:rPr>
                <w:rFonts w:ascii="Calibri" w:hAnsi="Calibri" w:cs="Calibri"/>
                <w:sz w:val="22"/>
                <w:szCs w:val="22"/>
              </w:rPr>
            </w:pPr>
            <w:r w:rsidRPr="005D5556">
              <w:rPr>
                <w:rFonts w:ascii="Calibri" w:hAnsi="Calibri" w:cs="Calibri"/>
                <w:sz w:val="22"/>
                <w:szCs w:val="22"/>
              </w:rPr>
              <w:t xml:space="preserve">Kano </w:t>
            </w:r>
          </w:p>
        </w:tc>
        <w:tc>
          <w:tcPr>
            <w:tcW w:w="2207" w:type="dxa"/>
            <w:shd w:val="clear" w:color="auto" w:fill="auto"/>
            <w:tcMar/>
          </w:tcPr>
          <w:p w:rsidRPr="005D5556" w:rsidR="005D5556" w:rsidP="00654507" w:rsidRDefault="005D5556" w14:paraId="105EE42E" w14:textId="77777777">
            <w:pPr>
              <w:tabs>
                <w:tab w:val="left" w:pos="720"/>
              </w:tabs>
              <w:jc w:val="both"/>
              <w:rPr>
                <w:rFonts w:ascii="Calibri" w:hAnsi="Calibri" w:cs="Calibri"/>
                <w:sz w:val="22"/>
                <w:szCs w:val="22"/>
              </w:rPr>
            </w:pPr>
            <w:r w:rsidRPr="005D5556">
              <w:rPr>
                <w:rFonts w:ascii="Calibri" w:hAnsi="Calibri" w:cs="Calibri"/>
                <w:sz w:val="22"/>
                <w:szCs w:val="22"/>
              </w:rPr>
              <w:t>22</w:t>
            </w:r>
          </w:p>
        </w:tc>
      </w:tr>
      <w:tr w:rsidRPr="005D5556" w:rsidR="005D5556" w:rsidTr="743C092C" w14:paraId="2E7FCE63" w14:textId="77777777">
        <w:tc>
          <w:tcPr>
            <w:tcW w:w="2375" w:type="dxa"/>
            <w:vMerge/>
            <w:tcMar/>
          </w:tcPr>
          <w:p w:rsidRPr="005D5556" w:rsidR="005D5556" w:rsidP="00654507" w:rsidRDefault="005D5556" w14:paraId="60C20626" w14:textId="77777777">
            <w:pPr>
              <w:tabs>
                <w:tab w:val="left" w:pos="720"/>
              </w:tabs>
              <w:jc w:val="both"/>
              <w:rPr>
                <w:rFonts w:ascii="Calibri" w:hAnsi="Calibri" w:cs="Calibri"/>
                <w:sz w:val="22"/>
                <w:szCs w:val="22"/>
              </w:rPr>
            </w:pPr>
          </w:p>
        </w:tc>
        <w:tc>
          <w:tcPr>
            <w:tcW w:w="2540" w:type="dxa"/>
            <w:shd w:val="clear" w:color="auto" w:fill="auto"/>
            <w:tcMar/>
          </w:tcPr>
          <w:p w:rsidRPr="005D5556" w:rsidR="005D5556" w:rsidP="00654507" w:rsidRDefault="005D5556" w14:paraId="0E72C376" w14:textId="77777777">
            <w:pPr>
              <w:tabs>
                <w:tab w:val="left" w:pos="720"/>
              </w:tabs>
              <w:jc w:val="both"/>
              <w:rPr>
                <w:rFonts w:ascii="Calibri" w:hAnsi="Calibri" w:cs="Calibri"/>
                <w:sz w:val="22"/>
                <w:szCs w:val="22"/>
              </w:rPr>
            </w:pPr>
            <w:r w:rsidRPr="005D5556">
              <w:rPr>
                <w:rFonts w:ascii="Calibri" w:hAnsi="Calibri" w:cs="Calibri"/>
                <w:sz w:val="22"/>
                <w:szCs w:val="22"/>
              </w:rPr>
              <w:t>Session #6</w:t>
            </w:r>
          </w:p>
        </w:tc>
        <w:tc>
          <w:tcPr>
            <w:tcW w:w="2123" w:type="dxa"/>
            <w:shd w:val="clear" w:color="auto" w:fill="auto"/>
            <w:tcMar/>
          </w:tcPr>
          <w:p w:rsidRPr="005D5556" w:rsidR="005D5556" w:rsidP="00654507" w:rsidRDefault="005D5556" w14:paraId="63C14FAB" w14:textId="77777777">
            <w:pPr>
              <w:tabs>
                <w:tab w:val="left" w:pos="720"/>
              </w:tabs>
              <w:jc w:val="both"/>
              <w:rPr>
                <w:rFonts w:ascii="Calibri" w:hAnsi="Calibri" w:cs="Calibri"/>
                <w:sz w:val="22"/>
                <w:szCs w:val="22"/>
              </w:rPr>
            </w:pPr>
            <w:r w:rsidRPr="005D5556">
              <w:rPr>
                <w:rFonts w:ascii="Calibri" w:hAnsi="Calibri" w:cs="Calibri"/>
                <w:sz w:val="22"/>
                <w:szCs w:val="22"/>
              </w:rPr>
              <w:t xml:space="preserve">Kano </w:t>
            </w:r>
          </w:p>
        </w:tc>
        <w:tc>
          <w:tcPr>
            <w:tcW w:w="2207" w:type="dxa"/>
            <w:shd w:val="clear" w:color="auto" w:fill="auto"/>
            <w:tcMar/>
          </w:tcPr>
          <w:p w:rsidRPr="005D5556" w:rsidR="005D5556" w:rsidP="00654507" w:rsidRDefault="005D5556" w14:paraId="0A1A501B" w14:textId="77777777">
            <w:pPr>
              <w:tabs>
                <w:tab w:val="left" w:pos="720"/>
              </w:tabs>
              <w:jc w:val="both"/>
              <w:rPr>
                <w:rFonts w:ascii="Calibri" w:hAnsi="Calibri" w:cs="Calibri"/>
                <w:sz w:val="22"/>
                <w:szCs w:val="22"/>
              </w:rPr>
            </w:pPr>
            <w:r w:rsidRPr="005D5556">
              <w:rPr>
                <w:rFonts w:ascii="Calibri" w:hAnsi="Calibri" w:cs="Calibri"/>
                <w:sz w:val="22"/>
                <w:szCs w:val="22"/>
              </w:rPr>
              <w:t>22</w:t>
            </w:r>
          </w:p>
        </w:tc>
      </w:tr>
      <w:tr w:rsidRPr="005D5556" w:rsidR="005D5556" w:rsidTr="743C092C" w14:paraId="3C01BE9A" w14:textId="77777777">
        <w:tc>
          <w:tcPr>
            <w:tcW w:w="2375" w:type="dxa"/>
            <w:vMerge/>
            <w:tcMar/>
          </w:tcPr>
          <w:p w:rsidRPr="005D5556" w:rsidR="005D5556" w:rsidP="00654507" w:rsidRDefault="005D5556" w14:paraId="781D76BD" w14:textId="77777777">
            <w:pPr>
              <w:tabs>
                <w:tab w:val="left" w:pos="720"/>
              </w:tabs>
              <w:jc w:val="both"/>
              <w:rPr>
                <w:rFonts w:ascii="Calibri" w:hAnsi="Calibri" w:cs="Calibri"/>
                <w:sz w:val="22"/>
                <w:szCs w:val="22"/>
              </w:rPr>
            </w:pPr>
          </w:p>
        </w:tc>
        <w:tc>
          <w:tcPr>
            <w:tcW w:w="2540" w:type="dxa"/>
            <w:shd w:val="clear" w:color="auto" w:fill="auto"/>
            <w:tcMar/>
          </w:tcPr>
          <w:p w:rsidRPr="005D5556" w:rsidR="005D5556" w:rsidP="00654507" w:rsidRDefault="005D5556" w14:paraId="1D613B81" w14:textId="77777777">
            <w:pPr>
              <w:tabs>
                <w:tab w:val="left" w:pos="720"/>
              </w:tabs>
              <w:jc w:val="both"/>
              <w:rPr>
                <w:rFonts w:ascii="Calibri" w:hAnsi="Calibri" w:cs="Calibri"/>
                <w:sz w:val="22"/>
                <w:szCs w:val="22"/>
              </w:rPr>
            </w:pPr>
            <w:r w:rsidRPr="005D5556">
              <w:rPr>
                <w:rFonts w:ascii="Calibri" w:hAnsi="Calibri" w:cs="Calibri"/>
                <w:sz w:val="22"/>
                <w:szCs w:val="22"/>
              </w:rPr>
              <w:t>Session #7</w:t>
            </w:r>
          </w:p>
        </w:tc>
        <w:tc>
          <w:tcPr>
            <w:tcW w:w="2123" w:type="dxa"/>
            <w:shd w:val="clear" w:color="auto" w:fill="auto"/>
            <w:tcMar/>
          </w:tcPr>
          <w:p w:rsidRPr="005D5556" w:rsidR="005D5556" w:rsidP="00654507" w:rsidRDefault="005D5556" w14:paraId="36348DAB" w14:textId="77777777">
            <w:pPr>
              <w:tabs>
                <w:tab w:val="left" w:pos="720"/>
              </w:tabs>
              <w:jc w:val="both"/>
              <w:rPr>
                <w:rFonts w:ascii="Calibri" w:hAnsi="Calibri" w:cs="Calibri"/>
                <w:sz w:val="22"/>
                <w:szCs w:val="22"/>
              </w:rPr>
            </w:pPr>
            <w:r w:rsidRPr="005D5556">
              <w:rPr>
                <w:rFonts w:ascii="Calibri" w:hAnsi="Calibri" w:cs="Calibri"/>
                <w:sz w:val="22"/>
                <w:szCs w:val="22"/>
              </w:rPr>
              <w:t xml:space="preserve">Kano </w:t>
            </w:r>
          </w:p>
        </w:tc>
        <w:tc>
          <w:tcPr>
            <w:tcW w:w="2207" w:type="dxa"/>
            <w:shd w:val="clear" w:color="auto" w:fill="auto"/>
            <w:tcMar/>
          </w:tcPr>
          <w:p w:rsidRPr="005D5556" w:rsidR="005D5556" w:rsidP="00654507" w:rsidRDefault="005D5556" w14:paraId="192BAFBE" w14:textId="77777777">
            <w:pPr>
              <w:tabs>
                <w:tab w:val="left" w:pos="720"/>
              </w:tabs>
              <w:jc w:val="both"/>
              <w:rPr>
                <w:rFonts w:ascii="Calibri" w:hAnsi="Calibri" w:cs="Calibri"/>
                <w:sz w:val="22"/>
                <w:szCs w:val="22"/>
              </w:rPr>
            </w:pPr>
            <w:r w:rsidRPr="005D5556">
              <w:rPr>
                <w:rFonts w:ascii="Calibri" w:hAnsi="Calibri" w:cs="Calibri"/>
                <w:sz w:val="22"/>
                <w:szCs w:val="22"/>
              </w:rPr>
              <w:t>21</w:t>
            </w:r>
          </w:p>
        </w:tc>
      </w:tr>
      <w:tr w:rsidRPr="005D5556" w:rsidR="005D5556" w:rsidTr="743C092C" w14:paraId="77D11BA0" w14:textId="77777777">
        <w:tc>
          <w:tcPr>
            <w:tcW w:w="2375" w:type="dxa"/>
            <w:vMerge/>
            <w:tcMar/>
          </w:tcPr>
          <w:p w:rsidRPr="005D5556" w:rsidR="005D5556" w:rsidP="00654507" w:rsidRDefault="005D5556" w14:paraId="29F9E4BA" w14:textId="77777777">
            <w:pPr>
              <w:tabs>
                <w:tab w:val="left" w:pos="720"/>
              </w:tabs>
              <w:jc w:val="both"/>
              <w:rPr>
                <w:rFonts w:ascii="Calibri" w:hAnsi="Calibri" w:cs="Calibri"/>
                <w:sz w:val="22"/>
                <w:szCs w:val="22"/>
              </w:rPr>
            </w:pPr>
          </w:p>
        </w:tc>
        <w:tc>
          <w:tcPr>
            <w:tcW w:w="2540" w:type="dxa"/>
            <w:shd w:val="clear" w:color="auto" w:fill="auto"/>
            <w:tcMar/>
          </w:tcPr>
          <w:p w:rsidRPr="005D5556" w:rsidR="005D5556" w:rsidP="00654507" w:rsidRDefault="005D5556" w14:paraId="72C871AF" w14:textId="77777777">
            <w:pPr>
              <w:tabs>
                <w:tab w:val="left" w:pos="720"/>
              </w:tabs>
              <w:jc w:val="both"/>
              <w:rPr>
                <w:rFonts w:ascii="Calibri" w:hAnsi="Calibri" w:cs="Calibri"/>
                <w:sz w:val="22"/>
                <w:szCs w:val="22"/>
              </w:rPr>
            </w:pPr>
            <w:r w:rsidRPr="005D5556">
              <w:rPr>
                <w:rFonts w:ascii="Calibri" w:hAnsi="Calibri" w:cs="Calibri"/>
                <w:sz w:val="22"/>
                <w:szCs w:val="22"/>
              </w:rPr>
              <w:t>Session #8</w:t>
            </w:r>
          </w:p>
        </w:tc>
        <w:tc>
          <w:tcPr>
            <w:tcW w:w="2123" w:type="dxa"/>
            <w:shd w:val="clear" w:color="auto" w:fill="auto"/>
            <w:tcMar/>
          </w:tcPr>
          <w:p w:rsidRPr="005D5556" w:rsidR="005D5556" w:rsidP="00654507" w:rsidRDefault="005D5556" w14:paraId="0EBE36AC" w14:textId="77777777">
            <w:pPr>
              <w:tabs>
                <w:tab w:val="left" w:pos="720"/>
              </w:tabs>
              <w:jc w:val="both"/>
              <w:rPr>
                <w:rFonts w:ascii="Calibri" w:hAnsi="Calibri" w:cs="Calibri"/>
                <w:sz w:val="22"/>
                <w:szCs w:val="22"/>
              </w:rPr>
            </w:pPr>
            <w:r w:rsidRPr="005D5556">
              <w:rPr>
                <w:rFonts w:ascii="Calibri" w:hAnsi="Calibri" w:cs="Calibri"/>
                <w:sz w:val="22"/>
                <w:szCs w:val="22"/>
              </w:rPr>
              <w:t>Port Harcourt</w:t>
            </w:r>
          </w:p>
        </w:tc>
        <w:tc>
          <w:tcPr>
            <w:tcW w:w="2207" w:type="dxa"/>
            <w:shd w:val="clear" w:color="auto" w:fill="auto"/>
            <w:tcMar/>
          </w:tcPr>
          <w:p w:rsidRPr="005D5556" w:rsidR="005D5556" w:rsidP="00654507" w:rsidRDefault="005D5556" w14:paraId="32440DC5" w14:textId="77777777">
            <w:pPr>
              <w:tabs>
                <w:tab w:val="left" w:pos="720"/>
              </w:tabs>
              <w:jc w:val="both"/>
              <w:rPr>
                <w:rFonts w:ascii="Calibri" w:hAnsi="Calibri" w:cs="Calibri"/>
                <w:sz w:val="22"/>
                <w:szCs w:val="22"/>
              </w:rPr>
            </w:pPr>
            <w:r w:rsidRPr="005D5556">
              <w:rPr>
                <w:rFonts w:ascii="Calibri" w:hAnsi="Calibri" w:cs="Calibri"/>
                <w:sz w:val="22"/>
                <w:szCs w:val="22"/>
              </w:rPr>
              <w:t>18</w:t>
            </w:r>
          </w:p>
        </w:tc>
      </w:tr>
      <w:tr w:rsidRPr="005D5556" w:rsidR="005D5556" w:rsidTr="743C092C" w14:paraId="03057A78" w14:textId="77777777">
        <w:tc>
          <w:tcPr>
            <w:tcW w:w="2375" w:type="dxa"/>
            <w:vMerge/>
            <w:tcMar/>
          </w:tcPr>
          <w:p w:rsidRPr="005D5556" w:rsidR="005D5556" w:rsidP="00654507" w:rsidRDefault="005D5556" w14:paraId="2C1DB9E5" w14:textId="77777777">
            <w:pPr>
              <w:tabs>
                <w:tab w:val="left" w:pos="720"/>
              </w:tabs>
              <w:jc w:val="both"/>
              <w:rPr>
                <w:rFonts w:ascii="Calibri" w:hAnsi="Calibri" w:cs="Calibri"/>
                <w:sz w:val="22"/>
                <w:szCs w:val="22"/>
              </w:rPr>
            </w:pPr>
          </w:p>
        </w:tc>
        <w:tc>
          <w:tcPr>
            <w:tcW w:w="2540" w:type="dxa"/>
            <w:shd w:val="clear" w:color="auto" w:fill="auto"/>
            <w:tcMar/>
          </w:tcPr>
          <w:p w:rsidRPr="005D5556" w:rsidR="005D5556" w:rsidP="00654507" w:rsidRDefault="005D5556" w14:paraId="0B7147E8" w14:textId="77777777">
            <w:pPr>
              <w:tabs>
                <w:tab w:val="left" w:pos="720"/>
              </w:tabs>
              <w:jc w:val="both"/>
              <w:rPr>
                <w:rFonts w:ascii="Calibri" w:hAnsi="Calibri" w:cs="Calibri"/>
                <w:sz w:val="22"/>
                <w:szCs w:val="22"/>
              </w:rPr>
            </w:pPr>
            <w:r w:rsidRPr="005D5556">
              <w:rPr>
                <w:rFonts w:ascii="Calibri" w:hAnsi="Calibri" w:cs="Calibri"/>
                <w:sz w:val="22"/>
                <w:szCs w:val="22"/>
              </w:rPr>
              <w:t>Session #9</w:t>
            </w:r>
          </w:p>
        </w:tc>
        <w:tc>
          <w:tcPr>
            <w:tcW w:w="2123" w:type="dxa"/>
            <w:shd w:val="clear" w:color="auto" w:fill="auto"/>
            <w:tcMar/>
          </w:tcPr>
          <w:p w:rsidRPr="005D5556" w:rsidR="005D5556" w:rsidP="00654507" w:rsidRDefault="005D5556" w14:paraId="13E04E39" w14:textId="77777777">
            <w:pPr>
              <w:tabs>
                <w:tab w:val="left" w:pos="720"/>
              </w:tabs>
              <w:jc w:val="both"/>
              <w:rPr>
                <w:rFonts w:ascii="Calibri" w:hAnsi="Calibri" w:cs="Calibri"/>
                <w:sz w:val="22"/>
                <w:szCs w:val="22"/>
              </w:rPr>
            </w:pPr>
            <w:r w:rsidRPr="005D5556">
              <w:rPr>
                <w:rFonts w:ascii="Calibri" w:hAnsi="Calibri" w:cs="Calibri"/>
                <w:sz w:val="22"/>
                <w:szCs w:val="22"/>
              </w:rPr>
              <w:t>Lagos</w:t>
            </w:r>
          </w:p>
        </w:tc>
        <w:tc>
          <w:tcPr>
            <w:tcW w:w="2207" w:type="dxa"/>
            <w:shd w:val="clear" w:color="auto" w:fill="auto"/>
            <w:tcMar/>
          </w:tcPr>
          <w:p w:rsidRPr="005D5556" w:rsidR="005D5556" w:rsidP="00654507" w:rsidRDefault="005D5556" w14:paraId="1F25AA5D" w14:textId="77777777">
            <w:pPr>
              <w:tabs>
                <w:tab w:val="left" w:pos="720"/>
              </w:tabs>
              <w:jc w:val="both"/>
              <w:rPr>
                <w:rFonts w:ascii="Calibri" w:hAnsi="Calibri" w:cs="Calibri"/>
                <w:sz w:val="22"/>
                <w:szCs w:val="22"/>
              </w:rPr>
            </w:pPr>
            <w:r w:rsidRPr="005D5556">
              <w:rPr>
                <w:rFonts w:ascii="Calibri" w:hAnsi="Calibri" w:cs="Calibri"/>
                <w:sz w:val="22"/>
                <w:szCs w:val="22"/>
              </w:rPr>
              <w:t>22</w:t>
            </w:r>
          </w:p>
        </w:tc>
      </w:tr>
      <w:tr w:rsidRPr="005D5556" w:rsidR="005D5556" w:rsidTr="743C092C" w14:paraId="2FFAB98B" w14:textId="77777777">
        <w:tc>
          <w:tcPr>
            <w:tcW w:w="2375" w:type="dxa"/>
            <w:vMerge/>
            <w:tcMar/>
          </w:tcPr>
          <w:p w:rsidRPr="005D5556" w:rsidR="005D5556" w:rsidP="00654507" w:rsidRDefault="005D5556" w14:paraId="0438086B" w14:textId="77777777">
            <w:pPr>
              <w:tabs>
                <w:tab w:val="left" w:pos="720"/>
              </w:tabs>
              <w:jc w:val="both"/>
              <w:rPr>
                <w:rFonts w:ascii="Calibri" w:hAnsi="Calibri" w:cs="Calibri"/>
                <w:sz w:val="22"/>
                <w:szCs w:val="22"/>
              </w:rPr>
            </w:pPr>
          </w:p>
        </w:tc>
        <w:tc>
          <w:tcPr>
            <w:tcW w:w="2540" w:type="dxa"/>
            <w:shd w:val="clear" w:color="auto" w:fill="auto"/>
            <w:tcMar/>
          </w:tcPr>
          <w:p w:rsidRPr="005D5556" w:rsidR="005D5556" w:rsidP="00654507" w:rsidRDefault="005D5556" w14:paraId="74A79489" w14:textId="77777777">
            <w:pPr>
              <w:tabs>
                <w:tab w:val="left" w:pos="720"/>
              </w:tabs>
              <w:jc w:val="both"/>
              <w:rPr>
                <w:rFonts w:ascii="Calibri" w:hAnsi="Calibri" w:cs="Calibri"/>
                <w:sz w:val="22"/>
                <w:szCs w:val="22"/>
              </w:rPr>
            </w:pPr>
            <w:r w:rsidRPr="005D5556">
              <w:rPr>
                <w:rFonts w:ascii="Calibri" w:hAnsi="Calibri" w:cs="Calibri"/>
                <w:sz w:val="22"/>
                <w:szCs w:val="22"/>
              </w:rPr>
              <w:t>Session #10</w:t>
            </w:r>
          </w:p>
        </w:tc>
        <w:tc>
          <w:tcPr>
            <w:tcW w:w="2123" w:type="dxa"/>
            <w:shd w:val="clear" w:color="auto" w:fill="auto"/>
            <w:tcMar/>
          </w:tcPr>
          <w:p w:rsidRPr="005D5556" w:rsidR="005D5556" w:rsidP="00654507" w:rsidRDefault="005D5556" w14:paraId="5BFA4E49" w14:textId="77777777">
            <w:pPr>
              <w:tabs>
                <w:tab w:val="left" w:pos="720"/>
              </w:tabs>
              <w:jc w:val="both"/>
              <w:rPr>
                <w:rFonts w:ascii="Calibri" w:hAnsi="Calibri" w:cs="Calibri"/>
                <w:sz w:val="22"/>
                <w:szCs w:val="22"/>
              </w:rPr>
            </w:pPr>
            <w:r w:rsidRPr="005D5556">
              <w:rPr>
                <w:rFonts w:ascii="Calibri" w:hAnsi="Calibri" w:cs="Calibri"/>
                <w:sz w:val="22"/>
                <w:szCs w:val="22"/>
              </w:rPr>
              <w:t>Lagos</w:t>
            </w:r>
          </w:p>
        </w:tc>
        <w:tc>
          <w:tcPr>
            <w:tcW w:w="2207" w:type="dxa"/>
            <w:shd w:val="clear" w:color="auto" w:fill="auto"/>
            <w:tcMar/>
          </w:tcPr>
          <w:p w:rsidRPr="005D5556" w:rsidR="005D5556" w:rsidP="00654507" w:rsidRDefault="005D5556" w14:paraId="2C9A2142" w14:textId="77777777">
            <w:pPr>
              <w:tabs>
                <w:tab w:val="left" w:pos="720"/>
              </w:tabs>
              <w:jc w:val="both"/>
              <w:rPr>
                <w:rFonts w:ascii="Calibri" w:hAnsi="Calibri" w:cs="Calibri"/>
                <w:sz w:val="22"/>
                <w:szCs w:val="22"/>
              </w:rPr>
            </w:pPr>
            <w:r w:rsidRPr="743C092C" w:rsidR="005D5556">
              <w:rPr>
                <w:rFonts w:ascii="Calibri" w:hAnsi="Calibri" w:cs="Calibri"/>
                <w:sz w:val="22"/>
                <w:szCs w:val="22"/>
              </w:rPr>
              <w:t xml:space="preserve">20 (10 </w:t>
            </w:r>
            <w:r w:rsidRPr="743C092C" w:rsidR="005D5556">
              <w:rPr>
                <w:rFonts w:ascii="Calibri" w:hAnsi="Calibri" w:cs="Calibri"/>
                <w:sz w:val="22"/>
                <w:szCs w:val="22"/>
              </w:rPr>
              <w:t>KIP</w:t>
            </w:r>
            <w:del w:author="KOTLUBEI, Viktoriia" w:date="2025-02-26T14:07:14.812Z" w:id="2113976255">
              <w:r w:rsidRPr="743C092C" w:rsidDel="005D5556">
                <w:rPr>
                  <w:rFonts w:ascii="Calibri" w:hAnsi="Calibri" w:cs="Calibri"/>
                  <w:sz w:val="22"/>
                  <w:szCs w:val="22"/>
                </w:rPr>
                <w:delText xml:space="preserve"> </w:delText>
              </w:r>
            </w:del>
            <w:r w:rsidRPr="743C092C" w:rsidR="005D5556">
              <w:rPr>
                <w:rFonts w:ascii="Calibri" w:hAnsi="Calibri" w:cs="Calibri"/>
                <w:sz w:val="22"/>
                <w:szCs w:val="22"/>
              </w:rPr>
              <w:t>)</w:t>
            </w:r>
          </w:p>
        </w:tc>
      </w:tr>
    </w:tbl>
    <w:p w:rsidRPr="005D5556" w:rsidR="005D5556" w:rsidP="005D5556" w:rsidRDefault="005D5556" w14:paraId="40ACD7CC" w14:textId="77777777">
      <w:pPr>
        <w:tabs>
          <w:tab w:val="left" w:pos="720"/>
        </w:tabs>
        <w:jc w:val="both"/>
        <w:rPr>
          <w:rFonts w:ascii="Calibri" w:hAnsi="Calibri" w:cs="Calibri"/>
          <w:sz w:val="22"/>
          <w:szCs w:val="22"/>
        </w:rPr>
      </w:pPr>
    </w:p>
    <w:p w:rsidRPr="005D5556" w:rsidR="005D5556" w:rsidP="005D5556" w:rsidRDefault="5A790779" w14:paraId="41DF7FD5" w14:textId="1C5D38B8">
      <w:pPr>
        <w:tabs>
          <w:tab w:val="left" w:pos="720"/>
        </w:tabs>
        <w:jc w:val="both"/>
        <w:rPr>
          <w:rFonts w:ascii="Calibri" w:hAnsi="Calibri" w:cs="Calibri"/>
          <w:b/>
          <w:bCs/>
          <w:sz w:val="22"/>
          <w:szCs w:val="22"/>
        </w:rPr>
      </w:pPr>
      <w:r w:rsidRPr="00A9924A">
        <w:rPr>
          <w:rFonts w:ascii="Calibri" w:hAnsi="Calibri" w:cs="Calibri"/>
          <w:b/>
          <w:bCs/>
          <w:sz w:val="22"/>
          <w:szCs w:val="22"/>
        </w:rPr>
        <w:t xml:space="preserve">Final </w:t>
      </w:r>
      <w:r w:rsidRPr="00A9924A" w:rsidR="005D5556">
        <w:rPr>
          <w:rFonts w:ascii="Calibri" w:hAnsi="Calibri" w:cs="Calibri"/>
          <w:b/>
          <w:bCs/>
          <w:sz w:val="22"/>
          <w:szCs w:val="22"/>
        </w:rPr>
        <w:t>training</w:t>
      </w:r>
    </w:p>
    <w:p w:rsidR="005D5556" w:rsidP="005D5556" w:rsidRDefault="005D5556" w14:paraId="3D3CA7CF" w14:textId="39A37189">
      <w:pPr>
        <w:tabs>
          <w:tab w:val="left" w:pos="720"/>
        </w:tabs>
        <w:jc w:val="both"/>
        <w:rPr>
          <w:rFonts w:ascii="Calibri" w:hAnsi="Calibri" w:cs="Calibri"/>
          <w:sz w:val="22"/>
          <w:szCs w:val="22"/>
        </w:rPr>
      </w:pPr>
      <w:r w:rsidRPr="743C092C" w:rsidR="005D5556">
        <w:rPr>
          <w:rFonts w:ascii="Calibri" w:hAnsi="Calibri" w:cs="Calibri"/>
          <w:sz w:val="22"/>
          <w:szCs w:val="22"/>
        </w:rPr>
        <w:t>As mentioned above, a separate</w:t>
      </w:r>
      <w:r w:rsidRPr="743C092C" w:rsidR="7946E590">
        <w:rPr>
          <w:rFonts w:ascii="Calibri" w:hAnsi="Calibri" w:cs="Calibri"/>
          <w:sz w:val="22"/>
          <w:szCs w:val="22"/>
        </w:rPr>
        <w:t xml:space="preserve">, final </w:t>
      </w:r>
      <w:del w:author="GAVRANIC, Jelena" w:date="2025-02-25T15:22:00Z" w:id="1920144885">
        <w:r w:rsidRPr="743C092C" w:rsidDel="005D5556">
          <w:rPr>
            <w:rFonts w:ascii="Calibri" w:hAnsi="Calibri" w:cs="Calibri"/>
            <w:sz w:val="22"/>
            <w:szCs w:val="22"/>
          </w:rPr>
          <w:delText xml:space="preserve"> </w:delText>
        </w:r>
      </w:del>
      <w:r w:rsidRPr="743C092C" w:rsidR="005D5556">
        <w:rPr>
          <w:rFonts w:ascii="Calibri" w:hAnsi="Calibri" w:cs="Calibri"/>
          <w:sz w:val="22"/>
          <w:szCs w:val="22"/>
        </w:rPr>
        <w:t xml:space="preserve">training </w:t>
      </w:r>
      <w:r w:rsidRPr="743C092C" w:rsidR="2DB1A580">
        <w:rPr>
          <w:rFonts w:ascii="Calibri" w:hAnsi="Calibri" w:cs="Calibri"/>
          <w:sz w:val="22"/>
          <w:szCs w:val="22"/>
        </w:rPr>
        <w:t xml:space="preserve">(one day) </w:t>
      </w:r>
      <w:r w:rsidRPr="743C092C" w:rsidR="005D5556">
        <w:rPr>
          <w:rFonts w:ascii="Calibri" w:hAnsi="Calibri" w:cs="Calibri"/>
          <w:sz w:val="22"/>
          <w:szCs w:val="22"/>
        </w:rPr>
        <w:t>with 19</w:t>
      </w:r>
      <w:r w:rsidRPr="743C092C" w:rsidR="4DCAFE7E">
        <w:rPr>
          <w:rFonts w:ascii="Calibri" w:hAnsi="Calibri" w:cs="Calibri"/>
          <w:sz w:val="22"/>
          <w:szCs w:val="22"/>
        </w:rPr>
        <w:t>6</w:t>
      </w:r>
      <w:r w:rsidRPr="743C092C" w:rsidR="005D5556">
        <w:rPr>
          <w:rFonts w:ascii="Calibri" w:hAnsi="Calibri" w:cs="Calibri"/>
          <w:sz w:val="22"/>
          <w:szCs w:val="22"/>
        </w:rPr>
        <w:t xml:space="preserve"> companies must be held </w:t>
      </w:r>
      <w:r w:rsidRPr="743C092C" w:rsidR="005D5556">
        <w:rPr>
          <w:rFonts w:ascii="Calibri" w:hAnsi="Calibri" w:cs="Calibri"/>
          <w:sz w:val="22"/>
          <w:szCs w:val="22"/>
        </w:rPr>
        <w:t>in order to</w:t>
      </w:r>
      <w:r w:rsidRPr="743C092C" w:rsidR="005D5556">
        <w:rPr>
          <w:rFonts w:ascii="Calibri" w:hAnsi="Calibri" w:cs="Calibri"/>
          <w:sz w:val="22"/>
          <w:szCs w:val="22"/>
        </w:rPr>
        <w:t xml:space="preserve"> recall all </w:t>
      </w:r>
      <w:del w:author="KOTLUBEI, Viktoriia" w:date="2025-02-26T14:07:28.986Z" w:id="1953768448">
        <w:r w:rsidRPr="743C092C" w:rsidDel="005D5556">
          <w:rPr>
            <w:rFonts w:ascii="Calibri" w:hAnsi="Calibri" w:cs="Calibri"/>
            <w:sz w:val="22"/>
            <w:szCs w:val="22"/>
          </w:rPr>
          <w:delText>important</w:delText>
        </w:r>
      </w:del>
      <w:r w:rsidRPr="743C092C" w:rsidR="005D5556">
        <w:rPr>
          <w:rFonts w:ascii="Calibri" w:hAnsi="Calibri" w:cs="Calibri"/>
          <w:sz w:val="22"/>
          <w:szCs w:val="22"/>
        </w:rPr>
        <w:t xml:space="preserve"> information</w:t>
      </w:r>
      <w:ins w:author="KOTLUBEI, Viktoriia" w:date="2025-02-26T14:07:48.824Z" w:id="1795191945">
        <w:r w:rsidRPr="743C092C" w:rsidR="26E615B0">
          <w:rPr>
            <w:rFonts w:ascii="Calibri" w:hAnsi="Calibri" w:cs="Calibri"/>
            <w:sz w:val="22"/>
            <w:szCs w:val="22"/>
          </w:rPr>
          <w:t xml:space="preserve"> learned in the </w:t>
        </w:r>
        <w:r w:rsidRPr="743C092C" w:rsidR="26E615B0">
          <w:rPr>
            <w:rFonts w:ascii="Calibri" w:hAnsi="Calibri" w:cs="Calibri"/>
            <w:sz w:val="22"/>
            <w:szCs w:val="22"/>
          </w:rPr>
          <w:t>previous</w:t>
        </w:r>
        <w:r w:rsidRPr="743C092C" w:rsidR="26E615B0">
          <w:rPr>
            <w:rFonts w:ascii="Calibri" w:hAnsi="Calibri" w:cs="Calibri"/>
            <w:sz w:val="22"/>
            <w:szCs w:val="22"/>
          </w:rPr>
          <w:t xml:space="preserve"> training sessions.</w:t>
        </w:r>
      </w:ins>
      <w:del w:author="KOTLUBEI, Viktoriia" w:date="2025-02-26T14:07:53.08Z" w:id="597410269">
        <w:r w:rsidRPr="743C092C" w:rsidDel="005D5556">
          <w:rPr>
            <w:rFonts w:ascii="Calibri" w:hAnsi="Calibri" w:cs="Calibri"/>
            <w:sz w:val="22"/>
            <w:szCs w:val="22"/>
          </w:rPr>
          <w:delText xml:space="preserve"> that the trainees were taught.</w:delText>
        </w:r>
      </w:del>
      <w:r w:rsidRPr="743C092C" w:rsidR="005D5556">
        <w:rPr>
          <w:rFonts w:ascii="Calibri" w:hAnsi="Calibri" w:cs="Calibri"/>
          <w:sz w:val="22"/>
          <w:szCs w:val="22"/>
        </w:rPr>
        <w:t xml:space="preserve"> In addition, the usage and importance of keeping a logbook must be </w:t>
      </w:r>
      <w:r w:rsidRPr="743C092C" w:rsidR="005D5556">
        <w:rPr>
          <w:rFonts w:ascii="Calibri" w:hAnsi="Calibri" w:cs="Calibri"/>
          <w:sz w:val="22"/>
          <w:szCs w:val="22"/>
        </w:rPr>
        <w:t>demonstrated</w:t>
      </w:r>
      <w:r w:rsidRPr="743C092C" w:rsidR="005D5556">
        <w:rPr>
          <w:rFonts w:ascii="Calibri" w:hAnsi="Calibri" w:cs="Calibri"/>
          <w:sz w:val="22"/>
          <w:szCs w:val="22"/>
        </w:rPr>
        <w:t xml:space="preserve"> </w:t>
      </w:r>
      <w:ins w:author="KOTLUBEI, Viktoriia" w:date="2025-02-26T14:08:01.611Z" w:id="833475135">
        <w:r w:rsidRPr="743C092C" w:rsidR="03437A91">
          <w:rPr>
            <w:rFonts w:ascii="Calibri" w:hAnsi="Calibri" w:cs="Calibri"/>
            <w:sz w:val="22"/>
            <w:szCs w:val="22"/>
          </w:rPr>
          <w:t>during</w:t>
        </w:r>
      </w:ins>
      <w:del w:author="KOTLUBEI, Viktoriia" w:date="2025-02-26T14:08:00.066Z" w:id="1040097975">
        <w:r w:rsidRPr="743C092C" w:rsidDel="005D5556">
          <w:rPr>
            <w:rFonts w:ascii="Calibri" w:hAnsi="Calibri" w:cs="Calibri"/>
            <w:sz w:val="22"/>
            <w:szCs w:val="22"/>
          </w:rPr>
          <w:delText>a</w:delText>
        </w:r>
      </w:del>
      <w:del w:author="KOTLUBEI, Viktoriia" w:date="2025-02-26T14:07:59.511Z" w:id="1734863680">
        <w:r w:rsidRPr="743C092C" w:rsidDel="005D5556">
          <w:rPr>
            <w:rFonts w:ascii="Calibri" w:hAnsi="Calibri" w:cs="Calibri"/>
            <w:sz w:val="22"/>
            <w:szCs w:val="22"/>
          </w:rPr>
          <w:delText>t</w:delText>
        </w:r>
      </w:del>
      <w:r w:rsidRPr="743C092C" w:rsidR="005D5556">
        <w:rPr>
          <w:rFonts w:ascii="Calibri" w:hAnsi="Calibri" w:cs="Calibri"/>
          <w:sz w:val="22"/>
          <w:szCs w:val="22"/>
        </w:rPr>
        <w:t xml:space="preserve"> this training.</w:t>
      </w:r>
    </w:p>
    <w:p w:rsidRPr="005D5556" w:rsidR="005D5556" w:rsidP="0039358B" w:rsidRDefault="005D5556" w14:paraId="6EE63720" w14:textId="77777777">
      <w:pPr>
        <w:pStyle w:val="BodyText"/>
        <w:tabs>
          <w:tab w:val="left" w:pos="720"/>
        </w:tabs>
        <w:rPr>
          <w:rFonts w:ascii="Calibri" w:hAnsi="Calibri" w:cs="Calibri"/>
          <w:sz w:val="22"/>
          <w:szCs w:val="22"/>
        </w:rPr>
      </w:pPr>
    </w:p>
    <w:tbl>
      <w:tblPr>
        <w:tblStyle w:val="TableGrid"/>
        <w:tblW w:w="0" w:type="auto"/>
        <w:tblLayout w:type="fixed"/>
        <w:tblLook w:val="06A0" w:firstRow="1" w:lastRow="0" w:firstColumn="1" w:lastColumn="0" w:noHBand="1" w:noVBand="1"/>
      </w:tblPr>
      <w:tblGrid>
        <w:gridCol w:w="1803"/>
        <w:gridCol w:w="1803"/>
        <w:gridCol w:w="1803"/>
        <w:gridCol w:w="1803"/>
        <w:gridCol w:w="1803"/>
      </w:tblGrid>
      <w:tr w:rsidR="00A9924A" w:rsidTr="743C092C" w14:paraId="7FC10DCD" w14:textId="77777777">
        <w:trPr>
          <w:trHeight w:val="300"/>
        </w:trPr>
        <w:tc>
          <w:tcPr>
            <w:tcW w:w="1803" w:type="dxa"/>
            <w:tcMar/>
          </w:tcPr>
          <w:p w:rsidRPr="001826AC" w:rsidR="00A9924A" w:rsidP="3913CFE3" w:rsidRDefault="00A9924A" w14:paraId="79F7253A" w14:textId="562033F7">
            <w:pPr>
              <w:pStyle w:val="BodyText"/>
              <w:rPr>
                <w:rFonts w:ascii="Calibri" w:hAnsi="Calibri" w:cs="Calibri"/>
                <w:b/>
                <w:bCs/>
                <w:sz w:val="22"/>
                <w:szCs w:val="22"/>
              </w:rPr>
            </w:pPr>
          </w:p>
        </w:tc>
        <w:tc>
          <w:tcPr>
            <w:tcW w:w="1803" w:type="dxa"/>
            <w:tcMar/>
          </w:tcPr>
          <w:p w:rsidRPr="001826AC" w:rsidR="1EBD9627" w:rsidP="3913CFE3" w:rsidRDefault="7CD62BEA" w14:paraId="220F41A2" w14:textId="67B4250E">
            <w:pPr>
              <w:pStyle w:val="BodyText"/>
              <w:rPr>
                <w:rFonts w:ascii="Calibri" w:hAnsi="Calibri" w:cs="Calibri"/>
                <w:b/>
                <w:bCs/>
                <w:sz w:val="22"/>
                <w:szCs w:val="22"/>
              </w:rPr>
            </w:pPr>
            <w:r w:rsidRPr="001826AC">
              <w:rPr>
                <w:rFonts w:ascii="Calibri" w:hAnsi="Calibri" w:cs="Calibri"/>
                <w:b/>
                <w:bCs/>
                <w:sz w:val="22"/>
                <w:szCs w:val="22"/>
              </w:rPr>
              <w:t>Location</w:t>
            </w:r>
          </w:p>
        </w:tc>
        <w:tc>
          <w:tcPr>
            <w:tcW w:w="1803" w:type="dxa"/>
            <w:tcMar/>
          </w:tcPr>
          <w:p w:rsidRPr="001826AC" w:rsidR="1EBD9627" w:rsidP="3913CFE3" w:rsidRDefault="7CD62BEA" w14:paraId="07CC503F" w14:textId="7FB0089E">
            <w:pPr>
              <w:pStyle w:val="BodyText"/>
              <w:spacing w:line="259" w:lineRule="auto"/>
              <w:rPr>
                <w:rFonts w:ascii="Calibri" w:hAnsi="Calibri" w:cs="Calibri"/>
                <w:b/>
                <w:bCs/>
                <w:sz w:val="22"/>
                <w:szCs w:val="22"/>
              </w:rPr>
            </w:pPr>
            <w:r w:rsidRPr="001826AC">
              <w:rPr>
                <w:rFonts w:ascii="Calibri" w:hAnsi="Calibri" w:cs="Calibri"/>
                <w:b/>
                <w:bCs/>
                <w:sz w:val="22"/>
                <w:szCs w:val="22"/>
              </w:rPr>
              <w:t>Topic</w:t>
            </w:r>
            <w:r w:rsidRPr="001826AC" w:rsidR="1E7D1D55">
              <w:rPr>
                <w:rFonts w:ascii="Calibri" w:hAnsi="Calibri" w:cs="Calibri"/>
                <w:b/>
                <w:bCs/>
                <w:sz w:val="22"/>
                <w:szCs w:val="22"/>
              </w:rPr>
              <w:t>s</w:t>
            </w:r>
          </w:p>
        </w:tc>
        <w:tc>
          <w:tcPr>
            <w:tcW w:w="1803" w:type="dxa"/>
            <w:tcMar/>
          </w:tcPr>
          <w:p w:rsidRPr="001826AC" w:rsidR="1EBD9627" w:rsidP="3913CFE3" w:rsidRDefault="7CD62BEA" w14:paraId="27846862" w14:textId="0AEA3382">
            <w:pPr>
              <w:pStyle w:val="BodyText"/>
              <w:rPr>
                <w:rFonts w:ascii="Calibri" w:hAnsi="Calibri" w:cs="Calibri"/>
                <w:b/>
                <w:bCs/>
                <w:sz w:val="22"/>
                <w:szCs w:val="22"/>
              </w:rPr>
            </w:pPr>
            <w:r w:rsidRPr="001826AC">
              <w:rPr>
                <w:rFonts w:ascii="Calibri" w:hAnsi="Calibri" w:cs="Calibri"/>
                <w:b/>
                <w:bCs/>
                <w:sz w:val="22"/>
                <w:szCs w:val="22"/>
              </w:rPr>
              <w:t>Beneficiary companies</w:t>
            </w:r>
          </w:p>
        </w:tc>
        <w:tc>
          <w:tcPr>
            <w:tcW w:w="1803" w:type="dxa"/>
            <w:tcMar/>
          </w:tcPr>
          <w:p w:rsidRPr="001826AC" w:rsidR="1EBD9627" w:rsidP="3913CFE3" w:rsidRDefault="7CD62BEA" w14:paraId="5803EDBC" w14:textId="7E2F5A06">
            <w:pPr>
              <w:pStyle w:val="BodyText"/>
              <w:rPr>
                <w:rFonts w:ascii="Calibri" w:hAnsi="Calibri" w:cs="Calibri"/>
                <w:b/>
                <w:bCs/>
                <w:sz w:val="22"/>
                <w:szCs w:val="22"/>
              </w:rPr>
            </w:pPr>
            <w:r w:rsidRPr="001826AC">
              <w:rPr>
                <w:rFonts w:ascii="Calibri" w:hAnsi="Calibri" w:cs="Calibri"/>
                <w:b/>
                <w:bCs/>
                <w:sz w:val="22"/>
                <w:szCs w:val="22"/>
              </w:rPr>
              <w:t>Trainees</w:t>
            </w:r>
          </w:p>
        </w:tc>
      </w:tr>
      <w:tr w:rsidR="00A9924A" w:rsidTr="743C092C" w14:paraId="1B6171BB" w14:textId="77777777">
        <w:trPr>
          <w:trHeight w:val="300"/>
        </w:trPr>
        <w:tc>
          <w:tcPr>
            <w:tcW w:w="1803" w:type="dxa"/>
            <w:tcMar/>
          </w:tcPr>
          <w:p w:rsidRPr="001826AC" w:rsidR="1EBD9627" w:rsidP="3913CFE3" w:rsidRDefault="7CD62BEA" w14:paraId="0B3FF3EA" w14:textId="327E65B2">
            <w:pPr>
              <w:pStyle w:val="BodyText"/>
              <w:rPr>
                <w:rFonts w:ascii="Calibri" w:hAnsi="Calibri" w:cs="Calibri"/>
                <w:b/>
                <w:bCs/>
                <w:sz w:val="22"/>
                <w:szCs w:val="22"/>
              </w:rPr>
            </w:pPr>
            <w:r w:rsidRPr="001826AC">
              <w:rPr>
                <w:rFonts w:ascii="Calibri" w:hAnsi="Calibri" w:cs="Calibri"/>
                <w:b/>
                <w:bCs/>
                <w:sz w:val="22"/>
                <w:szCs w:val="22"/>
              </w:rPr>
              <w:t>1</w:t>
            </w:r>
            <w:r w:rsidRPr="001826AC">
              <w:rPr>
                <w:rFonts w:ascii="Calibri" w:hAnsi="Calibri" w:cs="Calibri"/>
                <w:b/>
                <w:bCs/>
                <w:sz w:val="22"/>
                <w:szCs w:val="22"/>
                <w:vertAlign w:val="superscript"/>
              </w:rPr>
              <w:t>st</w:t>
            </w:r>
            <w:r w:rsidRPr="001826AC">
              <w:rPr>
                <w:rFonts w:ascii="Calibri" w:hAnsi="Calibri" w:cs="Calibri"/>
                <w:b/>
                <w:bCs/>
                <w:sz w:val="22"/>
                <w:szCs w:val="22"/>
              </w:rPr>
              <w:t xml:space="preserve"> half of the </w:t>
            </w:r>
            <w:r w:rsidRPr="001826AC" w:rsidR="64202012">
              <w:rPr>
                <w:rFonts w:ascii="Calibri" w:hAnsi="Calibri" w:cs="Calibri"/>
                <w:b/>
                <w:bCs/>
                <w:sz w:val="22"/>
                <w:szCs w:val="22"/>
              </w:rPr>
              <w:t>training</w:t>
            </w:r>
          </w:p>
        </w:tc>
        <w:tc>
          <w:tcPr>
            <w:tcW w:w="1803" w:type="dxa"/>
            <w:tcMar/>
          </w:tcPr>
          <w:p w:rsidRPr="001826AC" w:rsidR="25550825" w:rsidP="00A9924A" w:rsidRDefault="7B623497" w14:paraId="09756F16" w14:textId="372E4145">
            <w:pPr>
              <w:pStyle w:val="BodyText"/>
              <w:rPr>
                <w:rFonts w:ascii="Calibri" w:hAnsi="Calibri" w:cs="Calibri"/>
                <w:sz w:val="22"/>
                <w:szCs w:val="22"/>
              </w:rPr>
            </w:pPr>
            <w:r w:rsidRPr="001826AC">
              <w:rPr>
                <w:rFonts w:ascii="Calibri" w:hAnsi="Calibri" w:cs="Calibri"/>
                <w:sz w:val="22"/>
                <w:szCs w:val="22"/>
              </w:rPr>
              <w:t>UNIDO Office</w:t>
            </w:r>
            <w:r w:rsidRPr="001826AC" w:rsidR="001826AC">
              <w:rPr>
                <w:rFonts w:ascii="Calibri" w:hAnsi="Calibri" w:cs="Calibri"/>
                <w:sz w:val="22"/>
                <w:szCs w:val="22"/>
              </w:rPr>
              <w:t xml:space="preserve"> in Lagos</w:t>
            </w:r>
          </w:p>
        </w:tc>
        <w:tc>
          <w:tcPr>
            <w:tcW w:w="1803" w:type="dxa"/>
            <w:tcMar/>
          </w:tcPr>
          <w:p w:rsidR="56C5461F" w:rsidP="743C092C" w:rsidRDefault="56C5461F" w14:paraId="75060C85" w14:textId="55052C29">
            <w:pPr>
              <w:pStyle w:val="BodyText"/>
              <w:rPr>
                <w:ins w:author="KOTLUBEI, Viktoriia" w:date="2025-02-26T14:08:21.053Z" w16du:dateUtc="2025-02-26T14:08:21.053Z" w:id="678017519"/>
                <w:rFonts w:ascii="Calibri" w:hAnsi="Calibri" w:cs="Calibri"/>
                <w:sz w:val="22"/>
                <w:szCs w:val="22"/>
              </w:rPr>
            </w:pPr>
            <w:ins w:author="KOTLUBEI, Viktoriia" w:date="2025-02-26T14:08:31.192Z" w:id="1934826229">
              <w:r w:rsidRPr="743C092C" w:rsidR="56C5461F">
                <w:rPr>
                  <w:rFonts w:ascii="Calibri" w:hAnsi="Calibri" w:cs="Calibri"/>
                  <w:sz w:val="22"/>
                  <w:szCs w:val="22"/>
                </w:rPr>
                <w:t>Wrap-up session</w:t>
              </w:r>
            </w:ins>
          </w:p>
          <w:p w:rsidR="56C5461F" w:rsidP="743C092C" w:rsidRDefault="56C5461F" w14:paraId="5C20864F" w14:textId="6B038F20">
            <w:pPr>
              <w:pStyle w:val="BodyText"/>
              <w:rPr>
                <w:ins w:author="KOTLUBEI, Viktoriia" w:date="2025-02-26T14:08:15.908Z" w16du:dateUtc="2025-02-26T14:08:15.908Z" w:id="72195405"/>
                <w:rFonts w:ascii="Calibri" w:hAnsi="Calibri" w:cs="Calibri"/>
                <w:sz w:val="22"/>
                <w:szCs w:val="22"/>
              </w:rPr>
            </w:pPr>
            <w:ins w:author="KOTLUBEI, Viktoriia" w:date="2025-02-26T14:08:15.908Z" w:id="1817753548">
              <w:r w:rsidRPr="743C092C" w:rsidR="56C5461F">
                <w:rPr>
                  <w:rFonts w:ascii="Calibri" w:hAnsi="Calibri" w:cs="Calibri"/>
                  <w:sz w:val="22"/>
                  <w:szCs w:val="22"/>
                </w:rPr>
                <w:t>Logbook usage</w:t>
              </w:r>
            </w:ins>
          </w:p>
          <w:p w:rsidR="743C092C" w:rsidP="743C092C" w:rsidRDefault="743C092C" w14:paraId="3B5A599F" w14:textId="4E46057C">
            <w:pPr>
              <w:pStyle w:val="BodyText"/>
              <w:rPr>
                <w:ins w:author="KOTLUBEI, Viktoriia" w:date="2025-02-26T14:08:15.043Z" w16du:dateUtc="2025-02-26T14:08:15.043Z" w:id="862636701"/>
                <w:rFonts w:ascii="Calibri" w:hAnsi="Calibri" w:cs="Calibri"/>
                <w:sz w:val="22"/>
                <w:szCs w:val="22"/>
              </w:rPr>
            </w:pPr>
          </w:p>
          <w:p w:rsidR="25550825" w:rsidP="00A9924A" w:rsidRDefault="25550825" w14:paraId="23B63E10" w14:textId="27E70BBA">
            <w:pPr>
              <w:pStyle w:val="BodyText"/>
              <w:rPr>
                <w:del w:author="KOTLUBEI, Viktoriia" w:date="2025-02-26T14:08:35.064Z" w16du:dateUtc="2025-02-26T14:08:35.064Z" w:id="698564682"/>
                <w:rFonts w:ascii="Calibri" w:hAnsi="Calibri" w:cs="Calibri"/>
                <w:sz w:val="22"/>
                <w:szCs w:val="22"/>
              </w:rPr>
            </w:pPr>
            <w:del w:author="KOTLUBEI, Viktoriia" w:date="2025-02-26T14:08:35.064Z" w:id="210947886">
              <w:r w:rsidRPr="743C092C" w:rsidDel="5598DC0E">
                <w:rPr>
                  <w:rFonts w:ascii="Calibri" w:hAnsi="Calibri" w:cs="Calibri"/>
                  <w:sz w:val="22"/>
                  <w:szCs w:val="22"/>
                </w:rPr>
                <w:delText>Equipment dissemination</w:delText>
              </w:r>
            </w:del>
          </w:p>
          <w:p w:rsidR="00A9924A" w:rsidP="00A9924A" w:rsidRDefault="00A9924A" w14:paraId="7788AA8B" w14:textId="72636382">
            <w:pPr>
              <w:pStyle w:val="BodyText"/>
              <w:rPr>
                <w:rFonts w:ascii="Calibri" w:hAnsi="Calibri" w:cs="Calibri"/>
                <w:sz w:val="22"/>
                <w:szCs w:val="22"/>
              </w:rPr>
            </w:pPr>
          </w:p>
          <w:p w:rsidR="4FA029FA" w:rsidP="00A9924A" w:rsidRDefault="4FA029FA" w14:paraId="34D5BBD0" w14:textId="6B038F20">
            <w:pPr>
              <w:pStyle w:val="BodyText"/>
              <w:rPr>
                <w:rFonts w:ascii="Calibri" w:hAnsi="Calibri" w:cs="Calibri"/>
                <w:sz w:val="22"/>
                <w:szCs w:val="22"/>
              </w:rPr>
            </w:pPr>
            <w:del w:author="KOTLUBEI, Viktoriia" w:date="2025-02-26T14:08:13.908Z" w:id="1614511646">
              <w:r w:rsidRPr="743C092C" w:rsidDel="52A7CA59">
                <w:rPr>
                  <w:rFonts w:ascii="Calibri" w:hAnsi="Calibri" w:cs="Calibri"/>
                  <w:sz w:val="22"/>
                  <w:szCs w:val="22"/>
                </w:rPr>
                <w:delText>Logbook usage</w:delText>
              </w:r>
            </w:del>
          </w:p>
        </w:tc>
        <w:tc>
          <w:tcPr>
            <w:tcW w:w="1803" w:type="dxa"/>
            <w:tcMar/>
          </w:tcPr>
          <w:p w:rsidR="09561B4D" w:rsidP="00A9924A" w:rsidRDefault="379BDB66" w14:paraId="484072EF" w14:textId="5D5FC0B1">
            <w:pPr>
              <w:pStyle w:val="BodyText"/>
              <w:rPr>
                <w:rFonts w:ascii="Calibri" w:hAnsi="Calibri" w:cs="Calibri"/>
                <w:sz w:val="22"/>
                <w:szCs w:val="22"/>
              </w:rPr>
            </w:pPr>
            <w:r w:rsidRPr="3913CFE3">
              <w:rPr>
                <w:rFonts w:ascii="Calibri" w:hAnsi="Calibri" w:cs="Calibri"/>
                <w:sz w:val="22"/>
                <w:szCs w:val="22"/>
              </w:rPr>
              <w:t>GI</w:t>
            </w:r>
            <w:r w:rsidRPr="3913CFE3" w:rsidR="6B731B42">
              <w:rPr>
                <w:rFonts w:ascii="Calibri" w:hAnsi="Calibri" w:cs="Calibri"/>
                <w:sz w:val="22"/>
                <w:szCs w:val="22"/>
              </w:rPr>
              <w:t>, GII, GII, 15 KIP</w:t>
            </w:r>
          </w:p>
        </w:tc>
        <w:tc>
          <w:tcPr>
            <w:tcW w:w="1803" w:type="dxa"/>
            <w:tcMar/>
          </w:tcPr>
          <w:p w:rsidR="00A9924A" w:rsidP="00A9924A" w:rsidRDefault="68F5D73F" w14:paraId="7BEAEE0F" w14:textId="4AF41E3C">
            <w:pPr>
              <w:pStyle w:val="BodyText"/>
              <w:rPr>
                <w:rFonts w:ascii="Calibri" w:hAnsi="Calibri" w:cs="Calibri"/>
                <w:sz w:val="22"/>
                <w:szCs w:val="22"/>
              </w:rPr>
            </w:pPr>
            <w:r w:rsidRPr="743C092C" w:rsidR="43364719">
              <w:rPr>
                <w:rFonts w:ascii="Calibri" w:hAnsi="Calibri" w:cs="Calibri"/>
                <w:sz w:val="22"/>
                <w:szCs w:val="22"/>
              </w:rPr>
              <w:t>19</w:t>
            </w:r>
            <w:ins w:author="KOTLUBEI, Viktoriia" w:date="2025-02-26T14:09:10.11Z" w:id="414618240">
              <w:r w:rsidRPr="743C092C" w:rsidR="399011F9">
                <w:rPr>
                  <w:rFonts w:ascii="Calibri" w:hAnsi="Calibri" w:cs="Calibri"/>
                  <w:sz w:val="22"/>
                  <w:szCs w:val="22"/>
                </w:rPr>
                <w:t>1</w:t>
              </w:r>
            </w:ins>
            <w:del w:author="KOTLUBEI, Viktoriia" w:date="2025-02-26T14:09:09.883Z" w:id="1545028110">
              <w:r w:rsidRPr="743C092C" w:rsidDel="43364719">
                <w:rPr>
                  <w:rFonts w:ascii="Calibri" w:hAnsi="Calibri" w:cs="Calibri"/>
                  <w:sz w:val="22"/>
                  <w:szCs w:val="22"/>
                </w:rPr>
                <w:delText>6</w:delText>
              </w:r>
            </w:del>
          </w:p>
        </w:tc>
      </w:tr>
      <w:tr w:rsidR="00A9924A" w:rsidTr="743C092C" w14:paraId="786D3493" w14:textId="77777777">
        <w:trPr>
          <w:trHeight w:val="300"/>
        </w:trPr>
        <w:tc>
          <w:tcPr>
            <w:tcW w:w="1803" w:type="dxa"/>
            <w:tcMar/>
          </w:tcPr>
          <w:p w:rsidRPr="001826AC" w:rsidR="25550825" w:rsidP="3913CFE3" w:rsidRDefault="64202012" w14:paraId="311B5C1A" w14:textId="09202684">
            <w:pPr>
              <w:pStyle w:val="BodyText"/>
              <w:rPr>
                <w:rFonts w:ascii="Calibri" w:hAnsi="Calibri" w:cs="Calibri"/>
                <w:b/>
                <w:bCs/>
                <w:sz w:val="22"/>
                <w:szCs w:val="22"/>
              </w:rPr>
            </w:pPr>
            <w:r w:rsidRPr="001826AC">
              <w:rPr>
                <w:rFonts w:ascii="Calibri" w:hAnsi="Calibri" w:cs="Calibri"/>
                <w:b/>
                <w:bCs/>
                <w:sz w:val="22"/>
                <w:szCs w:val="22"/>
              </w:rPr>
              <w:t>2</w:t>
            </w:r>
            <w:r w:rsidRPr="001826AC">
              <w:rPr>
                <w:rFonts w:ascii="Calibri" w:hAnsi="Calibri" w:cs="Calibri"/>
                <w:b/>
                <w:bCs/>
                <w:sz w:val="22"/>
                <w:szCs w:val="22"/>
                <w:vertAlign w:val="superscript"/>
              </w:rPr>
              <w:t>nd</w:t>
            </w:r>
            <w:r w:rsidRPr="001826AC">
              <w:rPr>
                <w:rFonts w:ascii="Calibri" w:hAnsi="Calibri" w:cs="Calibri"/>
                <w:b/>
                <w:bCs/>
                <w:sz w:val="22"/>
                <w:szCs w:val="22"/>
              </w:rPr>
              <w:t xml:space="preserve"> half of the training</w:t>
            </w:r>
          </w:p>
        </w:tc>
        <w:tc>
          <w:tcPr>
            <w:tcW w:w="1803" w:type="dxa"/>
            <w:tcMar/>
          </w:tcPr>
          <w:p w:rsidRPr="001826AC" w:rsidR="25550825" w:rsidP="3913CFE3" w:rsidRDefault="5FF8705C" w14:paraId="765AD6C9" w14:textId="460489FB">
            <w:pPr>
              <w:pStyle w:val="BodyText"/>
              <w:rPr>
                <w:rFonts w:ascii="Calibri" w:hAnsi="Calibri" w:cs="Calibri"/>
                <w:sz w:val="22"/>
                <w:szCs w:val="22"/>
              </w:rPr>
            </w:pPr>
            <w:r w:rsidRPr="001826AC">
              <w:rPr>
                <w:rFonts w:ascii="Calibri" w:hAnsi="Calibri" w:cs="Calibri"/>
                <w:sz w:val="22"/>
                <w:szCs w:val="22"/>
              </w:rPr>
              <w:t>UNIDO Office Lag</w:t>
            </w:r>
            <w:r w:rsidRPr="001826AC" w:rsidR="001826AC">
              <w:rPr>
                <w:rFonts w:ascii="Calibri" w:hAnsi="Calibri" w:cs="Calibri"/>
                <w:sz w:val="22"/>
                <w:szCs w:val="22"/>
              </w:rPr>
              <w:t xml:space="preserve">os </w:t>
            </w:r>
          </w:p>
        </w:tc>
        <w:tc>
          <w:tcPr>
            <w:tcW w:w="1803" w:type="dxa"/>
            <w:tcMar/>
          </w:tcPr>
          <w:p w:rsidR="21A267A9" w:rsidP="743C092C" w:rsidRDefault="21A267A9" w14:paraId="39C396A8" w14:textId="4CE15008">
            <w:pPr>
              <w:pStyle w:val="BodyText"/>
              <w:rPr>
                <w:ins w:author="KOTLUBEI, Viktoriia" w:date="2025-02-26T14:08:37.056Z" w16du:dateUtc="2025-02-26T14:08:37.056Z" w:id="164120548"/>
                <w:rFonts w:ascii="Calibri" w:hAnsi="Calibri" w:cs="Calibri"/>
                <w:sz w:val="22"/>
                <w:szCs w:val="22"/>
              </w:rPr>
            </w:pPr>
            <w:ins w:author="KOTLUBEI, Viktoriia" w:date="2025-02-26T14:08:37.056Z" w:id="50107552">
              <w:r w:rsidRPr="743C092C" w:rsidR="07A57F3D">
                <w:rPr>
                  <w:rFonts w:ascii="Calibri" w:hAnsi="Calibri" w:cs="Calibri"/>
                  <w:sz w:val="22"/>
                  <w:szCs w:val="22"/>
                </w:rPr>
                <w:t>Equipment dissemination</w:t>
              </w:r>
              <w:r w:rsidRPr="743C092C" w:rsidR="07A57F3D">
                <w:rPr>
                  <w:rFonts w:ascii="Calibri" w:hAnsi="Calibri" w:cs="Calibri"/>
                  <w:sz w:val="22"/>
                  <w:szCs w:val="22"/>
                </w:rPr>
                <w:t xml:space="preserve"> </w:t>
              </w:r>
            </w:ins>
          </w:p>
          <w:p w:rsidR="21A267A9" w:rsidP="00A9924A" w:rsidRDefault="21A267A9" w14:paraId="7182BA5C" w14:textId="1C488C2C">
            <w:pPr>
              <w:pStyle w:val="BodyText"/>
              <w:rPr>
                <w:rFonts w:ascii="Calibri" w:hAnsi="Calibri" w:cs="Calibri"/>
                <w:sz w:val="22"/>
                <w:szCs w:val="22"/>
              </w:rPr>
            </w:pPr>
            <w:ins w:author="KOTLUBEI, Viktoriia" w:date="2025-02-26T14:08:47.025Z" w:id="1821789986">
              <w:r w:rsidRPr="743C092C" w:rsidR="07A57F3D">
                <w:rPr>
                  <w:rFonts w:ascii="Calibri" w:hAnsi="Calibri" w:cs="Calibri"/>
                  <w:sz w:val="22"/>
                  <w:szCs w:val="22"/>
                </w:rPr>
                <w:t>Certificates issuance</w:t>
              </w:r>
              <w:r w:rsidRPr="743C092C" w:rsidR="07A57F3D">
                <w:rPr>
                  <w:rFonts w:ascii="Calibri" w:hAnsi="Calibri" w:cs="Calibri"/>
                  <w:sz w:val="22"/>
                  <w:szCs w:val="22"/>
                </w:rPr>
                <w:t xml:space="preserve"> </w:t>
              </w:r>
            </w:ins>
            <w:del w:author="KOTLUBEI, Viktoriia" w:date="2025-02-26T14:08:36.771Z" w:id="1195964413">
              <w:r w:rsidRPr="743C092C" w:rsidDel="03217546">
                <w:rPr>
                  <w:rFonts w:ascii="Calibri" w:hAnsi="Calibri" w:cs="Calibri"/>
                  <w:sz w:val="22"/>
                  <w:szCs w:val="22"/>
                </w:rPr>
                <w:delText xml:space="preserve">Maintenance </w:delText>
              </w:r>
            </w:del>
          </w:p>
        </w:tc>
        <w:tc>
          <w:tcPr>
            <w:tcW w:w="1803" w:type="dxa"/>
            <w:tcMar/>
          </w:tcPr>
          <w:p w:rsidR="00A9924A" w:rsidP="3913CFE3" w:rsidRDefault="5578101C" w14:paraId="1B2943CF" w14:textId="5D5FC0B1">
            <w:pPr>
              <w:pStyle w:val="BodyText"/>
              <w:rPr>
                <w:rFonts w:ascii="Calibri" w:hAnsi="Calibri" w:cs="Calibri"/>
                <w:sz w:val="22"/>
                <w:szCs w:val="22"/>
              </w:rPr>
            </w:pPr>
            <w:r w:rsidRPr="3913CFE3">
              <w:rPr>
                <w:rFonts w:ascii="Calibri" w:hAnsi="Calibri" w:cs="Calibri"/>
                <w:sz w:val="22"/>
                <w:szCs w:val="22"/>
              </w:rPr>
              <w:t>GI, GII, GII, 15 KIP</w:t>
            </w:r>
          </w:p>
          <w:p w:rsidR="00A9924A" w:rsidP="00A9924A" w:rsidRDefault="00A9924A" w14:paraId="0C0961A2" w14:textId="6907C346">
            <w:pPr>
              <w:pStyle w:val="BodyText"/>
              <w:rPr>
                <w:rFonts w:ascii="Calibri" w:hAnsi="Calibri" w:cs="Calibri"/>
                <w:sz w:val="22"/>
                <w:szCs w:val="22"/>
              </w:rPr>
            </w:pPr>
          </w:p>
        </w:tc>
        <w:tc>
          <w:tcPr>
            <w:tcW w:w="1803" w:type="dxa"/>
            <w:tcMar/>
          </w:tcPr>
          <w:p w:rsidR="00A9924A" w:rsidP="743C092C" w:rsidRDefault="0DF38533" w14:paraId="3A4CA1EA" w14:textId="502624C1">
            <w:pPr>
              <w:pStyle w:val="BodyText"/>
              <w:rPr>
                <w:ins w:author="KOTLUBEI, Viktoriia" w:date="2025-02-26T14:09:41.047Z" w16du:dateUtc="2025-02-26T14:09:41.047Z" w:id="1112544291"/>
                <w:rFonts w:ascii="Calibri" w:hAnsi="Calibri" w:cs="Calibri"/>
                <w:sz w:val="22"/>
                <w:szCs w:val="22"/>
              </w:rPr>
            </w:pPr>
            <w:r w:rsidRPr="743C092C" w:rsidR="18E775F1">
              <w:rPr>
                <w:rFonts w:ascii="Calibri" w:hAnsi="Calibri" w:cs="Calibri"/>
                <w:sz w:val="22"/>
                <w:szCs w:val="22"/>
              </w:rPr>
              <w:t>1</w:t>
            </w:r>
            <w:ins w:author="KOTLUBEI, Viktoriia" w:date="2025-02-26T14:09:39.091Z" w:id="294012813">
              <w:r w:rsidRPr="743C092C" w:rsidR="094AEE0A">
                <w:rPr>
                  <w:rFonts w:ascii="Calibri" w:hAnsi="Calibri" w:cs="Calibri"/>
                  <w:sz w:val="22"/>
                  <w:szCs w:val="22"/>
                </w:rPr>
                <w:t>81</w:t>
              </w:r>
            </w:ins>
          </w:p>
          <w:p w:rsidR="00A9924A" w:rsidP="743C092C" w:rsidRDefault="0DF38533" w14:paraId="47B94F89" w14:textId="73EABB26">
            <w:pPr>
              <w:pStyle w:val="BodyText"/>
              <w:rPr>
                <w:ins w:author="KOTLUBEI, Viktoriia" w:date="2025-02-26T14:09:42.034Z" w16du:dateUtc="2025-02-26T14:09:42.034Z" w:id="684448662"/>
                <w:rFonts w:ascii="Calibri" w:hAnsi="Calibri" w:cs="Calibri"/>
                <w:sz w:val="22"/>
                <w:szCs w:val="22"/>
              </w:rPr>
            </w:pPr>
          </w:p>
          <w:p w:rsidR="00A9924A" w:rsidP="00A9924A" w:rsidRDefault="0DF38533" w14:paraId="00CA7167" w14:textId="7FD5B779">
            <w:pPr>
              <w:pStyle w:val="BodyText"/>
              <w:rPr>
                <w:rFonts w:ascii="Calibri" w:hAnsi="Calibri" w:cs="Calibri"/>
                <w:sz w:val="22"/>
                <w:szCs w:val="22"/>
              </w:rPr>
            </w:pPr>
            <w:ins w:author="KOTLUBEI, Viktoriia" w:date="2025-02-26T14:09:58.812Z" w:id="1070500435">
              <w:r w:rsidRPr="743C092C" w:rsidR="094AEE0A">
                <w:rPr>
                  <w:rFonts w:ascii="Calibri" w:hAnsi="Calibri" w:cs="Calibri"/>
                  <w:sz w:val="22"/>
                  <w:szCs w:val="22"/>
                </w:rPr>
                <w:t>178</w:t>
              </w:r>
            </w:ins>
            <w:ins w:author="KOTLUBEI, Viktoriia" w:date="2025-02-26T14:10:07.262Z" w:id="1442102506">
              <w:r w:rsidRPr="743C092C" w:rsidR="094AEE0A">
                <w:rPr>
                  <w:rFonts w:ascii="Calibri" w:hAnsi="Calibri" w:cs="Calibri"/>
                  <w:sz w:val="22"/>
                  <w:szCs w:val="22"/>
                </w:rPr>
                <w:t xml:space="preserve"> companies were trained</w:t>
              </w:r>
            </w:ins>
            <w:del w:author="KOTLUBEI, Viktoriia" w:date="2025-02-26T14:09:37.866Z" w:id="1260439231">
              <w:r w:rsidRPr="743C092C" w:rsidDel="18E775F1">
                <w:rPr>
                  <w:rFonts w:ascii="Calibri" w:hAnsi="Calibri" w:cs="Calibri"/>
                  <w:sz w:val="22"/>
                  <w:szCs w:val="22"/>
                </w:rPr>
                <w:delText>9</w:delText>
              </w:r>
              <w:r w:rsidRPr="743C092C" w:rsidDel="18E775F1">
                <w:rPr>
                  <w:rFonts w:ascii="Calibri" w:hAnsi="Calibri" w:cs="Calibri"/>
                  <w:sz w:val="22"/>
                  <w:szCs w:val="22"/>
                </w:rPr>
                <w:delText>6</w:delText>
              </w:r>
            </w:del>
          </w:p>
        </w:tc>
      </w:tr>
    </w:tbl>
    <w:p w:rsidRPr="000128F9" w:rsidR="007D11E4" w:rsidP="000128F9" w:rsidRDefault="007D11E4" w14:paraId="0BCCE243" w14:textId="77777777">
      <w:pPr>
        <w:pStyle w:val="BodyText"/>
        <w:rPr>
          <w:ins w:author="GAVRANIC, Jelena" w:date="2025-02-25T15:21:00Z" w16du:dateUtc="2025-02-25T14:21:00Z" w:id="5678"/>
          <w:rFonts w:ascii="Calibri" w:hAnsi="Calibri" w:cs="Calibri"/>
          <w:b/>
          <w:bCs/>
          <w:sz w:val="22"/>
          <w:szCs w:val="22"/>
        </w:rPr>
      </w:pPr>
    </w:p>
    <w:p w:rsidRPr="000128F9" w:rsidR="007D11E4" w:rsidP="000128F9" w:rsidRDefault="007D11E4" w14:paraId="76DFBC07" w14:textId="77777777">
      <w:pPr>
        <w:pStyle w:val="BodyText"/>
        <w:rPr>
          <w:ins w:author="GAVRANIC, Jelena" w:date="2025-02-25T15:21:00Z" w16du:dateUtc="2025-02-25T14:21:00Z" w:id="5679"/>
          <w:rFonts w:ascii="Calibri" w:hAnsi="Calibri" w:cs="Calibri"/>
          <w:b/>
          <w:bCs/>
          <w:sz w:val="22"/>
          <w:szCs w:val="22"/>
        </w:rPr>
      </w:pPr>
    </w:p>
    <w:p w:rsidRPr="005D5556" w:rsidR="00825D25" w:rsidP="00C469EF" w:rsidRDefault="00825D25" w14:paraId="750F909F" w14:textId="78191FA4">
      <w:pPr>
        <w:pStyle w:val="BodyText"/>
        <w:numPr>
          <w:ilvl w:val="0"/>
          <w:numId w:val="25"/>
        </w:numPr>
        <w:ind w:left="0" w:firstLine="0"/>
        <w:rPr>
          <w:rFonts w:ascii="Calibri" w:hAnsi="Calibri" w:cs="Calibri"/>
          <w:b/>
          <w:bCs/>
          <w:sz w:val="22"/>
          <w:szCs w:val="22"/>
        </w:rPr>
      </w:pPr>
      <w:r w:rsidRPr="005D5556">
        <w:rPr>
          <w:rFonts w:ascii="Calibri" w:hAnsi="Calibri" w:cs="Calibri"/>
          <w:b/>
          <w:bCs/>
          <w:sz w:val="22"/>
          <w:szCs w:val="22"/>
          <w:u w:val="single"/>
        </w:rPr>
        <w:t>General Time Schedule</w:t>
      </w:r>
      <w:r w:rsidRPr="005D5556" w:rsidR="00CC46BC">
        <w:rPr>
          <w:rFonts w:ascii="Calibri" w:hAnsi="Calibri" w:cs="Calibri"/>
          <w:b/>
          <w:bCs/>
          <w:sz w:val="22"/>
          <w:szCs w:val="22"/>
          <w:u w:val="single"/>
        </w:rPr>
        <w:t xml:space="preserve"> </w:t>
      </w:r>
    </w:p>
    <w:p w:rsidRPr="005D5556" w:rsidR="00B235E5" w:rsidRDefault="00B235E5" w14:paraId="712C2AA2" w14:textId="77777777">
      <w:pPr>
        <w:pStyle w:val="BodyText"/>
        <w:tabs>
          <w:tab w:val="left" w:pos="720"/>
        </w:tabs>
        <w:rPr>
          <w:rFonts w:ascii="Calibri" w:hAnsi="Calibri" w:cs="Calibri"/>
          <w:sz w:val="22"/>
          <w:szCs w:val="22"/>
        </w:rPr>
      </w:pPr>
    </w:p>
    <w:p w:rsidRPr="005D5556" w:rsidR="001D0925" w:rsidRDefault="00B235E5" w14:paraId="3CCAE377" w14:textId="5FE8ACCF">
      <w:pPr>
        <w:pStyle w:val="BodyText"/>
        <w:tabs>
          <w:tab w:val="left" w:pos="720"/>
        </w:tabs>
        <w:rPr>
          <w:rFonts w:ascii="Calibri" w:hAnsi="Calibri" w:cs="Calibri"/>
          <w:sz w:val="22"/>
          <w:szCs w:val="22"/>
          <w:highlight w:val="yellow"/>
        </w:rPr>
      </w:pPr>
      <w:r w:rsidRPr="743C092C" w:rsidR="00B235E5">
        <w:rPr>
          <w:rFonts w:ascii="Calibri" w:hAnsi="Calibri" w:cs="Calibri"/>
          <w:sz w:val="22"/>
          <w:szCs w:val="22"/>
        </w:rPr>
        <w:t xml:space="preserve">This contract shall be </w:t>
      </w:r>
      <w:r w:rsidRPr="743C092C" w:rsidR="00B235E5">
        <w:rPr>
          <w:rFonts w:ascii="Calibri" w:hAnsi="Calibri" w:cs="Calibri"/>
          <w:sz w:val="22"/>
          <w:szCs w:val="22"/>
        </w:rPr>
        <w:t>executed</w:t>
      </w:r>
      <w:r w:rsidRPr="743C092C" w:rsidR="00B235E5">
        <w:rPr>
          <w:rFonts w:ascii="Calibri" w:hAnsi="Calibri" w:cs="Calibri"/>
          <w:sz w:val="22"/>
          <w:szCs w:val="22"/>
        </w:rPr>
        <w:t xml:space="preserve"> within a</w:t>
      </w:r>
      <w:r w:rsidRPr="743C092C" w:rsidR="00476B3E">
        <w:rPr>
          <w:rFonts w:ascii="Calibri" w:hAnsi="Calibri" w:cs="Calibri"/>
          <w:sz w:val="22"/>
          <w:szCs w:val="22"/>
        </w:rPr>
        <w:t xml:space="preserve"> </w:t>
      </w:r>
      <w:r w:rsidRPr="743C092C" w:rsidR="7543ED09">
        <w:rPr>
          <w:rFonts w:ascii="Calibri" w:hAnsi="Calibri" w:cs="Calibri"/>
          <w:sz w:val="22"/>
          <w:szCs w:val="22"/>
        </w:rPr>
        <w:t>twelve</w:t>
      </w:r>
      <w:r w:rsidRPr="743C092C" w:rsidR="00B502F8">
        <w:rPr>
          <w:rFonts w:ascii="Calibri" w:hAnsi="Calibri" w:cs="Calibri"/>
          <w:sz w:val="22"/>
          <w:szCs w:val="22"/>
        </w:rPr>
        <w:t>-month</w:t>
      </w:r>
      <w:r w:rsidRPr="743C092C" w:rsidR="00B235E5">
        <w:rPr>
          <w:rFonts w:ascii="Calibri" w:hAnsi="Calibri" w:cs="Calibri"/>
          <w:sz w:val="22"/>
          <w:szCs w:val="22"/>
        </w:rPr>
        <w:t xml:space="preserve"> period. Each training </w:t>
      </w:r>
      <w:r w:rsidRPr="743C092C" w:rsidR="00DD588D">
        <w:rPr>
          <w:rFonts w:ascii="Calibri" w:hAnsi="Calibri" w:cs="Calibri"/>
          <w:sz w:val="22"/>
          <w:szCs w:val="22"/>
        </w:rPr>
        <w:t xml:space="preserve">session </w:t>
      </w:r>
      <w:ins w:author="KOTLUBEI, Viktoriia" w:date="2025-02-26T14:11:22.421Z" w:id="1041403267">
        <w:r w:rsidRPr="743C092C" w:rsidR="406B4B8C">
          <w:rPr>
            <w:rFonts w:ascii="Calibri" w:hAnsi="Calibri" w:cs="Calibri"/>
            <w:sz w:val="22"/>
            <w:szCs w:val="22"/>
          </w:rPr>
          <w:t>must</w:t>
        </w:r>
      </w:ins>
      <w:del w:author="KOTLUBEI, Viktoriia" w:date="2025-02-26T14:11:06.763Z" w:id="236744840">
        <w:r w:rsidRPr="743C092C" w:rsidDel="00B235E5">
          <w:rPr>
            <w:rFonts w:ascii="Calibri" w:hAnsi="Calibri" w:cs="Calibri"/>
            <w:sz w:val="22"/>
            <w:szCs w:val="22"/>
          </w:rPr>
          <w:delText xml:space="preserve">will </w:delText>
        </w:r>
        <w:r w:rsidRPr="743C092C" w:rsidDel="00D3113A">
          <w:rPr>
            <w:rFonts w:ascii="Calibri" w:hAnsi="Calibri" w:cs="Calibri"/>
            <w:sz w:val="22"/>
            <w:szCs w:val="22"/>
          </w:rPr>
          <w:delText>hold</w:delText>
        </w:r>
      </w:del>
      <w:r w:rsidRPr="743C092C" w:rsidR="00D3113A">
        <w:rPr>
          <w:rFonts w:ascii="Calibri" w:hAnsi="Calibri" w:cs="Calibri"/>
          <w:sz w:val="22"/>
          <w:szCs w:val="22"/>
        </w:rPr>
        <w:t xml:space="preserve"> </w:t>
      </w:r>
      <w:ins w:author="KOTLUBEI, Viktoriia" w:date="2025-02-26T14:11:29.669Z" w:id="763726004">
        <w:r w:rsidRPr="743C092C" w:rsidR="69B22E51">
          <w:rPr>
            <w:rFonts w:ascii="Calibri" w:hAnsi="Calibri" w:cs="Calibri"/>
            <w:sz w:val="22"/>
            <w:szCs w:val="22"/>
          </w:rPr>
          <w:t xml:space="preserve">be </w:t>
        </w:r>
      </w:ins>
      <w:del w:author="KOTLUBEI, Viktoriia" w:date="2025-02-26T14:11:14.072Z" w:id="1440797380">
        <w:r w:rsidRPr="743C092C" w:rsidDel="00D3113A">
          <w:rPr>
            <w:rFonts w:ascii="Calibri" w:hAnsi="Calibri" w:cs="Calibri"/>
            <w:sz w:val="22"/>
            <w:szCs w:val="22"/>
          </w:rPr>
          <w:delText>for</w:delText>
        </w:r>
      </w:del>
      <w:r w:rsidRPr="743C092C" w:rsidR="0004160F">
        <w:rPr>
          <w:rFonts w:ascii="Calibri" w:hAnsi="Calibri" w:cs="Calibri"/>
          <w:sz w:val="22"/>
          <w:szCs w:val="22"/>
        </w:rPr>
        <w:t xml:space="preserve"> </w:t>
      </w:r>
      <w:r w:rsidRPr="743C092C" w:rsidR="2A96EBE0">
        <w:rPr>
          <w:rFonts w:ascii="Calibri" w:hAnsi="Calibri" w:cs="Calibri"/>
          <w:sz w:val="22"/>
          <w:szCs w:val="22"/>
        </w:rPr>
        <w:t xml:space="preserve">three </w:t>
      </w:r>
      <w:r w:rsidRPr="743C092C" w:rsidR="00D3113A">
        <w:rPr>
          <w:rFonts w:ascii="Calibri" w:hAnsi="Calibri" w:cs="Calibri"/>
          <w:sz w:val="22"/>
          <w:szCs w:val="22"/>
        </w:rPr>
        <w:t xml:space="preserve">days </w:t>
      </w:r>
      <w:r w:rsidRPr="743C092C" w:rsidR="00D3113A">
        <w:rPr>
          <w:rFonts w:ascii="Calibri" w:hAnsi="Calibri" w:cs="Calibri"/>
          <w:sz w:val="22"/>
          <w:szCs w:val="22"/>
        </w:rPr>
        <w:t>each</w:t>
      </w:r>
      <w:r w:rsidRPr="743C092C" w:rsidR="00D3113A">
        <w:rPr>
          <w:rFonts w:ascii="Calibri" w:hAnsi="Calibri" w:cs="Calibri"/>
          <w:sz w:val="22"/>
          <w:szCs w:val="22"/>
        </w:rPr>
        <w:t xml:space="preserve"> </w:t>
      </w:r>
      <w:r w:rsidRPr="743C092C" w:rsidR="0028611A">
        <w:rPr>
          <w:rFonts w:ascii="Calibri" w:hAnsi="Calibri" w:cs="Calibri"/>
          <w:sz w:val="22"/>
          <w:szCs w:val="22"/>
        </w:rPr>
        <w:t>which will include both theory and practical exercises. T</w:t>
      </w:r>
      <w:r w:rsidRPr="743C092C" w:rsidR="00D3113A">
        <w:rPr>
          <w:rFonts w:ascii="Calibri" w:hAnsi="Calibri" w:cs="Calibri"/>
          <w:sz w:val="22"/>
          <w:szCs w:val="22"/>
        </w:rPr>
        <w:t>here shall be</w:t>
      </w:r>
      <w:r w:rsidRPr="743C092C" w:rsidR="0004160F">
        <w:rPr>
          <w:rFonts w:ascii="Calibri" w:hAnsi="Calibri" w:cs="Calibri"/>
          <w:sz w:val="22"/>
          <w:szCs w:val="22"/>
        </w:rPr>
        <w:t xml:space="preserve"> one</w:t>
      </w:r>
      <w:r w:rsidRPr="743C092C" w:rsidR="00D3113A">
        <w:rPr>
          <w:rFonts w:ascii="Calibri" w:hAnsi="Calibri" w:cs="Calibri"/>
          <w:sz w:val="22"/>
          <w:szCs w:val="22"/>
        </w:rPr>
        <w:t xml:space="preserve"> </w:t>
      </w:r>
      <w:r w:rsidRPr="743C092C" w:rsidR="00D3113A">
        <w:rPr>
          <w:rFonts w:ascii="Calibri" w:hAnsi="Calibri" w:cs="Calibri"/>
          <w:sz w:val="22"/>
          <w:szCs w:val="22"/>
        </w:rPr>
        <w:t>training</w:t>
      </w:r>
      <w:r w:rsidRPr="743C092C" w:rsidR="006943BA">
        <w:rPr>
          <w:rFonts w:ascii="Calibri" w:hAnsi="Calibri" w:cs="Calibri"/>
          <w:sz w:val="22"/>
          <w:szCs w:val="22"/>
        </w:rPr>
        <w:t xml:space="preserve"> for </w:t>
      </w:r>
      <w:r w:rsidRPr="743C092C" w:rsidR="38E48087">
        <w:rPr>
          <w:rFonts w:ascii="Calibri" w:hAnsi="Calibri" w:cs="Calibri"/>
          <w:sz w:val="22"/>
          <w:szCs w:val="22"/>
        </w:rPr>
        <w:t xml:space="preserve">three </w:t>
      </w:r>
      <w:r w:rsidRPr="743C092C" w:rsidR="006943BA">
        <w:rPr>
          <w:rFonts w:ascii="Calibri" w:hAnsi="Calibri" w:cs="Calibri"/>
          <w:sz w:val="22"/>
          <w:szCs w:val="22"/>
        </w:rPr>
        <w:t xml:space="preserve">days per group of </w:t>
      </w:r>
      <w:r w:rsidRPr="743C092C" w:rsidR="006943BA">
        <w:rPr>
          <w:rFonts w:ascii="Calibri" w:hAnsi="Calibri" w:cs="Calibri"/>
          <w:sz w:val="22"/>
          <w:szCs w:val="22"/>
        </w:rPr>
        <w:t>maximum</w:t>
      </w:r>
      <w:r w:rsidRPr="743C092C" w:rsidR="006943BA">
        <w:rPr>
          <w:rFonts w:ascii="Calibri" w:hAnsi="Calibri" w:cs="Calibri"/>
          <w:sz w:val="22"/>
          <w:szCs w:val="22"/>
        </w:rPr>
        <w:t xml:space="preserve"> 2</w:t>
      </w:r>
      <w:r w:rsidRPr="743C092C" w:rsidR="0314E672">
        <w:rPr>
          <w:rFonts w:ascii="Calibri" w:hAnsi="Calibri" w:cs="Calibri"/>
          <w:sz w:val="22"/>
          <w:szCs w:val="22"/>
        </w:rPr>
        <w:t>2</w:t>
      </w:r>
      <w:r w:rsidRPr="743C092C" w:rsidR="006943BA">
        <w:rPr>
          <w:rFonts w:ascii="Calibri" w:hAnsi="Calibri" w:cs="Calibri"/>
          <w:sz w:val="22"/>
          <w:szCs w:val="22"/>
        </w:rPr>
        <w:t xml:space="preserve"> </w:t>
      </w:r>
      <w:ins w:author="KOTLUBEI, Viktoriia" w:date="2025-02-26T14:11:47.139Z" w:id="221281194">
        <w:r w:rsidRPr="743C092C" w:rsidR="4BF9A921">
          <w:rPr>
            <w:rFonts w:ascii="Calibri" w:hAnsi="Calibri" w:cs="Calibri"/>
            <w:sz w:val="22"/>
            <w:szCs w:val="22"/>
          </w:rPr>
          <w:t>trainees</w:t>
        </w:r>
      </w:ins>
      <w:del w:author="KOTLUBEI, Viktoriia" w:date="2025-02-26T14:11:43.656Z" w:id="1940816441">
        <w:r w:rsidRPr="743C092C" w:rsidDel="006943BA">
          <w:rPr>
            <w:rFonts w:ascii="Calibri" w:hAnsi="Calibri" w:cs="Calibri"/>
            <w:sz w:val="22"/>
            <w:szCs w:val="22"/>
          </w:rPr>
          <w:delText>persons</w:delText>
        </w:r>
      </w:del>
      <w:r w:rsidRPr="743C092C" w:rsidR="00D3113A">
        <w:rPr>
          <w:rFonts w:ascii="Calibri" w:hAnsi="Calibri" w:cs="Calibri"/>
          <w:sz w:val="22"/>
          <w:szCs w:val="22"/>
        </w:rPr>
        <w:t xml:space="preserve"> per location</w:t>
      </w:r>
      <w:r w:rsidRPr="743C092C" w:rsidR="00782317">
        <w:rPr>
          <w:rFonts w:ascii="Calibri" w:hAnsi="Calibri" w:cs="Calibri"/>
          <w:sz w:val="22"/>
          <w:szCs w:val="22"/>
        </w:rPr>
        <w:t xml:space="preserve"> as </w:t>
      </w:r>
      <w:r w:rsidRPr="743C092C" w:rsidR="00782317">
        <w:rPr>
          <w:rFonts w:ascii="Calibri" w:hAnsi="Calibri" w:cs="Calibri"/>
          <w:sz w:val="22"/>
          <w:szCs w:val="22"/>
        </w:rPr>
        <w:t>stated</w:t>
      </w:r>
      <w:r w:rsidRPr="743C092C" w:rsidR="00782317">
        <w:rPr>
          <w:rFonts w:ascii="Calibri" w:hAnsi="Calibri" w:cs="Calibri"/>
          <w:sz w:val="22"/>
          <w:szCs w:val="22"/>
        </w:rPr>
        <w:t xml:space="preserve"> in the three location tables above</w:t>
      </w:r>
      <w:r w:rsidRPr="743C092C" w:rsidR="006943BA">
        <w:rPr>
          <w:rFonts w:ascii="Calibri" w:hAnsi="Calibri" w:cs="Calibri"/>
          <w:sz w:val="22"/>
          <w:szCs w:val="22"/>
        </w:rPr>
        <w:t>.</w:t>
      </w:r>
      <w:r w:rsidRPr="743C092C" w:rsidR="0004160F">
        <w:rPr>
          <w:rFonts w:ascii="Calibri" w:hAnsi="Calibri" w:cs="Calibri"/>
          <w:sz w:val="22"/>
          <w:szCs w:val="22"/>
        </w:rPr>
        <w:t xml:space="preserve"> </w:t>
      </w:r>
      <w:r w:rsidRPr="743C092C" w:rsidR="00B502F8">
        <w:rPr>
          <w:rFonts w:ascii="Calibri" w:hAnsi="Calibri" w:cs="Calibri"/>
          <w:sz w:val="22"/>
          <w:szCs w:val="22"/>
        </w:rPr>
        <w:t xml:space="preserve">The successful bidder will work in cooperation </w:t>
      </w:r>
      <w:r w:rsidRPr="743C092C" w:rsidR="0004160F">
        <w:rPr>
          <w:rFonts w:ascii="Calibri" w:hAnsi="Calibri" w:cs="Calibri"/>
          <w:sz w:val="22"/>
          <w:szCs w:val="22"/>
        </w:rPr>
        <w:t>with the NO</w:t>
      </w:r>
      <w:r w:rsidRPr="743C092C" w:rsidR="7F1B5E02">
        <w:rPr>
          <w:rFonts w:ascii="Calibri" w:hAnsi="Calibri" w:cs="Calibri"/>
          <w:sz w:val="22"/>
          <w:szCs w:val="22"/>
        </w:rPr>
        <w:t>O</w:t>
      </w:r>
      <w:r w:rsidRPr="743C092C" w:rsidR="0004160F">
        <w:rPr>
          <w:rFonts w:ascii="Calibri" w:hAnsi="Calibri" w:cs="Calibri"/>
          <w:sz w:val="22"/>
          <w:szCs w:val="22"/>
        </w:rPr>
        <w:t xml:space="preserve"> and UNIDO, </w:t>
      </w:r>
      <w:r w:rsidRPr="743C092C" w:rsidR="00476B3E">
        <w:rPr>
          <w:rFonts w:ascii="Calibri" w:hAnsi="Calibri" w:cs="Calibri"/>
          <w:sz w:val="22"/>
          <w:szCs w:val="22"/>
        </w:rPr>
        <w:t xml:space="preserve">training </w:t>
      </w:r>
      <w:r w:rsidRPr="743C092C" w:rsidR="0004160F">
        <w:rPr>
          <w:rFonts w:ascii="Calibri" w:hAnsi="Calibri" w:cs="Calibri"/>
          <w:sz w:val="22"/>
          <w:szCs w:val="22"/>
        </w:rPr>
        <w:t>invitation</w:t>
      </w:r>
      <w:r w:rsidRPr="743C092C" w:rsidR="00476B3E">
        <w:rPr>
          <w:rFonts w:ascii="Calibri" w:hAnsi="Calibri" w:cs="Calibri"/>
          <w:sz w:val="22"/>
          <w:szCs w:val="22"/>
        </w:rPr>
        <w:t xml:space="preserve"> letters</w:t>
      </w:r>
      <w:r w:rsidRPr="743C092C" w:rsidR="0004160F">
        <w:rPr>
          <w:rFonts w:ascii="Calibri" w:hAnsi="Calibri" w:cs="Calibri"/>
          <w:sz w:val="22"/>
          <w:szCs w:val="22"/>
        </w:rPr>
        <w:t xml:space="preserve"> shall be developed and sent to trainee enterprises not less than two weeks before the travel date of the start of the </w:t>
      </w:r>
      <w:r w:rsidRPr="743C092C" w:rsidR="00B502F8">
        <w:rPr>
          <w:rFonts w:ascii="Calibri" w:hAnsi="Calibri" w:cs="Calibri"/>
          <w:sz w:val="22"/>
          <w:szCs w:val="22"/>
        </w:rPr>
        <w:t xml:space="preserve">training sessions. </w:t>
      </w:r>
      <w:r w:rsidRPr="743C092C" w:rsidR="00FCC39C">
        <w:rPr>
          <w:rFonts w:ascii="Calibri" w:hAnsi="Calibri" w:cs="Calibri"/>
          <w:sz w:val="22"/>
          <w:szCs w:val="22"/>
        </w:rPr>
        <w:t xml:space="preserve"> After completion of all the above</w:t>
      </w:r>
      <w:ins w:author="KOTLUBEI, Viktoriia" w:date="2025-02-26T14:11:39.142Z" w:id="751455024">
        <w:r w:rsidRPr="743C092C" w:rsidR="47F1E968">
          <w:rPr>
            <w:rFonts w:ascii="Calibri" w:hAnsi="Calibri" w:cs="Calibri"/>
            <w:sz w:val="22"/>
            <w:szCs w:val="22"/>
          </w:rPr>
          <w:t>-</w:t>
        </w:r>
      </w:ins>
      <w:del w:author="KOTLUBEI, Viktoriia" w:date="2025-02-26T14:11:39.003Z" w:id="488098810">
        <w:r w:rsidRPr="743C092C" w:rsidDel="00FCC39C">
          <w:rPr>
            <w:rFonts w:ascii="Calibri" w:hAnsi="Calibri" w:cs="Calibri"/>
            <w:sz w:val="22"/>
            <w:szCs w:val="22"/>
          </w:rPr>
          <w:delText xml:space="preserve"> </w:delText>
        </w:r>
      </w:del>
      <w:r w:rsidRPr="743C092C" w:rsidR="00FCC39C">
        <w:rPr>
          <w:rFonts w:ascii="Calibri" w:hAnsi="Calibri" w:cs="Calibri"/>
          <w:sz w:val="22"/>
          <w:szCs w:val="22"/>
        </w:rPr>
        <w:t xml:space="preserve">mentioned trainings, a one-day training session for Group I, Group II, Group </w:t>
      </w:r>
      <w:r w:rsidRPr="743C092C" w:rsidR="00FCC39C">
        <w:rPr>
          <w:rFonts w:ascii="Calibri" w:hAnsi="Calibri" w:cs="Calibri"/>
          <w:sz w:val="22"/>
          <w:szCs w:val="22"/>
        </w:rPr>
        <w:t>III</w:t>
      </w:r>
      <w:r w:rsidRPr="743C092C" w:rsidR="00FCC39C">
        <w:rPr>
          <w:rFonts w:ascii="Calibri" w:hAnsi="Calibri" w:cs="Calibri"/>
          <w:sz w:val="22"/>
          <w:szCs w:val="22"/>
        </w:rPr>
        <w:t xml:space="preserve"> and KIP companies</w:t>
      </w:r>
      <w:r w:rsidRPr="743C092C" w:rsidR="003B049C">
        <w:rPr>
          <w:rFonts w:ascii="Calibri" w:hAnsi="Calibri" w:cs="Calibri"/>
          <w:sz w:val="22"/>
          <w:szCs w:val="22"/>
        </w:rPr>
        <w:t xml:space="preserve"> (19</w:t>
      </w:r>
      <w:r w:rsidRPr="743C092C" w:rsidR="5B6E5F55">
        <w:rPr>
          <w:rFonts w:ascii="Calibri" w:hAnsi="Calibri" w:cs="Calibri"/>
          <w:sz w:val="22"/>
          <w:szCs w:val="22"/>
        </w:rPr>
        <w:t>6</w:t>
      </w:r>
      <w:r w:rsidRPr="743C092C" w:rsidR="003B049C">
        <w:rPr>
          <w:rFonts w:ascii="Calibri" w:hAnsi="Calibri" w:cs="Calibri"/>
          <w:sz w:val="22"/>
          <w:szCs w:val="22"/>
        </w:rPr>
        <w:t xml:space="preserve"> enterprises)</w:t>
      </w:r>
      <w:r w:rsidRPr="743C092C" w:rsidR="00FCC39C">
        <w:rPr>
          <w:rFonts w:ascii="Calibri" w:hAnsi="Calibri" w:cs="Calibri"/>
          <w:sz w:val="22"/>
          <w:szCs w:val="22"/>
        </w:rPr>
        <w:t xml:space="preserve"> shal</w:t>
      </w:r>
      <w:r w:rsidRPr="743C092C" w:rsidR="0FEDA0EF">
        <w:rPr>
          <w:rFonts w:ascii="Calibri" w:hAnsi="Calibri" w:cs="Calibri"/>
          <w:sz w:val="22"/>
          <w:szCs w:val="22"/>
        </w:rPr>
        <w:t xml:space="preserve">l be held in Lagos at a future date. </w:t>
      </w:r>
    </w:p>
    <w:p w:rsidRPr="005D5556" w:rsidR="001D0925" w:rsidRDefault="001D0925" w14:paraId="771D8107" w14:textId="77777777">
      <w:pPr>
        <w:pStyle w:val="BodyText"/>
        <w:tabs>
          <w:tab w:val="left" w:pos="720"/>
        </w:tabs>
        <w:rPr>
          <w:rFonts w:ascii="Calibri" w:hAnsi="Calibri" w:cs="Calibri"/>
          <w:sz w:val="22"/>
          <w:szCs w:val="22"/>
          <w:highlight w:val="yellow"/>
        </w:rPr>
      </w:pPr>
    </w:p>
    <w:p w:rsidRPr="005D5556" w:rsidR="001D0925" w:rsidP="005D5556" w:rsidRDefault="001D0925" w14:paraId="2249CE79" w14:textId="54E6F668">
      <w:pPr>
        <w:pStyle w:val="ListParagraph"/>
        <w:numPr>
          <w:ilvl w:val="0"/>
          <w:numId w:val="25"/>
        </w:numPr>
        <w:ind w:left="0" w:firstLine="0"/>
        <w:rPr>
          <w:rFonts w:ascii="Calibri" w:hAnsi="Calibri" w:cs="Calibri"/>
          <w:bCs/>
          <w:sz w:val="22"/>
          <w:szCs w:val="22"/>
          <w:u w:val="single"/>
          <w:lang w:val="en-US"/>
        </w:rPr>
      </w:pPr>
      <w:r w:rsidRPr="005D5556">
        <w:rPr>
          <w:rFonts w:ascii="Calibri" w:hAnsi="Calibri" w:cs="Calibri"/>
          <w:b/>
          <w:bCs/>
          <w:sz w:val="22"/>
          <w:szCs w:val="22"/>
          <w:u w:val="single"/>
          <w:lang w:val="en-US"/>
        </w:rPr>
        <w:t>Technical Requirements</w:t>
      </w:r>
    </w:p>
    <w:p w:rsidRPr="005D5556" w:rsidR="001D0925" w:rsidP="001D0925" w:rsidRDefault="001D0925" w14:paraId="0482CAC2" w14:textId="77777777">
      <w:pPr>
        <w:pStyle w:val="BodyText"/>
        <w:spacing w:before="100"/>
        <w:rPr>
          <w:rFonts w:ascii="Calibri" w:hAnsi="Calibri" w:cs="Calibri"/>
          <w:sz w:val="22"/>
          <w:szCs w:val="22"/>
          <w:lang w:val="en-GB"/>
        </w:rPr>
      </w:pPr>
    </w:p>
    <w:p w:rsidRPr="005D5556" w:rsidR="001D0925" w:rsidP="005D5556" w:rsidRDefault="001D0925" w14:paraId="28A91CF1" w14:textId="77777777">
      <w:pPr>
        <w:pStyle w:val="BodyText"/>
        <w:spacing w:before="1" w:line="276" w:lineRule="auto"/>
        <w:ind w:right="585"/>
        <w:rPr>
          <w:rFonts w:ascii="Calibri" w:hAnsi="Calibri" w:cs="Calibri"/>
          <w:b/>
          <w:bCs/>
          <w:sz w:val="22"/>
          <w:szCs w:val="22"/>
          <w:lang w:val="en-GB"/>
        </w:rPr>
      </w:pPr>
      <w:r w:rsidRPr="005D5556">
        <w:rPr>
          <w:rFonts w:ascii="Calibri" w:hAnsi="Calibri" w:cs="Calibri"/>
          <w:b/>
          <w:bCs/>
          <w:sz w:val="22"/>
          <w:szCs w:val="22"/>
          <w:lang w:val="en-GB"/>
        </w:rPr>
        <w:t>Experience:</w:t>
      </w:r>
    </w:p>
    <w:p w:rsidRPr="005D5556" w:rsidR="001D0925" w:rsidP="005D5556" w:rsidRDefault="001D0925" w14:paraId="09E0CD65" w14:textId="537B33C4">
      <w:pPr>
        <w:pStyle w:val="BodyText"/>
        <w:tabs>
          <w:tab w:val="left" w:pos="720"/>
        </w:tabs>
        <w:rPr>
          <w:rFonts w:ascii="Calibri" w:hAnsi="Calibri" w:cs="Calibri"/>
          <w:sz w:val="22"/>
          <w:szCs w:val="22"/>
        </w:rPr>
      </w:pPr>
      <w:r w:rsidRPr="743C092C" w:rsidR="001D0925">
        <w:rPr>
          <w:rFonts w:ascii="Calibri" w:hAnsi="Calibri" w:cs="Calibri"/>
          <w:sz w:val="22"/>
          <w:szCs w:val="22"/>
        </w:rPr>
        <w:t xml:space="preserve">The contractor responsible for organizing </w:t>
      </w:r>
      <w:r w:rsidRPr="743C092C" w:rsidR="001D0925">
        <w:rPr>
          <w:rFonts w:ascii="Calibri" w:hAnsi="Calibri" w:cs="Calibri"/>
          <w:sz w:val="22"/>
          <w:szCs w:val="22"/>
        </w:rPr>
        <w:t>logistics</w:t>
      </w:r>
      <w:r w:rsidRPr="743C092C" w:rsidR="001D0925">
        <w:rPr>
          <w:rFonts w:ascii="Calibri" w:hAnsi="Calibri" w:cs="Calibri"/>
          <w:sz w:val="22"/>
          <w:szCs w:val="22"/>
        </w:rPr>
        <w:t xml:space="preserve"> and </w:t>
      </w:r>
      <w:r w:rsidRPr="743C092C" w:rsidR="684F77E9">
        <w:rPr>
          <w:rFonts w:ascii="Calibri" w:hAnsi="Calibri" w:cs="Calibri"/>
          <w:sz w:val="22"/>
          <w:szCs w:val="22"/>
        </w:rPr>
        <w:t xml:space="preserve">administration </w:t>
      </w:r>
      <w:r w:rsidRPr="743C092C" w:rsidR="001D0925">
        <w:rPr>
          <w:rFonts w:ascii="Calibri" w:hAnsi="Calibri" w:cs="Calibri"/>
          <w:sz w:val="22"/>
          <w:szCs w:val="22"/>
        </w:rPr>
        <w:t xml:space="preserve">must </w:t>
      </w:r>
      <w:r w:rsidRPr="743C092C" w:rsidR="001D0925">
        <w:rPr>
          <w:rFonts w:ascii="Calibri" w:hAnsi="Calibri" w:cs="Calibri"/>
          <w:sz w:val="22"/>
          <w:szCs w:val="22"/>
        </w:rPr>
        <w:t>possess</w:t>
      </w:r>
      <w:r w:rsidRPr="743C092C" w:rsidR="001D0925">
        <w:rPr>
          <w:rFonts w:ascii="Calibri" w:hAnsi="Calibri" w:cs="Calibri"/>
          <w:sz w:val="22"/>
          <w:szCs w:val="22"/>
        </w:rPr>
        <w:t xml:space="preserve"> relevant experience organizing similar technical training workshops for refrigeration and air-conditioning technicians and to have prior experience of work (at least three years)</w:t>
      </w:r>
      <w:ins w:author="GAVRANIC, Jelena" w:date="2025-02-25T15:26:00Z" w:id="1812883652">
        <w:r w:rsidRPr="743C092C" w:rsidR="007D11E4">
          <w:rPr>
            <w:rFonts w:ascii="Calibri" w:hAnsi="Calibri" w:cs="Calibri"/>
            <w:sz w:val="22"/>
            <w:szCs w:val="22"/>
          </w:rPr>
          <w:t xml:space="preserve">. Prior relevant experience </w:t>
        </w:r>
      </w:ins>
      <w:del w:author="GAVRANIC, Jelena" w:date="2025-02-25T15:26:00Z" w:id="1629224989">
        <w:r w:rsidRPr="743C092C" w:rsidDel="001D0925">
          <w:rPr>
            <w:rFonts w:ascii="Calibri" w:hAnsi="Calibri" w:cs="Calibri"/>
            <w:sz w:val="22"/>
            <w:szCs w:val="22"/>
          </w:rPr>
          <w:delText xml:space="preserve"> </w:delText>
        </w:r>
      </w:del>
      <w:r w:rsidRPr="743C092C" w:rsidR="001D0925">
        <w:rPr>
          <w:rFonts w:ascii="Calibri" w:hAnsi="Calibri" w:cs="Calibri"/>
          <w:sz w:val="22"/>
          <w:szCs w:val="22"/>
        </w:rPr>
        <w:t>with government and</w:t>
      </w:r>
      <w:ins w:author="GAVRANIC, Jelena" w:date="2025-02-25T15:26:00Z" w:id="1785220526">
        <w:r w:rsidRPr="743C092C" w:rsidR="007D11E4">
          <w:rPr>
            <w:rFonts w:ascii="Calibri" w:hAnsi="Calibri" w:cs="Calibri"/>
            <w:sz w:val="22"/>
            <w:szCs w:val="22"/>
          </w:rPr>
          <w:t>/or</w:t>
        </w:r>
      </w:ins>
      <w:r w:rsidRPr="743C092C" w:rsidR="001D0925">
        <w:rPr>
          <w:rFonts w:ascii="Calibri" w:hAnsi="Calibri" w:cs="Calibri"/>
          <w:sz w:val="22"/>
          <w:szCs w:val="22"/>
        </w:rPr>
        <w:t xml:space="preserve"> UN institutions</w:t>
      </w:r>
      <w:ins w:author="GAVRANIC, Jelena" w:date="2025-02-25T15:26:00Z" w:id="1490672454">
        <w:r w:rsidRPr="743C092C" w:rsidR="007D11E4">
          <w:rPr>
            <w:rFonts w:ascii="Calibri" w:hAnsi="Calibri" w:cs="Calibri"/>
            <w:sz w:val="22"/>
            <w:szCs w:val="22"/>
          </w:rPr>
          <w:t xml:space="preserve"> </w:t>
        </w:r>
        <w:r w:rsidRPr="743C092C" w:rsidR="007D11E4">
          <w:rPr>
            <w:rFonts w:ascii="Calibri" w:hAnsi="Calibri" w:cs="Calibri"/>
            <w:sz w:val="22"/>
            <w:szCs w:val="22"/>
          </w:rPr>
          <w:t>is of</w:t>
        </w:r>
        <w:r w:rsidRPr="743C092C" w:rsidR="007D11E4">
          <w:rPr>
            <w:rFonts w:ascii="Calibri" w:hAnsi="Calibri" w:cs="Calibri"/>
            <w:sz w:val="22"/>
            <w:szCs w:val="22"/>
          </w:rPr>
          <w:t xml:space="preserve"> an asse</w:t>
        </w:r>
      </w:ins>
      <w:ins w:author="GAVRANIC, Jelena" w:date="2025-02-25T15:27:00Z" w:id="938654506">
        <w:r w:rsidRPr="743C092C" w:rsidR="007D11E4">
          <w:rPr>
            <w:rFonts w:ascii="Calibri" w:hAnsi="Calibri" w:cs="Calibri"/>
            <w:sz w:val="22"/>
            <w:szCs w:val="22"/>
          </w:rPr>
          <w:t>t</w:t>
        </w:r>
      </w:ins>
      <w:r w:rsidRPr="743C092C" w:rsidR="001D0925">
        <w:rPr>
          <w:rFonts w:ascii="Calibri" w:hAnsi="Calibri" w:cs="Calibri"/>
          <w:sz w:val="22"/>
          <w:szCs w:val="22"/>
        </w:rPr>
        <w:t>. The contractor should have substantial experience in organizing</w:t>
      </w:r>
      <w:ins w:author="KOTLUBEI, Viktoriia" w:date="2025-02-26T14:12:17.506Z" w:id="2032907365">
        <w:r w:rsidRPr="743C092C" w:rsidR="0FE85F0B">
          <w:rPr>
            <w:rFonts w:ascii="Calibri" w:hAnsi="Calibri" w:cs="Calibri"/>
            <w:sz w:val="22"/>
            <w:szCs w:val="22"/>
          </w:rPr>
          <w:t xml:space="preserve"> technical</w:t>
        </w:r>
      </w:ins>
      <w:r w:rsidRPr="743C092C" w:rsidR="001D0925">
        <w:rPr>
          <w:rFonts w:ascii="Calibri" w:hAnsi="Calibri" w:cs="Calibri"/>
          <w:sz w:val="22"/>
          <w:szCs w:val="22"/>
        </w:rPr>
        <w:t xml:space="preserve"> workshops</w:t>
      </w:r>
      <w:r w:rsidRPr="743C092C" w:rsidR="001D0925">
        <w:rPr>
          <w:rFonts w:ascii="Calibri" w:hAnsi="Calibri" w:cs="Calibri"/>
          <w:sz w:val="22"/>
          <w:szCs w:val="22"/>
        </w:rPr>
        <w:t xml:space="preserve"> and provide three samples of previous work done. CVs of the proposed key personnel are to be provided.</w:t>
      </w:r>
      <w:del w:author="GAVRANIC, Jelena" w:date="2025-02-25T15:27:00Z" w:id="156457497">
        <w:r w:rsidRPr="743C092C" w:rsidDel="001D0925">
          <w:rPr>
            <w:rFonts w:ascii="Calibri" w:hAnsi="Calibri" w:cs="Calibri"/>
            <w:sz w:val="22"/>
            <w:szCs w:val="22"/>
          </w:rPr>
          <w:delText xml:space="preserve"> A list of minimum three similar project references is to be provided.</w:delText>
        </w:r>
      </w:del>
    </w:p>
    <w:p w:rsidR="007D11E4" w:rsidP="005D5556" w:rsidRDefault="007D11E4" w14:paraId="47CA1154" w14:textId="77777777">
      <w:pPr>
        <w:pStyle w:val="BodyText"/>
        <w:tabs>
          <w:tab w:val="left" w:pos="720"/>
        </w:tabs>
        <w:rPr>
          <w:ins w:author="GAVRANIC, Jelena" w:date="2025-02-25T15:27:00Z" w16du:dateUtc="2025-02-25T14:27:00Z" w:id="5686"/>
          <w:rFonts w:ascii="Calibri" w:hAnsi="Calibri" w:cs="Calibri"/>
          <w:sz w:val="22"/>
          <w:szCs w:val="22"/>
        </w:rPr>
      </w:pPr>
    </w:p>
    <w:p w:rsidRPr="005D5556" w:rsidR="001D0925" w:rsidP="005D5556" w:rsidRDefault="281821ED" w14:paraId="7AC80052" w14:textId="2DA5A910">
      <w:pPr>
        <w:pStyle w:val="BodyText"/>
        <w:tabs>
          <w:tab w:val="left" w:pos="720"/>
        </w:tabs>
        <w:rPr>
          <w:rFonts w:ascii="Calibri" w:hAnsi="Calibri" w:cs="Calibri"/>
          <w:sz w:val="22"/>
          <w:szCs w:val="22"/>
          <w:lang w:val="en-GB"/>
        </w:rPr>
      </w:pPr>
      <w:del w:author="GAVRANIC, Jelena" w:date="2025-02-25T15:44:00Z" w16du:dateUtc="2025-02-25T14:44:00Z" w:id="5687">
        <w:r w:rsidRPr="3913CFE3" w:rsidDel="000128F9">
          <w:rPr>
            <w:rFonts w:ascii="Calibri" w:hAnsi="Calibri" w:cs="Calibri"/>
            <w:sz w:val="22"/>
            <w:szCs w:val="22"/>
          </w:rPr>
          <w:delText>The contractor should also provide a list of equipment and material necessary for conducting the trainings (i.e. projector, flipcharts etc.)</w:delText>
        </w:r>
        <w:r w:rsidRPr="3913CFE3" w:rsidDel="000128F9" w:rsidR="62C4C3F0">
          <w:rPr>
            <w:rFonts w:ascii="Calibri" w:hAnsi="Calibri" w:cs="Calibri"/>
            <w:sz w:val="22"/>
            <w:szCs w:val="22"/>
          </w:rPr>
          <w:delText xml:space="preserve"> </w:delText>
        </w:r>
      </w:del>
      <w:del w:author="GAVRANIC, Jelena" w:date="2025-02-25T15:45:00Z" w16du:dateUtc="2025-02-25T14:45:00Z" w:id="5688">
        <w:r w:rsidRPr="3913CFE3" w:rsidDel="000128F9" w:rsidR="62C4C3F0">
          <w:rPr>
            <w:rFonts w:ascii="Calibri" w:hAnsi="Calibri" w:cs="Calibri"/>
            <w:sz w:val="22"/>
            <w:szCs w:val="22"/>
          </w:rPr>
          <w:delText xml:space="preserve">In addition to this, the contractor must provide UNIDO with intermediate reports after finishing the trainings at each location, as well as a final report after completion of the </w:delText>
        </w:r>
        <w:r w:rsidRPr="3913CFE3" w:rsidDel="000128F9" w:rsidR="4A7415EF">
          <w:rPr>
            <w:rFonts w:ascii="Calibri" w:hAnsi="Calibri" w:cs="Calibri"/>
            <w:sz w:val="22"/>
            <w:szCs w:val="22"/>
          </w:rPr>
          <w:delText>final</w:delText>
        </w:r>
        <w:r w:rsidRPr="3913CFE3" w:rsidDel="000128F9" w:rsidR="2F1F0E6D">
          <w:rPr>
            <w:rFonts w:ascii="Calibri" w:hAnsi="Calibri" w:cs="Calibri"/>
            <w:sz w:val="22"/>
            <w:szCs w:val="22"/>
          </w:rPr>
          <w:delText xml:space="preserve"> training. </w:delText>
        </w:r>
        <w:r w:rsidRPr="3913CFE3" w:rsidDel="000128F9" w:rsidR="005D5556">
          <w:rPr>
            <w:rFonts w:ascii="Calibri" w:hAnsi="Calibri" w:cs="Calibri"/>
            <w:sz w:val="22"/>
            <w:szCs w:val="22"/>
          </w:rPr>
          <w:delText>U</w:delText>
        </w:r>
        <w:r w:rsidRPr="3913CFE3" w:rsidDel="000128F9" w:rsidR="2F1F0E6D">
          <w:rPr>
            <w:rFonts w:ascii="Calibri" w:hAnsi="Calibri" w:cs="Calibri"/>
            <w:sz w:val="22"/>
            <w:szCs w:val="22"/>
          </w:rPr>
          <w:delText xml:space="preserve">p until three days after </w:delText>
        </w:r>
        <w:r w:rsidRPr="3913CFE3" w:rsidDel="000128F9" w:rsidR="2F1F0E6D">
          <w:rPr>
            <w:rFonts w:ascii="Calibri" w:hAnsi="Calibri" w:cs="Calibri"/>
            <w:sz w:val="22"/>
            <w:szCs w:val="22"/>
            <w:lang w:val="en-GB"/>
          </w:rPr>
          <w:delText xml:space="preserve">completion of the trainings in Kano, UNIDO is to </w:delText>
        </w:r>
        <w:r w:rsidRPr="3913CFE3" w:rsidDel="000128F9" w:rsidR="005D5556">
          <w:rPr>
            <w:rFonts w:ascii="Calibri" w:hAnsi="Calibri" w:cs="Calibri"/>
            <w:sz w:val="22"/>
            <w:szCs w:val="22"/>
            <w:lang w:val="en-GB"/>
          </w:rPr>
          <w:delText>receive</w:delText>
        </w:r>
        <w:r w:rsidRPr="3913CFE3" w:rsidDel="000128F9" w:rsidR="2F1F0E6D">
          <w:rPr>
            <w:rFonts w:ascii="Calibri" w:hAnsi="Calibri" w:cs="Calibri"/>
            <w:sz w:val="22"/>
            <w:szCs w:val="22"/>
            <w:lang w:val="en-GB"/>
          </w:rPr>
          <w:delText xml:space="preserve"> an intermediate report</w:delText>
        </w:r>
      </w:del>
      <w:del w:author="GAVRANIC, Jelena" w:date="2025-02-25T15:29:00Z" w16du:dateUtc="2025-02-25T14:29:00Z" w:id="5689">
        <w:r w:rsidRPr="3913CFE3" w:rsidDel="007D11E4" w:rsidR="2F1F0E6D">
          <w:rPr>
            <w:rFonts w:ascii="Calibri" w:hAnsi="Calibri" w:cs="Calibri"/>
            <w:sz w:val="22"/>
            <w:szCs w:val="22"/>
            <w:lang w:val="en-GB"/>
          </w:rPr>
          <w:delText xml:space="preserve"> </w:delText>
        </w:r>
      </w:del>
      <w:del w:author="GAVRANIC, Jelena" w:date="2025-02-25T15:45:00Z" w16du:dateUtc="2025-02-25T14:45:00Z" w:id="5690">
        <w:r w:rsidRPr="3913CFE3" w:rsidDel="000128F9" w:rsidR="2F1F0E6D">
          <w:rPr>
            <w:rFonts w:ascii="Calibri" w:hAnsi="Calibri" w:cs="Calibri"/>
            <w:sz w:val="22"/>
            <w:szCs w:val="22"/>
            <w:lang w:val="en-GB"/>
          </w:rPr>
          <w:delText>. After completion of the trainings in P</w:delText>
        </w:r>
        <w:r w:rsidRPr="3913CFE3" w:rsidDel="000128F9" w:rsidR="1F034A8E">
          <w:rPr>
            <w:rFonts w:ascii="Calibri" w:hAnsi="Calibri" w:cs="Calibri"/>
            <w:sz w:val="22"/>
            <w:szCs w:val="22"/>
            <w:lang w:val="en-GB"/>
          </w:rPr>
          <w:delText xml:space="preserve">ort Harcourt, UNIDO shall receive an intermediate report up until three days after completion. The same counts for completion of trainings in Lagos and the final report. </w:delText>
        </w:r>
      </w:del>
    </w:p>
    <w:p w:rsidRPr="005D5556" w:rsidR="001D0925" w:rsidP="001D0925" w:rsidRDefault="001D0925" w14:paraId="41FB95B6" w14:textId="77777777">
      <w:pPr>
        <w:pStyle w:val="BodyText"/>
        <w:spacing w:before="1" w:line="276" w:lineRule="auto"/>
        <w:ind w:left="885" w:right="585"/>
        <w:rPr>
          <w:rFonts w:ascii="Calibri" w:hAnsi="Calibri" w:cs="Calibri"/>
          <w:sz w:val="22"/>
          <w:szCs w:val="22"/>
          <w:lang w:val="en-GB"/>
        </w:rPr>
      </w:pPr>
    </w:p>
    <w:p w:rsidRPr="005D5556" w:rsidR="001D0925" w:rsidP="005D5556" w:rsidRDefault="001D0925" w14:paraId="6BAB2D66" w14:textId="77777777">
      <w:pPr>
        <w:pStyle w:val="BodyText"/>
        <w:spacing w:before="1" w:line="276" w:lineRule="auto"/>
        <w:ind w:right="585"/>
        <w:rPr>
          <w:rFonts w:ascii="Calibri" w:hAnsi="Calibri" w:cs="Calibri"/>
          <w:b/>
          <w:bCs/>
          <w:sz w:val="22"/>
          <w:szCs w:val="22"/>
          <w:lang w:val="en-GB"/>
        </w:rPr>
      </w:pPr>
      <w:r w:rsidRPr="005D5556">
        <w:rPr>
          <w:rFonts w:ascii="Calibri" w:hAnsi="Calibri" w:cs="Calibri"/>
          <w:b/>
          <w:bCs/>
          <w:sz w:val="22"/>
          <w:szCs w:val="22"/>
          <w:lang w:val="en-GB"/>
        </w:rPr>
        <w:t>Proposal content:</w:t>
      </w:r>
    </w:p>
    <w:p w:rsidR="001D0925" w:rsidP="743C092C" w:rsidRDefault="001D0925" w14:paraId="20F98A6F" w14:textId="0626C432">
      <w:pPr>
        <w:pStyle w:val="ListParagraph"/>
        <w:widowControl w:val="0"/>
        <w:numPr>
          <w:ilvl w:val="0"/>
          <w:numId w:val="28"/>
        </w:numPr>
        <w:tabs>
          <w:tab w:val="left" w:pos="885"/>
        </w:tabs>
        <w:autoSpaceDE w:val="0"/>
        <w:autoSpaceDN w:val="0"/>
        <w:spacing w:before="40" w:line="276" w:lineRule="auto"/>
        <w:ind w:right="679"/>
        <w:rPr>
          <w:ins w:author="GAVRANIC, Jelena" w:date="2025-02-25T15:30:00Z" w16du:dateUtc="2025-02-25T14:30:00Z" w:id="207011397"/>
          <w:rFonts w:ascii="Calibri" w:hAnsi="Calibri" w:cs="Calibri"/>
          <w:sz w:val="22"/>
          <w:szCs w:val="22"/>
        </w:rPr>
      </w:pPr>
      <w:r w:rsidRPr="005D5556" w:rsidR="001D0925">
        <w:rPr>
          <w:rFonts w:ascii="Calibri" w:hAnsi="Calibri" w:cs="Calibri"/>
          <w:sz w:val="22"/>
          <w:szCs w:val="22"/>
        </w:rPr>
        <w:t>Proposal shall include</w:t>
      </w:r>
      <w:r w:rsidRPr="005D5556" w:rsidR="001D0925">
        <w:rPr>
          <w:rFonts w:ascii="Calibri" w:hAnsi="Calibri" w:cs="Calibri"/>
          <w:spacing w:val="-1"/>
          <w:sz w:val="22"/>
          <w:szCs w:val="22"/>
        </w:rPr>
        <w:t xml:space="preserve"> </w:t>
      </w:r>
      <w:r w:rsidRPr="005D5556" w:rsidR="001D0925">
        <w:rPr>
          <w:rFonts w:ascii="Calibri" w:hAnsi="Calibri" w:cs="Calibri"/>
          <w:sz w:val="22"/>
          <w:szCs w:val="22"/>
        </w:rPr>
        <w:t>a</w:t>
      </w:r>
      <w:r w:rsidRPr="005D5556" w:rsidR="001D0925">
        <w:rPr>
          <w:rFonts w:ascii="Calibri" w:hAnsi="Calibri" w:cs="Calibri"/>
          <w:spacing w:val="-3"/>
          <w:sz w:val="22"/>
          <w:szCs w:val="22"/>
        </w:rPr>
        <w:t xml:space="preserve"> </w:t>
      </w:r>
      <w:r w:rsidRPr="005D5556" w:rsidR="001D0925">
        <w:rPr>
          <w:rFonts w:ascii="Calibri" w:hAnsi="Calibri" w:cs="Calibri"/>
          <w:sz w:val="22"/>
          <w:szCs w:val="22"/>
        </w:rPr>
        <w:t>preliminary</w:t>
      </w:r>
      <w:r w:rsidRPr="005D5556" w:rsidR="001D0925">
        <w:rPr>
          <w:rFonts w:ascii="Calibri" w:hAnsi="Calibri" w:cs="Calibri"/>
          <w:spacing w:val="-6"/>
          <w:sz w:val="22"/>
          <w:szCs w:val="22"/>
        </w:rPr>
        <w:t xml:space="preserve"> </w:t>
      </w:r>
      <w:r w:rsidRPr="005D5556" w:rsidR="001D0925">
        <w:rPr>
          <w:rFonts w:ascii="Calibri" w:hAnsi="Calibri" w:cs="Calibri"/>
          <w:sz w:val="22"/>
          <w:szCs w:val="22"/>
        </w:rPr>
        <w:t>time</w:t>
      </w:r>
      <w:r w:rsidRPr="005D5556" w:rsidR="001D0925">
        <w:rPr>
          <w:rFonts w:ascii="Calibri" w:hAnsi="Calibri" w:cs="Calibri"/>
          <w:spacing w:val="-2"/>
          <w:sz w:val="22"/>
          <w:szCs w:val="22"/>
        </w:rPr>
        <w:t xml:space="preserve"> </w:t>
      </w:r>
      <w:r w:rsidRPr="005D5556" w:rsidR="001D0925">
        <w:rPr>
          <w:rFonts w:ascii="Calibri" w:hAnsi="Calibri" w:cs="Calibri"/>
          <w:sz w:val="22"/>
          <w:szCs w:val="22"/>
        </w:rPr>
        <w:t>schedule</w:t>
      </w:r>
      <w:r w:rsidRPr="005D5556" w:rsidR="001D0925">
        <w:rPr>
          <w:rFonts w:ascii="Calibri" w:hAnsi="Calibri" w:cs="Calibri"/>
          <w:spacing w:val="-2"/>
          <w:sz w:val="22"/>
          <w:szCs w:val="22"/>
        </w:rPr>
        <w:t xml:space="preserve"> </w:t>
      </w:r>
      <w:r w:rsidRPr="005D5556" w:rsidR="001D0925">
        <w:rPr>
          <w:rFonts w:ascii="Calibri" w:hAnsi="Calibri" w:cs="Calibri"/>
          <w:sz w:val="22"/>
          <w:szCs w:val="22"/>
        </w:rPr>
        <w:t>with</w:t>
      </w:r>
      <w:r w:rsidRPr="005D5556" w:rsidR="001D0925">
        <w:rPr>
          <w:rFonts w:ascii="Calibri" w:hAnsi="Calibri" w:cs="Calibri"/>
          <w:spacing w:val="-2"/>
          <w:sz w:val="22"/>
          <w:szCs w:val="22"/>
        </w:rPr>
        <w:t xml:space="preserve"> </w:t>
      </w:r>
      <w:r w:rsidRPr="005D5556" w:rsidR="001D0925">
        <w:rPr>
          <w:rFonts w:ascii="Calibri" w:hAnsi="Calibri" w:cs="Calibri"/>
          <w:spacing w:val="-3"/>
          <w:sz w:val="22"/>
          <w:szCs w:val="22"/>
        </w:rPr>
        <w:t xml:space="preserve">a </w:t>
      </w:r>
      <w:r w:rsidRPr="005D5556" w:rsidR="001D0925">
        <w:rPr>
          <w:rFonts w:ascii="Calibri" w:hAnsi="Calibri" w:cs="Calibri"/>
          <w:sz w:val="22"/>
          <w:szCs w:val="22"/>
        </w:rPr>
        <w:t>proposal</w:t>
      </w:r>
      <w:r w:rsidRPr="005D5556" w:rsidR="001D0925">
        <w:rPr>
          <w:rFonts w:ascii="Calibri" w:hAnsi="Calibri" w:cs="Calibri"/>
          <w:spacing w:val="-2"/>
          <w:sz w:val="22"/>
          <w:szCs w:val="22"/>
        </w:rPr>
        <w:t xml:space="preserve"> </w:t>
      </w:r>
      <w:r w:rsidRPr="005D5556" w:rsidR="001D0925">
        <w:rPr>
          <w:rFonts w:ascii="Calibri" w:hAnsi="Calibri" w:cs="Calibri"/>
          <w:sz w:val="22"/>
          <w:szCs w:val="22"/>
        </w:rPr>
        <w:t>for</w:t>
      </w:r>
      <w:r w:rsidRPr="005D5556" w:rsidR="001D0925">
        <w:rPr>
          <w:rFonts w:ascii="Calibri" w:hAnsi="Calibri" w:cs="Calibri"/>
          <w:spacing w:val="-3"/>
          <w:sz w:val="22"/>
          <w:szCs w:val="22"/>
        </w:rPr>
        <w:t xml:space="preserve"> </w:t>
      </w:r>
      <w:r w:rsidRPr="005D5556" w:rsidR="001D0925">
        <w:rPr>
          <w:rFonts w:ascii="Calibri" w:hAnsi="Calibri" w:cs="Calibri"/>
          <w:sz w:val="22"/>
          <w:szCs w:val="22"/>
        </w:rPr>
        <w:t>executing</w:t>
      </w:r>
      <w:r w:rsidRPr="005D5556" w:rsidR="001D0925">
        <w:rPr>
          <w:rFonts w:ascii="Calibri" w:hAnsi="Calibri" w:cs="Calibri"/>
          <w:spacing w:val="-4"/>
          <w:sz w:val="22"/>
          <w:szCs w:val="22"/>
        </w:rPr>
        <w:t xml:space="preserve"> </w:t>
      </w:r>
      <w:r w:rsidRPr="005D5556" w:rsidR="001D0925">
        <w:rPr>
          <w:rFonts w:ascii="Calibri" w:hAnsi="Calibri" w:cs="Calibri"/>
          <w:sz w:val="22"/>
          <w:szCs w:val="22"/>
        </w:rPr>
        <w:t>the</w:t>
      </w:r>
      <w:r w:rsidRPr="005D5556" w:rsidR="001D0925">
        <w:rPr>
          <w:rFonts w:ascii="Calibri" w:hAnsi="Calibri" w:cs="Calibri"/>
          <w:spacing w:val="-3"/>
          <w:sz w:val="22"/>
          <w:szCs w:val="22"/>
        </w:rPr>
        <w:t xml:space="preserve"> </w:t>
      </w:r>
      <w:r w:rsidRPr="005D5556" w:rsidR="001D0925">
        <w:rPr>
          <w:rFonts w:ascii="Calibri" w:hAnsi="Calibri" w:cs="Calibri"/>
          <w:sz w:val="22"/>
          <w:szCs w:val="22"/>
        </w:rPr>
        <w:t>project</w:t>
      </w:r>
      <w:ins w:author="GAVRANIC, Jelena" w:date="2025-02-25T15:29:00Z" w:id="349916915">
        <w:r w:rsidRPr="743C092C" w:rsidR="003003BF">
          <w:rPr>
            <w:rFonts w:ascii="Calibri" w:hAnsi="Calibri" w:cs="Calibri"/>
            <w:sz w:val="22"/>
            <w:szCs w:val="22"/>
          </w:rPr>
          <w:t>/</w:t>
        </w:r>
        <w:r w:rsidRPr="743C092C" w:rsidR="003003BF">
          <w:rPr>
            <w:rFonts w:ascii="Calibri" w:hAnsi="Calibri" w:cs="Calibri"/>
            <w:sz w:val="22"/>
            <w:szCs w:val="22"/>
          </w:rPr>
          <w:t>m</w:t>
        </w:r>
      </w:ins>
      <w:ins w:author="KARLOVCEC, Barbara" w:date="2025-02-26T14:37:00Z" w16du:dateUtc="2025-02-26T13:37:00Z" w:id="1838134285">
        <w:r w:rsidRPr="743C092C" w:rsidR="00136C1A">
          <w:rPr>
            <w:rFonts w:ascii="Calibri" w:hAnsi="Calibri" w:cs="Calibri"/>
            <w:sz w:val="22"/>
            <w:szCs w:val="22"/>
          </w:rPr>
          <w:t>e</w:t>
        </w:r>
      </w:ins>
      <w:ins w:author="GAVRANIC, Jelena" w:date="2025-02-25T15:29:00Z" w16du:dateUtc="2025-02-25T14:29:00Z" w:id="405892992">
        <w:r w:rsidRPr="743C092C" w:rsidR="003003BF">
          <w:rPr>
            <w:rFonts w:ascii="Calibri" w:hAnsi="Calibri" w:cs="Calibri"/>
            <w:sz w:val="22"/>
            <w:szCs w:val="22"/>
          </w:rPr>
          <w:t>thodolo</w:t>
        </w:r>
      </w:ins>
      <w:ins w:author="GAVRANIC, Jelena" w:date="2025-02-25T15:30:00Z" w16du:dateUtc="2025-02-25T14:30:00Z" w:id="1688982371">
        <w:r w:rsidRPr="743C092C" w:rsidR="003003BF">
          <w:rPr>
            <w:rFonts w:ascii="Calibri" w:hAnsi="Calibri" w:cs="Calibri"/>
            <w:sz w:val="22"/>
            <w:szCs w:val="22"/>
          </w:rPr>
          <w:t>gy</w:t>
        </w:r>
      </w:ins>
      <w:r w:rsidRPr="005D5556" w:rsidR="001D0925">
        <w:rPr>
          <w:rFonts w:ascii="Calibri" w:hAnsi="Calibri" w:cs="Calibri"/>
          <w:sz w:val="22"/>
          <w:szCs w:val="22"/>
        </w:rPr>
        <w:t>.</w:t>
      </w:r>
      <w:r w:rsidRPr="005D5556" w:rsidR="001D0925">
        <w:rPr>
          <w:rFonts w:ascii="Calibri" w:hAnsi="Calibri" w:cs="Calibri"/>
          <w:spacing w:val="-2"/>
          <w:sz w:val="22"/>
          <w:szCs w:val="22"/>
        </w:rPr>
        <w:t xml:space="preserve"> </w:t>
      </w:r>
      <w:r w:rsidRPr="005D5556" w:rsidR="001D0925">
        <w:rPr>
          <w:rFonts w:ascii="Calibri" w:hAnsi="Calibri" w:cs="Calibri"/>
          <w:sz w:val="22"/>
          <w:szCs w:val="22"/>
        </w:rPr>
        <w:t>The total</w:t>
      </w:r>
      <w:r w:rsidRPr="005D5556" w:rsidR="001D0925">
        <w:rPr>
          <w:rFonts w:ascii="Calibri" w:hAnsi="Calibri" w:cs="Calibri"/>
          <w:spacing w:val="-3"/>
          <w:sz w:val="22"/>
          <w:szCs w:val="22"/>
        </w:rPr>
        <w:t xml:space="preserve"> </w:t>
      </w:r>
      <w:r w:rsidRPr="005D5556" w:rsidR="001D0925">
        <w:rPr>
          <w:rFonts w:ascii="Calibri" w:hAnsi="Calibri" w:cs="Calibri"/>
          <w:sz w:val="22"/>
          <w:szCs w:val="22"/>
        </w:rPr>
        <w:t>project</w:t>
      </w:r>
      <w:r w:rsidRPr="005D5556" w:rsidR="001D0925">
        <w:rPr>
          <w:rFonts w:ascii="Calibri" w:hAnsi="Calibri" w:cs="Calibri"/>
          <w:spacing w:val="-3"/>
          <w:sz w:val="22"/>
          <w:szCs w:val="22"/>
        </w:rPr>
        <w:t xml:space="preserve"> </w:t>
      </w:r>
      <w:r w:rsidRPr="005D5556" w:rsidR="001D0925">
        <w:rPr>
          <w:rFonts w:ascii="Calibri" w:hAnsi="Calibri" w:cs="Calibri"/>
          <w:sz w:val="22"/>
          <w:szCs w:val="22"/>
        </w:rPr>
        <w:t>duration</w:t>
      </w:r>
      <w:r w:rsidRPr="005D5556" w:rsidR="001D0925">
        <w:rPr>
          <w:rFonts w:ascii="Calibri" w:hAnsi="Calibri" w:cs="Calibri"/>
          <w:spacing w:val="-3"/>
          <w:sz w:val="22"/>
          <w:szCs w:val="22"/>
        </w:rPr>
        <w:t xml:space="preserve"> </w:t>
      </w:r>
      <w:r w:rsidRPr="005D5556" w:rsidR="001D0925">
        <w:rPr>
          <w:rFonts w:ascii="Calibri" w:hAnsi="Calibri" w:cs="Calibri"/>
          <w:sz w:val="22"/>
          <w:szCs w:val="22"/>
        </w:rPr>
        <w:t>should</w:t>
      </w:r>
      <w:r w:rsidRPr="005D5556" w:rsidR="001D0925">
        <w:rPr>
          <w:rFonts w:ascii="Calibri" w:hAnsi="Calibri" w:cs="Calibri"/>
          <w:spacing w:val="-3"/>
          <w:sz w:val="22"/>
          <w:szCs w:val="22"/>
        </w:rPr>
        <w:t xml:space="preserve"> </w:t>
      </w:r>
      <w:r w:rsidRPr="005D5556" w:rsidR="001D0925">
        <w:rPr>
          <w:rFonts w:ascii="Calibri" w:hAnsi="Calibri" w:cs="Calibri"/>
          <w:sz w:val="22"/>
          <w:szCs w:val="22"/>
        </w:rPr>
        <w:t>not</w:t>
      </w:r>
      <w:r w:rsidRPr="005D5556" w:rsidR="001D0925">
        <w:rPr>
          <w:rFonts w:ascii="Calibri" w:hAnsi="Calibri" w:cs="Calibri"/>
          <w:spacing w:val="-3"/>
          <w:sz w:val="22"/>
          <w:szCs w:val="22"/>
        </w:rPr>
        <w:t xml:space="preserve"> </w:t>
      </w:r>
      <w:r w:rsidRPr="005D5556" w:rsidR="001D0925">
        <w:rPr>
          <w:rFonts w:ascii="Calibri" w:hAnsi="Calibri" w:cs="Calibri"/>
          <w:sz w:val="22"/>
          <w:szCs w:val="22"/>
        </w:rPr>
        <w:t>exceed</w:t>
      </w:r>
      <w:r w:rsidRPr="005D5556" w:rsidR="001D0925">
        <w:rPr>
          <w:rFonts w:ascii="Calibri" w:hAnsi="Calibri" w:cs="Calibri"/>
          <w:spacing w:val="-3"/>
          <w:sz w:val="22"/>
          <w:szCs w:val="22"/>
        </w:rPr>
        <w:t xml:space="preserve"> </w:t>
      </w:r>
      <w:ins w:author="KOTLUBEI, Viktoriia" w:date="2025-02-26T14:12:40.228Z" w:id="14604867">
        <w:r w:rsidRPr="005D5556" w:rsidR="2778D2D5">
          <w:rPr>
            <w:rFonts w:ascii="Calibri" w:hAnsi="Calibri" w:cs="Calibri"/>
            <w:spacing w:val="-3"/>
            <w:sz w:val="22"/>
            <w:szCs w:val="22"/>
          </w:rPr>
          <w:t xml:space="preserve">twelve </w:t>
        </w:r>
      </w:ins>
      <w:commentRangeStart w:id="5696"/>
      <w:commentRangeStart w:id="1787477281"/>
      <w:del w:author="KOTLUBEI, Viktoriia" w:date="2025-02-26T14:12:46.253Z" w:id="842133420">
        <w:r w:rsidRPr="743C092C" w:rsidDel="001D0925">
          <w:rPr>
            <w:rFonts w:ascii="Calibri" w:hAnsi="Calibri" w:cs="Calibri"/>
            <w:sz w:val="22"/>
            <w:szCs w:val="22"/>
          </w:rPr>
          <w:delText>eight</w:delText>
        </w:r>
        <w:r w:rsidRPr="743C092C" w:rsidDel="001D0925">
          <w:rPr>
            <w:rFonts w:ascii="Calibri" w:hAnsi="Calibri" w:cs="Calibri"/>
            <w:sz w:val="22"/>
            <w:szCs w:val="22"/>
          </w:rPr>
          <w:delText xml:space="preserve"> </w:delText>
        </w:r>
      </w:del>
      <w:r w:rsidRPr="005D5556" w:rsidR="001D0925">
        <w:rPr>
          <w:rFonts w:ascii="Calibri" w:hAnsi="Calibri" w:cs="Calibri"/>
          <w:sz w:val="22"/>
          <w:szCs w:val="22"/>
        </w:rPr>
        <w:t>months</w:t>
      </w:r>
      <w:r w:rsidRPr="005D5556" w:rsidR="001D0925">
        <w:rPr>
          <w:rFonts w:ascii="Calibri" w:hAnsi="Calibri" w:cs="Calibri"/>
          <w:spacing w:val="-3"/>
          <w:sz w:val="22"/>
          <w:szCs w:val="22"/>
        </w:rPr>
        <w:t xml:space="preserve"> </w:t>
      </w:r>
      <w:commentRangeEnd w:id="5696"/>
      <w:r w:rsidR="003003BF">
        <w:rPr>
          <w:rStyle w:val="CommentReference"/>
          <w:lang w:val="en-US"/>
        </w:rPr>
        <w:commentReference w:id="5696"/>
      </w:r>
      <w:commentRangeEnd w:id="1787477281"/>
      <w:r>
        <w:rPr>
          <w:rStyle w:val="CommentReference"/>
        </w:rPr>
        <w:commentReference w:id="1787477281"/>
      </w:r>
      <w:r w:rsidRPr="005D5556" w:rsidR="001D0925">
        <w:rPr>
          <w:rFonts w:ascii="Calibri" w:hAnsi="Calibri" w:cs="Calibri"/>
          <w:sz w:val="22"/>
          <w:szCs w:val="22"/>
        </w:rPr>
        <w:t>from</w:t>
      </w:r>
      <w:r w:rsidRPr="005D5556" w:rsidR="001D0925">
        <w:rPr>
          <w:rFonts w:ascii="Calibri" w:hAnsi="Calibri" w:cs="Calibri"/>
          <w:spacing w:val="-3"/>
          <w:sz w:val="22"/>
          <w:szCs w:val="22"/>
        </w:rPr>
        <w:t xml:space="preserve"> </w:t>
      </w:r>
      <w:r w:rsidRPr="005D5556" w:rsidR="001D0925">
        <w:rPr>
          <w:rFonts w:ascii="Calibri" w:hAnsi="Calibri" w:cs="Calibri"/>
          <w:sz w:val="22"/>
          <w:szCs w:val="22"/>
        </w:rPr>
        <w:t>the</w:t>
      </w:r>
      <w:r w:rsidRPr="005D5556" w:rsidR="001D0925">
        <w:rPr>
          <w:rFonts w:ascii="Calibri" w:hAnsi="Calibri" w:cs="Calibri"/>
          <w:spacing w:val="-4"/>
          <w:sz w:val="22"/>
          <w:szCs w:val="22"/>
        </w:rPr>
        <w:t xml:space="preserve"> </w:t>
      </w:r>
      <w:r w:rsidRPr="005D5556" w:rsidR="001D0925">
        <w:rPr>
          <w:rFonts w:ascii="Calibri" w:hAnsi="Calibri" w:cs="Calibri"/>
          <w:sz w:val="22"/>
          <w:szCs w:val="22"/>
        </w:rPr>
        <w:t>date</w:t>
      </w:r>
      <w:r w:rsidRPr="005D5556" w:rsidR="001D0925">
        <w:rPr>
          <w:rFonts w:ascii="Calibri" w:hAnsi="Calibri" w:cs="Calibri"/>
          <w:spacing w:val="-3"/>
          <w:sz w:val="22"/>
          <w:szCs w:val="22"/>
        </w:rPr>
        <w:t xml:space="preserve"> </w:t>
      </w:r>
      <w:r w:rsidRPr="005D5556" w:rsidR="001D0925">
        <w:rPr>
          <w:rFonts w:ascii="Calibri" w:hAnsi="Calibri" w:cs="Calibri"/>
          <w:sz w:val="22"/>
          <w:szCs w:val="22"/>
        </w:rPr>
        <w:t>of</w:t>
      </w:r>
      <w:r w:rsidRPr="005D5556" w:rsidR="001D0925">
        <w:rPr>
          <w:rFonts w:ascii="Calibri" w:hAnsi="Calibri" w:cs="Calibri"/>
          <w:spacing w:val="-3"/>
          <w:sz w:val="22"/>
          <w:szCs w:val="22"/>
        </w:rPr>
        <w:t xml:space="preserve"> </w:t>
      </w:r>
      <w:r w:rsidRPr="005D5556" w:rsidR="001D0925">
        <w:rPr>
          <w:rFonts w:ascii="Calibri" w:hAnsi="Calibri" w:cs="Calibri"/>
          <w:sz w:val="22"/>
          <w:szCs w:val="22"/>
        </w:rPr>
        <w:t>award</w:t>
      </w:r>
      <w:r w:rsidRPr="005D5556" w:rsidR="001D0925">
        <w:rPr>
          <w:rFonts w:ascii="Calibri" w:hAnsi="Calibri" w:cs="Calibri"/>
          <w:spacing w:val="-2"/>
          <w:sz w:val="22"/>
          <w:szCs w:val="22"/>
        </w:rPr>
        <w:t xml:space="preserve"> </w:t>
      </w:r>
      <w:r w:rsidRPr="005D5556" w:rsidR="001D0925">
        <w:rPr>
          <w:rFonts w:ascii="Calibri" w:hAnsi="Calibri" w:cs="Calibri"/>
          <w:sz w:val="22"/>
          <w:szCs w:val="22"/>
        </w:rPr>
        <w:t>to</w:t>
      </w:r>
      <w:r w:rsidRPr="005D5556" w:rsidR="001D0925">
        <w:rPr>
          <w:rFonts w:ascii="Calibri" w:hAnsi="Calibri" w:cs="Calibri"/>
          <w:spacing w:val="-3"/>
          <w:sz w:val="22"/>
          <w:szCs w:val="22"/>
        </w:rPr>
        <w:t xml:space="preserve"> </w:t>
      </w:r>
      <w:r w:rsidRPr="005D5556" w:rsidR="001D0925">
        <w:rPr>
          <w:rFonts w:ascii="Calibri" w:hAnsi="Calibri" w:cs="Calibri"/>
          <w:sz w:val="22"/>
          <w:szCs w:val="22"/>
        </w:rPr>
        <w:t>the</w:t>
      </w:r>
      <w:r w:rsidRPr="005D5556" w:rsidR="001D0925">
        <w:rPr>
          <w:rFonts w:ascii="Calibri" w:hAnsi="Calibri" w:cs="Calibri"/>
          <w:spacing w:val="-4"/>
          <w:sz w:val="22"/>
          <w:szCs w:val="22"/>
        </w:rPr>
        <w:t xml:space="preserve"> </w:t>
      </w:r>
      <w:r w:rsidRPr="005D5556" w:rsidR="001D0925">
        <w:rPr>
          <w:rFonts w:ascii="Calibri" w:hAnsi="Calibri" w:cs="Calibri"/>
          <w:sz w:val="22"/>
          <w:szCs w:val="22"/>
        </w:rPr>
        <w:t>date of handover.</w:t>
      </w:r>
    </w:p>
    <w:p w:rsidRPr="005D5556" w:rsidR="003003BF" w:rsidP="001D0925" w:rsidRDefault="003003BF" w14:paraId="29529EBB" w14:textId="37357621">
      <w:pPr>
        <w:pStyle w:val="ListParagraph"/>
        <w:widowControl w:val="0"/>
        <w:numPr>
          <w:ilvl w:val="0"/>
          <w:numId w:val="28"/>
        </w:numPr>
        <w:tabs>
          <w:tab w:val="left" w:pos="885"/>
        </w:tabs>
        <w:autoSpaceDE w:val="0"/>
        <w:autoSpaceDN w:val="0"/>
        <w:spacing w:before="40" w:line="276" w:lineRule="auto"/>
        <w:ind w:right="679"/>
        <w:contextualSpacing w:val="0"/>
        <w:rPr>
          <w:rFonts w:ascii="Calibri" w:hAnsi="Calibri" w:cs="Calibri"/>
          <w:sz w:val="22"/>
          <w:szCs w:val="22"/>
        </w:rPr>
      </w:pPr>
      <w:ins w:author="GAVRANIC, Jelena" w:date="2025-02-25T15:30:00Z" w16du:dateUtc="2025-02-25T14:30:00Z" w:id="5697">
        <w:r>
          <w:rPr>
            <w:rFonts w:ascii="Calibri" w:hAnsi="Calibri" w:cs="Calibri"/>
            <w:sz w:val="22"/>
            <w:szCs w:val="22"/>
          </w:rPr>
          <w:t>Bidders must provide the proposal for the entire scope of</w:t>
        </w:r>
      </w:ins>
      <w:ins w:author="GAVRANIC, Jelena" w:date="2025-02-25T15:31:00Z" w16du:dateUtc="2025-02-25T14:31:00Z" w:id="5698">
        <w:r>
          <w:rPr>
            <w:rFonts w:ascii="Calibri" w:hAnsi="Calibri" w:cs="Calibri"/>
            <w:sz w:val="22"/>
            <w:szCs w:val="22"/>
          </w:rPr>
          <w:t xml:space="preserve"> the required services. Partial bidding is not allowed.</w:t>
        </w:r>
      </w:ins>
    </w:p>
    <w:p w:rsidR="001D0925" w:rsidP="001D0925" w:rsidRDefault="001D0925" w14:paraId="204078DA" w14:textId="25ECDE2B">
      <w:pPr>
        <w:pStyle w:val="ListParagraph"/>
        <w:widowControl w:val="0"/>
        <w:numPr>
          <w:ilvl w:val="0"/>
          <w:numId w:val="28"/>
        </w:numPr>
        <w:tabs>
          <w:tab w:val="left" w:pos="885"/>
        </w:tabs>
        <w:autoSpaceDE w:val="0"/>
        <w:autoSpaceDN w:val="0"/>
        <w:spacing w:before="40" w:line="276" w:lineRule="auto"/>
        <w:ind w:right="679"/>
        <w:contextualSpacing w:val="0"/>
        <w:rPr>
          <w:ins w:author="GAVRANIC, Jelena" w:date="2025-02-25T15:25:00Z" w16du:dateUtc="2025-02-25T14:25:00Z" w:id="5699"/>
          <w:rFonts w:ascii="Calibri" w:hAnsi="Calibri" w:cs="Calibri"/>
          <w:sz w:val="22"/>
          <w:szCs w:val="22"/>
        </w:rPr>
      </w:pPr>
      <w:del w:author="GAVRANIC, Jelena" w:date="2025-02-25T15:30:00Z" w16du:dateUtc="2025-02-25T14:30:00Z" w:id="5700">
        <w:r w:rsidRPr="005D5556" w:rsidDel="003003BF">
          <w:rPr>
            <w:rFonts w:ascii="Calibri" w:hAnsi="Calibri" w:cs="Calibri"/>
            <w:sz w:val="22"/>
            <w:szCs w:val="22"/>
          </w:rPr>
          <w:delText>Bidders may choose to provide financial proposal for the required services and related equipment for all three locations in Nigeria. Partial bids (for one or two locations only) would not be accepted</w:delText>
        </w:r>
      </w:del>
      <w:r w:rsidRPr="005D5556">
        <w:rPr>
          <w:rFonts w:ascii="Calibri" w:hAnsi="Calibri" w:cs="Calibri"/>
          <w:sz w:val="22"/>
          <w:szCs w:val="22"/>
        </w:rPr>
        <w:t>.</w:t>
      </w:r>
    </w:p>
    <w:p w:rsidRPr="005D5556" w:rsidR="007D11E4" w:rsidP="003003BF" w:rsidRDefault="007D11E4" w14:paraId="75EE654D" w14:textId="77777777">
      <w:pPr>
        <w:pStyle w:val="ListParagraph"/>
        <w:widowControl w:val="0"/>
        <w:tabs>
          <w:tab w:val="left" w:pos="885"/>
        </w:tabs>
        <w:autoSpaceDE w:val="0"/>
        <w:autoSpaceDN w:val="0"/>
        <w:spacing w:before="40" w:line="276" w:lineRule="auto"/>
        <w:ind w:left="885" w:right="679"/>
        <w:contextualSpacing w:val="0"/>
        <w:rPr>
          <w:rFonts w:ascii="Calibri" w:hAnsi="Calibri" w:cs="Calibri"/>
          <w:sz w:val="22"/>
          <w:szCs w:val="22"/>
        </w:rPr>
      </w:pPr>
    </w:p>
    <w:p w:rsidRPr="005D5556" w:rsidR="00F16548" w:rsidP="00C469EF" w:rsidRDefault="00825D25" w14:paraId="3C9E5C81" w14:textId="77777777">
      <w:pPr>
        <w:pStyle w:val="BodyText"/>
        <w:numPr>
          <w:ilvl w:val="0"/>
          <w:numId w:val="25"/>
        </w:numPr>
        <w:tabs>
          <w:tab w:val="left" w:pos="720"/>
        </w:tabs>
        <w:ind w:left="0" w:firstLine="0"/>
        <w:rPr>
          <w:rFonts w:ascii="Calibri" w:hAnsi="Calibri" w:cs="Calibri"/>
          <w:sz w:val="22"/>
          <w:szCs w:val="22"/>
        </w:rPr>
      </w:pPr>
      <w:r w:rsidRPr="005D5556">
        <w:rPr>
          <w:rFonts w:ascii="Calibri" w:hAnsi="Calibri" w:cs="Calibri"/>
          <w:b/>
          <w:bCs/>
          <w:sz w:val="22"/>
          <w:szCs w:val="22"/>
          <w:u w:val="single"/>
        </w:rPr>
        <w:t>Language Requirements</w:t>
      </w:r>
    </w:p>
    <w:p w:rsidRPr="005D5556" w:rsidR="00F16548" w:rsidP="00F16548" w:rsidRDefault="00F16548" w14:paraId="224F954F" w14:textId="77777777">
      <w:pPr>
        <w:pStyle w:val="BodyText"/>
        <w:tabs>
          <w:tab w:val="left" w:pos="720"/>
        </w:tabs>
        <w:rPr>
          <w:rFonts w:ascii="Calibri" w:hAnsi="Calibri" w:cs="Calibri"/>
          <w:sz w:val="22"/>
          <w:szCs w:val="22"/>
        </w:rPr>
      </w:pPr>
    </w:p>
    <w:p w:rsidRPr="005D5556" w:rsidR="00F16548" w:rsidP="004353E8" w:rsidRDefault="004353E8" w14:paraId="780A2012" w14:textId="19260452">
      <w:pPr>
        <w:pStyle w:val="BodyText"/>
        <w:tabs>
          <w:tab w:val="left" w:pos="720"/>
        </w:tabs>
        <w:rPr>
          <w:rFonts w:ascii="Calibri" w:hAnsi="Calibri" w:cs="Calibri"/>
          <w:sz w:val="22"/>
          <w:szCs w:val="22"/>
        </w:rPr>
      </w:pPr>
      <w:r w:rsidRPr="743C092C" w:rsidR="004353E8">
        <w:rPr>
          <w:rFonts w:ascii="Calibri" w:hAnsi="Calibri" w:cs="Calibri"/>
          <w:sz w:val="22"/>
          <w:szCs w:val="22"/>
        </w:rPr>
        <w:t xml:space="preserve">All </w:t>
      </w:r>
      <w:r w:rsidRPr="743C092C" w:rsidR="005A51C5">
        <w:rPr>
          <w:rFonts w:ascii="Calibri" w:hAnsi="Calibri" w:cs="Calibri"/>
          <w:sz w:val="22"/>
          <w:szCs w:val="22"/>
        </w:rPr>
        <w:t xml:space="preserve">official communications and </w:t>
      </w:r>
      <w:r w:rsidRPr="743C092C" w:rsidR="004353E8">
        <w:rPr>
          <w:rFonts w:ascii="Calibri" w:hAnsi="Calibri" w:cs="Calibri"/>
          <w:sz w:val="22"/>
          <w:szCs w:val="22"/>
        </w:rPr>
        <w:t xml:space="preserve">training sessions will be </w:t>
      </w:r>
      <w:r w:rsidRPr="743C092C" w:rsidR="00856DC8">
        <w:rPr>
          <w:rFonts w:ascii="Calibri" w:hAnsi="Calibri" w:cs="Calibri"/>
          <w:sz w:val="22"/>
          <w:szCs w:val="22"/>
        </w:rPr>
        <w:t>done</w:t>
      </w:r>
      <w:r w:rsidRPr="743C092C" w:rsidR="004353E8">
        <w:rPr>
          <w:rFonts w:ascii="Calibri" w:hAnsi="Calibri" w:cs="Calibri"/>
          <w:sz w:val="22"/>
          <w:szCs w:val="22"/>
        </w:rPr>
        <w:t xml:space="preserve"> in English. All the training materials </w:t>
      </w:r>
      <w:r w:rsidRPr="743C092C" w:rsidR="001432F8">
        <w:rPr>
          <w:rFonts w:ascii="Calibri" w:hAnsi="Calibri" w:cs="Calibri"/>
          <w:sz w:val="22"/>
          <w:szCs w:val="22"/>
        </w:rPr>
        <w:t xml:space="preserve">have </w:t>
      </w:r>
      <w:ins w:author="GAVRANIC, Jelena" w:date="2025-02-25T15:31:00Z" w:id="957797237">
        <w:r w:rsidRPr="743C092C" w:rsidR="003003BF">
          <w:rPr>
            <w:rFonts w:ascii="Calibri" w:hAnsi="Calibri" w:cs="Calibri"/>
            <w:sz w:val="22"/>
            <w:szCs w:val="22"/>
          </w:rPr>
          <w:t>to</w:t>
        </w:r>
        <w:r w:rsidRPr="743C092C" w:rsidR="003003BF">
          <w:rPr>
            <w:rFonts w:ascii="Calibri" w:hAnsi="Calibri" w:cs="Calibri"/>
            <w:sz w:val="22"/>
            <w:szCs w:val="22"/>
          </w:rPr>
          <w:t xml:space="preserve"> </w:t>
        </w:r>
      </w:ins>
      <w:r w:rsidRPr="743C092C" w:rsidR="004353E8">
        <w:rPr>
          <w:rFonts w:ascii="Calibri" w:hAnsi="Calibri" w:cs="Calibri"/>
          <w:sz w:val="22"/>
          <w:szCs w:val="22"/>
        </w:rPr>
        <w:t>be prepared in English</w:t>
      </w:r>
      <w:r w:rsidRPr="743C092C" w:rsidR="005A51C5">
        <w:rPr>
          <w:rFonts w:ascii="Calibri" w:hAnsi="Calibri" w:cs="Calibri"/>
          <w:sz w:val="22"/>
          <w:szCs w:val="22"/>
        </w:rPr>
        <w:t>.</w:t>
      </w:r>
      <w:r w:rsidRPr="743C092C" w:rsidR="004353E8">
        <w:rPr>
          <w:rFonts w:ascii="Calibri" w:hAnsi="Calibri" w:cs="Calibri"/>
          <w:sz w:val="22"/>
          <w:szCs w:val="22"/>
        </w:rPr>
        <w:t xml:space="preserve"> </w:t>
      </w:r>
      <w:r w:rsidRPr="743C092C" w:rsidR="001432F8">
        <w:rPr>
          <w:rFonts w:ascii="Calibri" w:hAnsi="Calibri" w:cs="Calibri"/>
          <w:sz w:val="22"/>
          <w:szCs w:val="22"/>
        </w:rPr>
        <w:t xml:space="preserve">In addition, </w:t>
      </w:r>
      <w:ins w:author="KOTLUBEI, Viktoriia" w:date="2025-02-26T14:14:59.291Z" w:id="925888416">
        <w:r w:rsidRPr="743C092C" w:rsidR="6855D10E">
          <w:rPr>
            <w:rFonts w:ascii="Calibri" w:hAnsi="Calibri" w:cs="Calibri"/>
            <w:sz w:val="22"/>
            <w:szCs w:val="22"/>
          </w:rPr>
          <w:t xml:space="preserve">staff </w:t>
        </w:r>
      </w:ins>
      <w:ins w:author="KOTLUBEI, Viktoriia" w:date="2025-02-26T14:15:01.187Z" w:id="1848574193">
        <w:r w:rsidRPr="743C092C" w:rsidR="6855D10E">
          <w:rPr>
            <w:rFonts w:ascii="Calibri" w:hAnsi="Calibri" w:cs="Calibri"/>
            <w:sz w:val="22"/>
            <w:szCs w:val="22"/>
          </w:rPr>
          <w:t xml:space="preserve">of </w:t>
        </w:r>
      </w:ins>
      <w:r w:rsidRPr="743C092C" w:rsidR="001432F8">
        <w:rPr>
          <w:rFonts w:ascii="Calibri" w:hAnsi="Calibri" w:cs="Calibri"/>
          <w:sz w:val="22"/>
          <w:szCs w:val="22"/>
        </w:rPr>
        <w:t>the contractor must be able to understand</w:t>
      </w:r>
      <w:ins w:author="KOTLUBEI, Viktoriia" w:date="2025-02-26T14:15:13.789Z" w:id="1634728323">
        <w:r w:rsidRPr="743C092C" w:rsidR="1881A281">
          <w:rPr>
            <w:rFonts w:ascii="Calibri" w:hAnsi="Calibri" w:cs="Calibri"/>
            <w:sz w:val="22"/>
            <w:szCs w:val="22"/>
          </w:rPr>
          <w:t xml:space="preserve"> and communicate in</w:t>
        </w:r>
      </w:ins>
      <w:r w:rsidRPr="743C092C" w:rsidR="001432F8">
        <w:rPr>
          <w:rFonts w:ascii="Calibri" w:hAnsi="Calibri" w:cs="Calibri"/>
          <w:sz w:val="22"/>
          <w:szCs w:val="22"/>
        </w:rPr>
        <w:t xml:space="preserve"> Pidgin English.</w:t>
      </w:r>
      <w:del w:author="KOTLUBEI, Viktoriia" w:date="2025-02-26T14:15:04.787Z" w:id="1203912216">
        <w:r w:rsidRPr="743C092C" w:rsidDel="001432F8">
          <w:rPr>
            <w:rFonts w:ascii="Calibri" w:hAnsi="Calibri" w:cs="Calibri"/>
            <w:sz w:val="22"/>
            <w:szCs w:val="22"/>
          </w:rPr>
          <w:delText xml:space="preserve"> </w:delText>
        </w:r>
        <w:r w:rsidRPr="743C092C" w:rsidDel="0037024B">
          <w:rPr>
            <w:rFonts w:ascii="Calibri" w:hAnsi="Calibri" w:cs="Calibri"/>
            <w:sz w:val="22"/>
            <w:szCs w:val="22"/>
          </w:rPr>
          <w:delText xml:space="preserve"> </w:delText>
        </w:r>
      </w:del>
    </w:p>
    <w:p w:rsidRPr="005D5556" w:rsidR="00825D25" w:rsidRDefault="00825D25" w14:paraId="377D5284" w14:textId="77777777">
      <w:pPr>
        <w:pStyle w:val="BodyText"/>
        <w:tabs>
          <w:tab w:val="left" w:pos="720"/>
        </w:tabs>
        <w:rPr>
          <w:rFonts w:ascii="Calibri" w:hAnsi="Calibri" w:cs="Calibri"/>
          <w:sz w:val="22"/>
          <w:szCs w:val="22"/>
        </w:rPr>
      </w:pPr>
    </w:p>
    <w:p w:rsidRPr="005D5556" w:rsidR="00825D25" w:rsidP="00C469EF" w:rsidRDefault="00825D25" w14:paraId="5DD37515" w14:textId="173450D6">
      <w:pPr>
        <w:pStyle w:val="BodyText"/>
        <w:numPr>
          <w:ilvl w:val="0"/>
          <w:numId w:val="25"/>
        </w:numPr>
        <w:tabs>
          <w:tab w:val="left" w:pos="720"/>
        </w:tabs>
        <w:ind w:left="0" w:firstLine="0"/>
        <w:rPr>
          <w:rFonts w:ascii="Calibri" w:hAnsi="Calibri" w:cs="Calibri"/>
          <w:b/>
          <w:bCs/>
          <w:sz w:val="22"/>
          <w:szCs w:val="22"/>
        </w:rPr>
      </w:pPr>
      <w:r w:rsidRPr="005D5556">
        <w:rPr>
          <w:rFonts w:ascii="Calibri" w:hAnsi="Calibri" w:cs="Calibri"/>
          <w:b/>
          <w:bCs/>
          <w:sz w:val="22"/>
          <w:szCs w:val="22"/>
          <w:u w:val="single"/>
        </w:rPr>
        <w:t>Deliverables</w:t>
      </w:r>
      <w:ins w:author="GAVRANIC, Jelena" w:date="2025-02-25T15:32:00Z" w16du:dateUtc="2025-02-25T14:32:00Z" w:id="5702">
        <w:r w:rsidR="003003BF">
          <w:rPr>
            <w:rFonts w:ascii="Calibri" w:hAnsi="Calibri" w:cs="Calibri"/>
            <w:b/>
            <w:bCs/>
            <w:sz w:val="22"/>
            <w:szCs w:val="22"/>
            <w:u w:val="single"/>
          </w:rPr>
          <w:t xml:space="preserve"> and Payment Terms</w:t>
        </w:r>
      </w:ins>
    </w:p>
    <w:p w:rsidRPr="005D5556" w:rsidR="00F16548" w:rsidP="00F16548" w:rsidRDefault="00F16548" w14:paraId="143F8C62" w14:textId="77777777">
      <w:pPr>
        <w:pStyle w:val="BodyText"/>
        <w:tabs>
          <w:tab w:val="left" w:pos="720"/>
        </w:tabs>
        <w:rPr>
          <w:rFonts w:ascii="Calibri" w:hAnsi="Calibri" w:cs="Calibri"/>
          <w:b/>
          <w:bCs/>
          <w:sz w:val="22"/>
          <w:szCs w:val="22"/>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97"/>
        <w:gridCol w:w="3032"/>
        <w:gridCol w:w="2990"/>
      </w:tblGrid>
      <w:tr w:rsidRPr="005D5556" w:rsidR="004353E8" w:rsidTr="743C092C" w14:paraId="5DC23C56" w14:textId="77777777">
        <w:tc>
          <w:tcPr>
            <w:tcW w:w="3081" w:type="dxa"/>
            <w:shd w:val="clear" w:color="auto" w:fill="auto"/>
            <w:tcMar/>
          </w:tcPr>
          <w:p w:rsidRPr="005D5556" w:rsidR="004353E8" w:rsidP="007D1F73" w:rsidRDefault="004353E8" w14:paraId="64F958B3" w14:textId="77777777">
            <w:pPr>
              <w:pStyle w:val="BodyText"/>
              <w:tabs>
                <w:tab w:val="left" w:pos="720"/>
              </w:tabs>
              <w:rPr>
                <w:rFonts w:ascii="Calibri" w:hAnsi="Calibri" w:cs="Calibri"/>
                <w:sz w:val="22"/>
                <w:szCs w:val="22"/>
              </w:rPr>
            </w:pPr>
            <w:r w:rsidRPr="005D5556">
              <w:rPr>
                <w:rFonts w:ascii="Calibri" w:hAnsi="Calibri" w:cs="Calibri"/>
                <w:sz w:val="22"/>
                <w:szCs w:val="22"/>
              </w:rPr>
              <w:t>Schedule</w:t>
            </w:r>
          </w:p>
        </w:tc>
        <w:tc>
          <w:tcPr>
            <w:tcW w:w="3082" w:type="dxa"/>
            <w:shd w:val="clear" w:color="auto" w:fill="auto"/>
            <w:tcMar/>
          </w:tcPr>
          <w:p w:rsidRPr="005D5556" w:rsidR="004353E8" w:rsidP="003003BF" w:rsidRDefault="004353E8" w14:paraId="4CCCC7B5" w14:textId="77777777">
            <w:pPr>
              <w:pStyle w:val="BodyText"/>
              <w:tabs>
                <w:tab w:val="left" w:pos="720"/>
              </w:tabs>
              <w:ind w:left="226" w:hanging="226"/>
              <w:rPr>
                <w:rFonts w:ascii="Calibri" w:hAnsi="Calibri" w:cs="Calibri"/>
                <w:sz w:val="22"/>
                <w:szCs w:val="22"/>
              </w:rPr>
            </w:pPr>
            <w:r w:rsidRPr="005D5556">
              <w:rPr>
                <w:rFonts w:ascii="Calibri" w:hAnsi="Calibri" w:cs="Calibri"/>
                <w:sz w:val="22"/>
                <w:szCs w:val="22"/>
              </w:rPr>
              <w:t>Deliverables</w:t>
            </w:r>
          </w:p>
        </w:tc>
        <w:tc>
          <w:tcPr>
            <w:tcW w:w="3082" w:type="dxa"/>
            <w:shd w:val="clear" w:color="auto" w:fill="auto"/>
            <w:tcMar/>
          </w:tcPr>
          <w:p w:rsidRPr="005D5556" w:rsidR="004353E8" w:rsidP="007D1F73" w:rsidRDefault="004353E8" w14:paraId="67164E2F" w14:textId="77777777">
            <w:pPr>
              <w:pStyle w:val="BodyText"/>
              <w:tabs>
                <w:tab w:val="left" w:pos="720"/>
              </w:tabs>
              <w:rPr>
                <w:rFonts w:ascii="Calibri" w:hAnsi="Calibri" w:cs="Calibri"/>
                <w:sz w:val="22"/>
                <w:szCs w:val="22"/>
              </w:rPr>
            </w:pPr>
            <w:r w:rsidRPr="005D5556">
              <w:rPr>
                <w:rFonts w:ascii="Calibri" w:hAnsi="Calibri" w:cs="Calibri"/>
                <w:sz w:val="22"/>
                <w:szCs w:val="22"/>
              </w:rPr>
              <w:t>Payments</w:t>
            </w:r>
          </w:p>
        </w:tc>
      </w:tr>
      <w:tr w:rsidRPr="005D5556" w:rsidR="004353E8" w:rsidTr="743C092C" w14:paraId="58FEEDAC" w14:textId="77777777">
        <w:tc>
          <w:tcPr>
            <w:tcW w:w="3081" w:type="dxa"/>
            <w:shd w:val="clear" w:color="auto" w:fill="auto"/>
            <w:tcMar/>
          </w:tcPr>
          <w:p w:rsidRPr="005D5556" w:rsidR="004353E8" w:rsidP="007D1F73" w:rsidRDefault="009A6514" w14:paraId="7F919238" w14:textId="77777777">
            <w:pPr>
              <w:pStyle w:val="BodyText"/>
              <w:tabs>
                <w:tab w:val="left" w:pos="720"/>
              </w:tabs>
              <w:rPr>
                <w:rFonts w:ascii="Calibri" w:hAnsi="Calibri" w:cs="Calibri"/>
                <w:sz w:val="22"/>
                <w:szCs w:val="22"/>
              </w:rPr>
            </w:pPr>
            <w:r w:rsidRPr="005D5556">
              <w:rPr>
                <w:rFonts w:ascii="Calibri" w:hAnsi="Calibri" w:cs="Calibri"/>
                <w:sz w:val="22"/>
                <w:szCs w:val="22"/>
              </w:rPr>
              <w:t>Upon signature</w:t>
            </w:r>
          </w:p>
        </w:tc>
        <w:tc>
          <w:tcPr>
            <w:tcW w:w="3082" w:type="dxa"/>
            <w:shd w:val="clear" w:color="auto" w:fill="auto"/>
            <w:tcMar/>
          </w:tcPr>
          <w:p w:rsidRPr="005D5556" w:rsidR="008D16C5" w:rsidP="003003BF" w:rsidRDefault="008D16C5" w14:paraId="0EA36C87" w14:textId="69D7D75D">
            <w:pPr>
              <w:pStyle w:val="BodyText"/>
              <w:numPr>
                <w:ilvl w:val="0"/>
                <w:numId w:val="11"/>
              </w:numPr>
              <w:tabs>
                <w:tab w:val="left" w:pos="720"/>
              </w:tabs>
              <w:ind w:left="226" w:hanging="226"/>
              <w:rPr>
                <w:rFonts w:ascii="Calibri" w:hAnsi="Calibri" w:cs="Calibri"/>
                <w:sz w:val="22"/>
                <w:szCs w:val="22"/>
              </w:rPr>
            </w:pPr>
            <w:r w:rsidRPr="005D5556">
              <w:rPr>
                <w:rFonts w:ascii="Calibri" w:hAnsi="Calibri" w:cs="Calibri"/>
                <w:sz w:val="22"/>
                <w:szCs w:val="22"/>
              </w:rPr>
              <w:t>Signed contract</w:t>
            </w:r>
            <w:r w:rsidRPr="005D5556" w:rsidR="00B502F8">
              <w:rPr>
                <w:rFonts w:ascii="Calibri" w:hAnsi="Calibri" w:cs="Calibri"/>
                <w:sz w:val="22"/>
                <w:szCs w:val="22"/>
              </w:rPr>
              <w:t>;</w:t>
            </w:r>
          </w:p>
          <w:p w:rsidRPr="005D5556" w:rsidR="008D16C5" w:rsidP="003003BF" w:rsidRDefault="001826AC" w14:paraId="2E872606" w14:textId="43B02756">
            <w:pPr>
              <w:pStyle w:val="BodyText"/>
              <w:numPr>
                <w:ilvl w:val="0"/>
                <w:numId w:val="11"/>
              </w:numPr>
              <w:tabs>
                <w:tab w:val="left" w:pos="720"/>
              </w:tabs>
              <w:ind w:left="226" w:hanging="226"/>
              <w:rPr>
                <w:rFonts w:ascii="Calibri" w:hAnsi="Calibri" w:cs="Calibri"/>
                <w:sz w:val="22"/>
                <w:szCs w:val="22"/>
              </w:rPr>
            </w:pPr>
            <w:r>
              <w:rPr>
                <w:rFonts w:ascii="Calibri" w:hAnsi="Calibri" w:cs="Calibri"/>
                <w:sz w:val="22"/>
                <w:szCs w:val="22"/>
              </w:rPr>
              <w:t>Workplan;</w:t>
            </w:r>
          </w:p>
          <w:p w:rsidRPr="005D5556" w:rsidR="00D802B1" w:rsidP="003003BF" w:rsidRDefault="00B502F8" w14:paraId="73B81A48" w14:textId="3E9CFCD4">
            <w:pPr>
              <w:pStyle w:val="BodyText"/>
              <w:numPr>
                <w:ilvl w:val="0"/>
                <w:numId w:val="11"/>
              </w:numPr>
              <w:tabs>
                <w:tab w:val="left" w:pos="720"/>
              </w:tabs>
              <w:ind w:left="226" w:hanging="226"/>
              <w:rPr>
                <w:rFonts w:ascii="Calibri" w:hAnsi="Calibri" w:cs="Calibri"/>
                <w:sz w:val="22"/>
                <w:szCs w:val="22"/>
              </w:rPr>
            </w:pPr>
            <w:r w:rsidRPr="005D5556">
              <w:rPr>
                <w:rFonts w:ascii="Calibri" w:hAnsi="Calibri" w:cs="Calibri"/>
                <w:sz w:val="22"/>
                <w:szCs w:val="22"/>
              </w:rPr>
              <w:t>A</w:t>
            </w:r>
            <w:r w:rsidRPr="005D5556" w:rsidR="00D802B1">
              <w:rPr>
                <w:rFonts w:ascii="Calibri" w:hAnsi="Calibri" w:cs="Calibri"/>
                <w:sz w:val="22"/>
                <w:szCs w:val="22"/>
              </w:rPr>
              <w:t xml:space="preserve"> list separating the enterprises by businesses</w:t>
            </w:r>
            <w:r w:rsidRPr="005D5556">
              <w:rPr>
                <w:rFonts w:ascii="Calibri" w:hAnsi="Calibri" w:cs="Calibri"/>
                <w:sz w:val="22"/>
                <w:szCs w:val="22"/>
              </w:rPr>
              <w:t xml:space="preserve"> into training groups 2</w:t>
            </w:r>
            <w:r w:rsidRPr="005D5556" w:rsidR="00EE2A56">
              <w:rPr>
                <w:rFonts w:ascii="Calibri" w:hAnsi="Calibri" w:cs="Calibri"/>
                <w:sz w:val="22"/>
                <w:szCs w:val="22"/>
              </w:rPr>
              <w:t>2</w:t>
            </w:r>
            <w:r w:rsidRPr="005D5556">
              <w:rPr>
                <w:rFonts w:ascii="Calibri" w:hAnsi="Calibri" w:cs="Calibri"/>
                <w:sz w:val="22"/>
                <w:szCs w:val="22"/>
              </w:rPr>
              <w:t xml:space="preserve"> people maximum;</w:t>
            </w:r>
          </w:p>
          <w:p w:rsidRPr="005D5556" w:rsidR="008D16C5" w:rsidP="003003BF" w:rsidRDefault="008D16C5" w14:paraId="11CA89C0" w14:textId="10D63C33">
            <w:pPr>
              <w:pStyle w:val="BodyText"/>
              <w:numPr>
                <w:ilvl w:val="0"/>
                <w:numId w:val="11"/>
              </w:numPr>
              <w:tabs>
                <w:tab w:val="left" w:pos="720"/>
              </w:tabs>
              <w:ind w:left="226" w:hanging="226"/>
              <w:rPr>
                <w:rFonts w:ascii="Calibri" w:hAnsi="Calibri" w:cs="Calibri"/>
                <w:sz w:val="22"/>
                <w:szCs w:val="22"/>
              </w:rPr>
            </w:pPr>
            <w:r w:rsidRPr="005D5556">
              <w:rPr>
                <w:rFonts w:ascii="Calibri" w:hAnsi="Calibri" w:cs="Calibri"/>
                <w:sz w:val="22"/>
                <w:szCs w:val="22"/>
              </w:rPr>
              <w:t>Pre</w:t>
            </w:r>
            <w:r w:rsidR="001826AC">
              <w:rPr>
                <w:rFonts w:ascii="Calibri" w:hAnsi="Calibri" w:cs="Calibri"/>
                <w:sz w:val="22"/>
                <w:szCs w:val="22"/>
              </w:rPr>
              <w:t>-</w:t>
            </w:r>
            <w:r w:rsidRPr="005D5556">
              <w:rPr>
                <w:rFonts w:ascii="Calibri" w:hAnsi="Calibri" w:cs="Calibri"/>
                <w:sz w:val="22"/>
                <w:szCs w:val="22"/>
              </w:rPr>
              <w:t xml:space="preserve"> and post</w:t>
            </w:r>
            <w:r w:rsidR="001826AC">
              <w:rPr>
                <w:rFonts w:ascii="Calibri" w:hAnsi="Calibri" w:cs="Calibri"/>
                <w:sz w:val="22"/>
                <w:szCs w:val="22"/>
              </w:rPr>
              <w:t>-</w:t>
            </w:r>
            <w:r w:rsidRPr="005D5556">
              <w:rPr>
                <w:rFonts w:ascii="Calibri" w:hAnsi="Calibri" w:cs="Calibri"/>
                <w:sz w:val="22"/>
                <w:szCs w:val="22"/>
              </w:rPr>
              <w:t xml:space="preserve"> evaluation questionnaires</w:t>
            </w:r>
            <w:r w:rsidRPr="005D5556" w:rsidR="00B502F8">
              <w:rPr>
                <w:rFonts w:ascii="Calibri" w:hAnsi="Calibri" w:cs="Calibri"/>
                <w:sz w:val="22"/>
                <w:szCs w:val="22"/>
              </w:rPr>
              <w:t>;</w:t>
            </w:r>
          </w:p>
          <w:p w:rsidRPr="005D5556" w:rsidR="008D16C5" w:rsidP="003003BF" w:rsidRDefault="1226F958" w14:paraId="22134EDD" w14:textId="2A64A4EB">
            <w:pPr>
              <w:pStyle w:val="BodyText"/>
              <w:numPr>
                <w:ilvl w:val="0"/>
                <w:numId w:val="11"/>
              </w:numPr>
              <w:tabs>
                <w:tab w:val="left" w:pos="720"/>
              </w:tabs>
              <w:ind w:left="226" w:hanging="226"/>
              <w:rPr>
                <w:rFonts w:ascii="Calibri" w:hAnsi="Calibri" w:cs="Calibri"/>
                <w:sz w:val="22"/>
                <w:szCs w:val="22"/>
              </w:rPr>
            </w:pPr>
            <w:r w:rsidRPr="005D5556">
              <w:rPr>
                <w:rFonts w:ascii="Calibri" w:hAnsi="Calibri" w:cs="Calibri"/>
                <w:sz w:val="22"/>
                <w:szCs w:val="22"/>
              </w:rPr>
              <w:t xml:space="preserve">Draft designs for banners, flyers, jotters, </w:t>
            </w:r>
            <w:r w:rsidRPr="005D5556" w:rsidR="00B235E5">
              <w:rPr>
                <w:rFonts w:ascii="Calibri" w:hAnsi="Calibri" w:cs="Calibri"/>
                <w:sz w:val="22"/>
                <w:szCs w:val="22"/>
              </w:rPr>
              <w:t>pen</w:t>
            </w:r>
            <w:r w:rsidRPr="005D5556">
              <w:rPr>
                <w:rFonts w:ascii="Calibri" w:hAnsi="Calibri" w:cs="Calibri"/>
                <w:sz w:val="22"/>
                <w:szCs w:val="22"/>
              </w:rPr>
              <w:t xml:space="preserve"> bags</w:t>
            </w:r>
            <w:r w:rsidRPr="005D5556" w:rsidR="00B235E5">
              <w:rPr>
                <w:rFonts w:ascii="Calibri" w:hAnsi="Calibri" w:cs="Calibri"/>
                <w:sz w:val="22"/>
                <w:szCs w:val="22"/>
              </w:rPr>
              <w:t xml:space="preserve"> and any other training materials</w:t>
            </w:r>
            <w:r w:rsidRPr="005D5556" w:rsidR="00B502F8">
              <w:rPr>
                <w:rFonts w:ascii="Calibri" w:hAnsi="Calibri" w:cs="Calibri"/>
                <w:sz w:val="22"/>
                <w:szCs w:val="22"/>
              </w:rPr>
              <w:t>, which were developed in cooperation with NO</w:t>
            </w:r>
            <w:r w:rsidRPr="005D5556" w:rsidR="4EB8F706">
              <w:rPr>
                <w:rFonts w:ascii="Calibri" w:hAnsi="Calibri" w:cs="Calibri"/>
                <w:sz w:val="22"/>
                <w:szCs w:val="22"/>
              </w:rPr>
              <w:t>O</w:t>
            </w:r>
            <w:r w:rsidRPr="005D5556" w:rsidR="00B502F8">
              <w:rPr>
                <w:rFonts w:ascii="Calibri" w:hAnsi="Calibri" w:cs="Calibri"/>
                <w:sz w:val="22"/>
                <w:szCs w:val="22"/>
              </w:rPr>
              <w:t xml:space="preserve"> of Nigeria;</w:t>
            </w:r>
          </w:p>
          <w:p w:rsidRPr="005D5556" w:rsidR="008D16C5" w:rsidP="003003BF" w:rsidRDefault="008D16C5" w14:paraId="59C52C08" w14:textId="2D0F5EBD">
            <w:pPr>
              <w:pStyle w:val="BodyText"/>
              <w:numPr>
                <w:ilvl w:val="0"/>
                <w:numId w:val="11"/>
              </w:numPr>
              <w:tabs>
                <w:tab w:val="left" w:pos="720"/>
              </w:tabs>
              <w:ind w:left="226" w:hanging="226"/>
              <w:rPr>
                <w:rFonts w:ascii="Calibri" w:hAnsi="Calibri" w:cs="Calibri"/>
                <w:sz w:val="22"/>
                <w:szCs w:val="22"/>
              </w:rPr>
            </w:pPr>
            <w:r w:rsidRPr="005D5556">
              <w:rPr>
                <w:rFonts w:ascii="Calibri" w:hAnsi="Calibri" w:cs="Calibri"/>
                <w:sz w:val="22"/>
                <w:szCs w:val="22"/>
              </w:rPr>
              <w:t xml:space="preserve">Design </w:t>
            </w:r>
            <w:r w:rsidRPr="005D5556" w:rsidR="00B9564B">
              <w:rPr>
                <w:rFonts w:ascii="Calibri" w:hAnsi="Calibri" w:cs="Calibri"/>
                <w:sz w:val="22"/>
                <w:szCs w:val="22"/>
              </w:rPr>
              <w:t xml:space="preserve">of </w:t>
            </w:r>
            <w:r w:rsidRPr="005D5556">
              <w:rPr>
                <w:rFonts w:ascii="Calibri" w:hAnsi="Calibri" w:cs="Calibri"/>
                <w:sz w:val="22"/>
                <w:szCs w:val="22"/>
              </w:rPr>
              <w:t>certificate of participation</w:t>
            </w:r>
            <w:r w:rsidRPr="005D5556" w:rsidR="00B502F8">
              <w:rPr>
                <w:rFonts w:ascii="Calibri" w:hAnsi="Calibri" w:cs="Calibri"/>
                <w:sz w:val="22"/>
                <w:szCs w:val="22"/>
              </w:rPr>
              <w:t>;</w:t>
            </w:r>
          </w:p>
          <w:p w:rsidRPr="005D5556" w:rsidR="008D16C5" w:rsidP="003003BF" w:rsidRDefault="00B502F8" w14:paraId="7C370E23" w14:textId="4C45E588">
            <w:pPr>
              <w:pStyle w:val="BodyText"/>
              <w:numPr>
                <w:ilvl w:val="0"/>
                <w:numId w:val="11"/>
              </w:numPr>
              <w:tabs>
                <w:tab w:val="left" w:pos="720"/>
              </w:tabs>
              <w:ind w:left="226" w:hanging="226"/>
              <w:rPr>
                <w:rFonts w:ascii="Calibri" w:hAnsi="Calibri" w:cs="Calibri"/>
                <w:sz w:val="22"/>
                <w:szCs w:val="22"/>
              </w:rPr>
            </w:pPr>
            <w:r w:rsidRPr="005D5556">
              <w:rPr>
                <w:rFonts w:ascii="Calibri" w:hAnsi="Calibri" w:cs="Calibri"/>
                <w:sz w:val="22"/>
                <w:szCs w:val="22"/>
              </w:rPr>
              <w:t>T</w:t>
            </w:r>
            <w:r w:rsidRPr="005D5556" w:rsidR="008D16C5">
              <w:rPr>
                <w:rFonts w:ascii="Calibri" w:hAnsi="Calibri" w:cs="Calibri"/>
                <w:sz w:val="22"/>
                <w:szCs w:val="22"/>
              </w:rPr>
              <w:t xml:space="preserve">raining </w:t>
            </w:r>
            <w:r w:rsidRPr="005D5556">
              <w:rPr>
                <w:rFonts w:ascii="Calibri" w:hAnsi="Calibri" w:cs="Calibri"/>
                <w:sz w:val="22"/>
                <w:szCs w:val="22"/>
              </w:rPr>
              <w:t xml:space="preserve">sessions </w:t>
            </w:r>
            <w:r w:rsidRPr="005D5556" w:rsidR="008D16C5">
              <w:rPr>
                <w:rFonts w:ascii="Calibri" w:hAnsi="Calibri" w:cs="Calibri"/>
                <w:sz w:val="22"/>
                <w:szCs w:val="22"/>
              </w:rPr>
              <w:t>agenda</w:t>
            </w:r>
            <w:r w:rsidR="001826AC">
              <w:rPr>
                <w:rFonts w:ascii="Calibri" w:hAnsi="Calibri" w:cs="Calibri"/>
                <w:sz w:val="22"/>
                <w:szCs w:val="22"/>
              </w:rPr>
              <w:t xml:space="preserve"> for Kano, Lagos, Port Harcourt and a final session in Lagos</w:t>
            </w:r>
            <w:r w:rsidRPr="005D5556">
              <w:rPr>
                <w:rFonts w:ascii="Calibri" w:hAnsi="Calibri" w:cs="Calibri"/>
                <w:sz w:val="22"/>
                <w:szCs w:val="22"/>
              </w:rPr>
              <w:t>;</w:t>
            </w:r>
          </w:p>
          <w:p w:rsidRPr="005D5556" w:rsidR="009A6514" w:rsidP="003003BF" w:rsidRDefault="008D16C5" w14:paraId="67264FBF" w14:textId="0DB375FC">
            <w:pPr>
              <w:pStyle w:val="BodyText"/>
              <w:numPr>
                <w:ilvl w:val="0"/>
                <w:numId w:val="11"/>
              </w:numPr>
              <w:tabs>
                <w:tab w:val="left" w:pos="720"/>
              </w:tabs>
              <w:ind w:left="226" w:hanging="226"/>
              <w:rPr>
                <w:rFonts w:ascii="Calibri" w:hAnsi="Calibri" w:cs="Calibri"/>
                <w:sz w:val="22"/>
                <w:szCs w:val="22"/>
              </w:rPr>
            </w:pPr>
            <w:r w:rsidRPr="005D5556">
              <w:rPr>
                <w:rFonts w:ascii="Calibri" w:hAnsi="Calibri" w:cs="Calibri"/>
                <w:sz w:val="22"/>
                <w:szCs w:val="22"/>
              </w:rPr>
              <w:t>Invoice</w:t>
            </w:r>
            <w:r w:rsidRPr="005D5556" w:rsidR="00B502F8">
              <w:rPr>
                <w:rFonts w:ascii="Calibri" w:hAnsi="Calibri" w:cs="Calibri"/>
                <w:sz w:val="22"/>
                <w:szCs w:val="22"/>
              </w:rPr>
              <w:t>.</w:t>
            </w:r>
          </w:p>
        </w:tc>
        <w:tc>
          <w:tcPr>
            <w:tcW w:w="3082" w:type="dxa"/>
            <w:shd w:val="clear" w:color="auto" w:fill="auto"/>
            <w:tcMar/>
          </w:tcPr>
          <w:p w:rsidRPr="005D5556" w:rsidR="004353E8" w:rsidP="007D1F73" w:rsidRDefault="003534DE" w14:paraId="43CE361E" w14:textId="77777777">
            <w:pPr>
              <w:pStyle w:val="BodyText"/>
              <w:tabs>
                <w:tab w:val="left" w:pos="720"/>
              </w:tabs>
              <w:jc w:val="right"/>
              <w:rPr>
                <w:rFonts w:ascii="Calibri" w:hAnsi="Calibri" w:cs="Calibri"/>
                <w:sz w:val="22"/>
                <w:szCs w:val="22"/>
              </w:rPr>
            </w:pPr>
            <w:r w:rsidRPr="005D5556">
              <w:rPr>
                <w:rFonts w:ascii="Calibri" w:hAnsi="Calibri" w:cs="Calibri"/>
                <w:sz w:val="22"/>
                <w:szCs w:val="22"/>
              </w:rPr>
              <w:t>4</w:t>
            </w:r>
            <w:r w:rsidRPr="005D5556" w:rsidR="009A6514">
              <w:rPr>
                <w:rFonts w:ascii="Calibri" w:hAnsi="Calibri" w:cs="Calibri"/>
                <w:sz w:val="22"/>
                <w:szCs w:val="22"/>
              </w:rPr>
              <w:t>0%</w:t>
            </w:r>
          </w:p>
        </w:tc>
      </w:tr>
      <w:tr w:rsidRPr="005D5556" w:rsidR="004353E8" w:rsidTr="743C092C" w14:paraId="13FD29A8" w14:textId="77777777">
        <w:tc>
          <w:tcPr>
            <w:tcW w:w="3081" w:type="dxa"/>
            <w:shd w:val="clear" w:color="auto" w:fill="auto"/>
            <w:tcMar/>
          </w:tcPr>
          <w:p w:rsidRPr="005D5556" w:rsidR="004353E8" w:rsidP="007D1F73" w:rsidRDefault="009A6514" w14:paraId="46F0B1FB" w14:textId="77777777">
            <w:pPr>
              <w:pStyle w:val="BodyText"/>
              <w:tabs>
                <w:tab w:val="left" w:pos="720"/>
              </w:tabs>
              <w:rPr>
                <w:rFonts w:ascii="Calibri" w:hAnsi="Calibri" w:cs="Calibri"/>
                <w:sz w:val="22"/>
                <w:szCs w:val="22"/>
              </w:rPr>
            </w:pPr>
            <w:r w:rsidRPr="005D5556">
              <w:rPr>
                <w:rFonts w:ascii="Calibri" w:hAnsi="Calibri" w:cs="Calibri"/>
                <w:sz w:val="22"/>
                <w:szCs w:val="22"/>
              </w:rPr>
              <w:t>Completion of the contract</w:t>
            </w:r>
          </w:p>
        </w:tc>
        <w:tc>
          <w:tcPr>
            <w:tcW w:w="3082" w:type="dxa"/>
            <w:shd w:val="clear" w:color="auto" w:fill="auto"/>
            <w:tcMar/>
          </w:tcPr>
          <w:p w:rsidR="1573BF07" w:rsidP="743C092C" w:rsidRDefault="1573BF07" w14:paraId="5B2D7F45" w14:textId="105ED6F7">
            <w:pPr>
              <w:pStyle w:val="BodyText"/>
              <w:numPr>
                <w:ilvl w:val="0"/>
                <w:numId w:val="12"/>
              </w:numPr>
              <w:tabs>
                <w:tab w:val="left" w:leader="none" w:pos="720"/>
              </w:tabs>
              <w:ind w:left="226" w:hanging="226"/>
              <w:rPr>
                <w:rFonts w:ascii="Calibri" w:hAnsi="Calibri" w:cs="Calibri"/>
                <w:sz w:val="22"/>
                <w:szCs w:val="22"/>
              </w:rPr>
            </w:pPr>
            <w:r w:rsidRPr="743C092C" w:rsidR="1573BF07">
              <w:rPr>
                <w:rFonts w:ascii="Calibri" w:hAnsi="Calibri" w:cs="Calibri"/>
                <w:sz w:val="22"/>
                <w:szCs w:val="22"/>
              </w:rPr>
              <w:t>A sex segregated list of participants</w:t>
            </w:r>
            <w:ins w:author="KOTLUBEI, Viktoriia" w:date="2025-02-26T14:10:48.476Z" w:id="1957545008">
              <w:r w:rsidRPr="743C092C" w:rsidR="58B3E668">
                <w:rPr>
                  <w:rFonts w:ascii="Calibri" w:hAnsi="Calibri" w:cs="Calibri"/>
                  <w:sz w:val="22"/>
                  <w:szCs w:val="22"/>
                </w:rPr>
                <w:t>, at least 60% of companies must attend the training and 100% of companies must be reached</w:t>
              </w:r>
            </w:ins>
          </w:p>
          <w:p w:rsidRPr="005D5556" w:rsidR="008D16C5" w:rsidP="003003BF" w:rsidRDefault="008D16C5" w14:paraId="6EA0CCC1" w14:textId="77777777">
            <w:pPr>
              <w:pStyle w:val="BodyText"/>
              <w:numPr>
                <w:ilvl w:val="0"/>
                <w:numId w:val="12"/>
              </w:numPr>
              <w:tabs>
                <w:tab w:val="left" w:pos="720"/>
              </w:tabs>
              <w:ind w:left="226" w:hanging="226"/>
              <w:rPr>
                <w:rFonts w:ascii="Calibri" w:hAnsi="Calibri" w:cs="Calibri"/>
                <w:sz w:val="22"/>
                <w:szCs w:val="22"/>
              </w:rPr>
            </w:pPr>
            <w:r w:rsidRPr="005D5556">
              <w:rPr>
                <w:rFonts w:ascii="Calibri" w:hAnsi="Calibri" w:cs="Calibri"/>
                <w:sz w:val="22"/>
                <w:szCs w:val="22"/>
              </w:rPr>
              <w:t xml:space="preserve">Photos links </w:t>
            </w:r>
            <w:r w:rsidRPr="005D5556" w:rsidR="00B235E5">
              <w:rPr>
                <w:rFonts w:ascii="Calibri" w:hAnsi="Calibri" w:cs="Calibri"/>
                <w:sz w:val="22"/>
                <w:szCs w:val="22"/>
              </w:rPr>
              <w:t>and hard drive</w:t>
            </w:r>
          </w:p>
          <w:p w:rsidRPr="005D5556" w:rsidR="0099107E" w:rsidP="003003BF" w:rsidRDefault="0099107E" w14:paraId="29DBFE5A" w14:textId="77777777">
            <w:pPr>
              <w:pStyle w:val="BodyText"/>
              <w:numPr>
                <w:ilvl w:val="0"/>
                <w:numId w:val="12"/>
              </w:numPr>
              <w:tabs>
                <w:tab w:val="left" w:pos="720"/>
              </w:tabs>
              <w:ind w:left="226" w:hanging="226"/>
              <w:rPr>
                <w:rFonts w:ascii="Calibri" w:hAnsi="Calibri" w:cs="Calibri"/>
                <w:sz w:val="22"/>
                <w:szCs w:val="22"/>
              </w:rPr>
            </w:pPr>
            <w:r w:rsidRPr="005D5556">
              <w:rPr>
                <w:rFonts w:ascii="Calibri" w:hAnsi="Calibri" w:cs="Calibri"/>
                <w:sz w:val="22"/>
                <w:szCs w:val="22"/>
              </w:rPr>
              <w:t>Copies of printed training manuals and materials</w:t>
            </w:r>
          </w:p>
          <w:p w:rsidRPr="005D5556" w:rsidR="008D16C5" w:rsidP="003003BF" w:rsidRDefault="008D16C5" w14:paraId="77B98E72" w14:textId="77777777">
            <w:pPr>
              <w:pStyle w:val="BodyText"/>
              <w:numPr>
                <w:ilvl w:val="0"/>
                <w:numId w:val="12"/>
              </w:numPr>
              <w:tabs>
                <w:tab w:val="left" w:pos="720"/>
              </w:tabs>
              <w:ind w:left="226" w:hanging="226"/>
              <w:rPr>
                <w:rFonts w:ascii="Calibri" w:hAnsi="Calibri" w:cs="Calibri"/>
                <w:sz w:val="22"/>
                <w:szCs w:val="22"/>
              </w:rPr>
            </w:pPr>
            <w:r w:rsidRPr="005D5556">
              <w:rPr>
                <w:rFonts w:ascii="Calibri" w:hAnsi="Calibri" w:cs="Calibri"/>
                <w:sz w:val="22"/>
                <w:szCs w:val="22"/>
              </w:rPr>
              <w:t>Report on final evaluation for each participant</w:t>
            </w:r>
          </w:p>
          <w:p w:rsidRPr="005D5556" w:rsidR="008D16C5" w:rsidP="003003BF" w:rsidRDefault="006F7D2F" w14:paraId="249A9DC2" w14:textId="77777777">
            <w:pPr>
              <w:pStyle w:val="BodyText"/>
              <w:numPr>
                <w:ilvl w:val="0"/>
                <w:numId w:val="12"/>
              </w:numPr>
              <w:tabs>
                <w:tab w:val="left" w:pos="720"/>
              </w:tabs>
              <w:ind w:left="226" w:hanging="226"/>
              <w:rPr>
                <w:rFonts w:ascii="Calibri" w:hAnsi="Calibri" w:cs="Calibri"/>
                <w:sz w:val="22"/>
                <w:szCs w:val="22"/>
              </w:rPr>
            </w:pPr>
            <w:r w:rsidRPr="005D5556">
              <w:rPr>
                <w:rFonts w:ascii="Calibri" w:hAnsi="Calibri" w:cs="Calibri"/>
                <w:sz w:val="22"/>
                <w:szCs w:val="22"/>
              </w:rPr>
              <w:t>T</w:t>
            </w:r>
            <w:r w:rsidRPr="005D5556" w:rsidR="008D16C5">
              <w:rPr>
                <w:rFonts w:ascii="Calibri" w:hAnsi="Calibri" w:cs="Calibri"/>
                <w:sz w:val="22"/>
                <w:szCs w:val="22"/>
              </w:rPr>
              <w:t xml:space="preserve">ransaction records for hotels and bus services, air </w:t>
            </w:r>
            <w:r w:rsidRPr="005D5556" w:rsidR="00B9564B">
              <w:rPr>
                <w:rFonts w:ascii="Calibri" w:hAnsi="Calibri" w:cs="Calibri"/>
                <w:sz w:val="22"/>
                <w:szCs w:val="22"/>
              </w:rPr>
              <w:t>tickets, including</w:t>
            </w:r>
            <w:r w:rsidRPr="005D5556" w:rsidR="008D16C5">
              <w:rPr>
                <w:rFonts w:ascii="Calibri" w:hAnsi="Calibri" w:cs="Calibri"/>
                <w:sz w:val="22"/>
                <w:szCs w:val="22"/>
              </w:rPr>
              <w:t xml:space="preserve"> proof of payment of allowances</w:t>
            </w:r>
          </w:p>
          <w:p w:rsidRPr="005D5556" w:rsidR="008D16C5" w:rsidP="003003BF" w:rsidRDefault="008D16C5" w14:paraId="5AA2D625" w14:textId="77777777">
            <w:pPr>
              <w:pStyle w:val="BodyText"/>
              <w:numPr>
                <w:ilvl w:val="0"/>
                <w:numId w:val="12"/>
              </w:numPr>
              <w:tabs>
                <w:tab w:val="left" w:pos="720"/>
              </w:tabs>
              <w:ind w:left="226" w:hanging="226"/>
              <w:rPr>
                <w:rFonts w:ascii="Calibri" w:hAnsi="Calibri" w:cs="Calibri"/>
                <w:sz w:val="22"/>
                <w:szCs w:val="22"/>
              </w:rPr>
            </w:pPr>
            <w:r w:rsidRPr="005D5556">
              <w:rPr>
                <w:rFonts w:ascii="Calibri" w:hAnsi="Calibri" w:cs="Calibri"/>
                <w:sz w:val="22"/>
                <w:szCs w:val="22"/>
              </w:rPr>
              <w:t>Copies of certificates given to each participant</w:t>
            </w:r>
          </w:p>
          <w:p w:rsidRPr="005D5556" w:rsidR="00B235E5" w:rsidP="003003BF" w:rsidRDefault="00B235E5" w14:paraId="33FE2BE6" w14:textId="77777777">
            <w:pPr>
              <w:pStyle w:val="BodyText"/>
              <w:numPr>
                <w:ilvl w:val="0"/>
                <w:numId w:val="12"/>
              </w:numPr>
              <w:tabs>
                <w:tab w:val="left" w:pos="720"/>
              </w:tabs>
              <w:ind w:left="226" w:hanging="226"/>
              <w:rPr>
                <w:rFonts w:ascii="Calibri" w:hAnsi="Calibri" w:cs="Calibri"/>
                <w:sz w:val="22"/>
                <w:szCs w:val="22"/>
              </w:rPr>
            </w:pPr>
            <w:r w:rsidRPr="005D5556">
              <w:rPr>
                <w:rFonts w:ascii="Calibri" w:hAnsi="Calibri" w:cs="Calibri"/>
                <w:sz w:val="22"/>
                <w:szCs w:val="22"/>
              </w:rPr>
              <w:t>Copies of media reports from prints, TV, radios etc</w:t>
            </w:r>
          </w:p>
          <w:p w:rsidRPr="005D5556" w:rsidR="008D16C5" w:rsidP="003003BF" w:rsidRDefault="008D16C5" w14:paraId="38E6E3F5" w14:textId="77777777">
            <w:pPr>
              <w:pStyle w:val="BodyText"/>
              <w:numPr>
                <w:ilvl w:val="0"/>
                <w:numId w:val="12"/>
              </w:numPr>
              <w:tabs>
                <w:tab w:val="left" w:pos="720"/>
              </w:tabs>
              <w:ind w:left="226" w:hanging="226"/>
              <w:rPr>
                <w:rFonts w:ascii="Calibri" w:hAnsi="Calibri" w:cs="Calibri"/>
                <w:sz w:val="22"/>
                <w:szCs w:val="22"/>
              </w:rPr>
            </w:pPr>
            <w:r w:rsidRPr="005D5556">
              <w:rPr>
                <w:rFonts w:ascii="Calibri" w:hAnsi="Calibri" w:cs="Calibri"/>
                <w:sz w:val="22"/>
                <w:szCs w:val="22"/>
              </w:rPr>
              <w:t>Social media report with links to the publications</w:t>
            </w:r>
            <w:r w:rsidRPr="005D5556" w:rsidR="00114DAE">
              <w:rPr>
                <w:rFonts w:ascii="Calibri" w:hAnsi="Calibri" w:cs="Calibri"/>
                <w:sz w:val="22"/>
                <w:szCs w:val="22"/>
              </w:rPr>
              <w:t xml:space="preserve"> on X, Instagram</w:t>
            </w:r>
            <w:r w:rsidRPr="005D5556" w:rsidR="00B235E5">
              <w:rPr>
                <w:rFonts w:ascii="Calibri" w:hAnsi="Calibri" w:cs="Calibri"/>
                <w:sz w:val="22"/>
                <w:szCs w:val="22"/>
              </w:rPr>
              <w:t>,</w:t>
            </w:r>
            <w:r w:rsidRPr="005D5556" w:rsidR="00114DAE">
              <w:rPr>
                <w:rFonts w:ascii="Calibri" w:hAnsi="Calibri" w:cs="Calibri"/>
                <w:sz w:val="22"/>
                <w:szCs w:val="22"/>
              </w:rPr>
              <w:t xml:space="preserve"> Face book</w:t>
            </w:r>
            <w:r w:rsidRPr="005D5556" w:rsidR="00B235E5">
              <w:rPr>
                <w:rFonts w:ascii="Calibri" w:hAnsi="Calibri" w:cs="Calibri"/>
                <w:sz w:val="22"/>
                <w:szCs w:val="22"/>
              </w:rPr>
              <w:t xml:space="preserve"> and any other social media platforms</w:t>
            </w:r>
          </w:p>
          <w:p w:rsidRPr="005D5556" w:rsidR="008D16C5" w:rsidP="003003BF" w:rsidRDefault="008D16C5" w14:paraId="0CC3F9D6" w14:textId="77777777">
            <w:pPr>
              <w:pStyle w:val="BodyText"/>
              <w:numPr>
                <w:ilvl w:val="0"/>
                <w:numId w:val="12"/>
              </w:numPr>
              <w:tabs>
                <w:tab w:val="left" w:pos="720"/>
              </w:tabs>
              <w:ind w:left="226" w:hanging="226"/>
              <w:rPr>
                <w:rFonts w:ascii="Calibri" w:hAnsi="Calibri" w:cs="Calibri"/>
                <w:sz w:val="22"/>
                <w:szCs w:val="22"/>
              </w:rPr>
            </w:pPr>
            <w:r w:rsidRPr="005D5556">
              <w:rPr>
                <w:rFonts w:ascii="Calibri" w:hAnsi="Calibri" w:cs="Calibri"/>
                <w:sz w:val="22"/>
                <w:szCs w:val="22"/>
              </w:rPr>
              <w:t>Detailed training report</w:t>
            </w:r>
            <w:r w:rsidRPr="005D5556" w:rsidR="006F7D2F">
              <w:rPr>
                <w:rFonts w:ascii="Calibri" w:hAnsi="Calibri" w:cs="Calibri"/>
                <w:sz w:val="22"/>
                <w:szCs w:val="22"/>
              </w:rPr>
              <w:t xml:space="preserve"> (four in total)</w:t>
            </w:r>
            <w:r w:rsidRPr="005D5556">
              <w:rPr>
                <w:rFonts w:ascii="Calibri" w:hAnsi="Calibri" w:cs="Calibri"/>
                <w:sz w:val="22"/>
                <w:szCs w:val="22"/>
              </w:rPr>
              <w:t xml:space="preserve"> with feedback from participants on training sessions including consultant’s recommendation</w:t>
            </w:r>
            <w:r w:rsidRPr="005D5556" w:rsidR="00266122">
              <w:rPr>
                <w:rFonts w:ascii="Calibri" w:hAnsi="Calibri" w:cs="Calibri"/>
                <w:sz w:val="22"/>
                <w:szCs w:val="22"/>
              </w:rPr>
              <w:t xml:space="preserve"> on areas of improvement and schedule of subsequent training programs</w:t>
            </w:r>
            <w:r w:rsidRPr="005D5556">
              <w:rPr>
                <w:rFonts w:ascii="Calibri" w:hAnsi="Calibri" w:cs="Calibri"/>
                <w:sz w:val="22"/>
                <w:szCs w:val="22"/>
              </w:rPr>
              <w:t xml:space="preserve"> </w:t>
            </w:r>
          </w:p>
          <w:p w:rsidRPr="005D5556" w:rsidR="00D3113A" w:rsidP="003003BF" w:rsidRDefault="00D3113A" w14:paraId="55543353" w14:textId="45034B29">
            <w:pPr>
              <w:pStyle w:val="BodyText"/>
              <w:numPr>
                <w:ilvl w:val="0"/>
                <w:numId w:val="12"/>
              </w:numPr>
              <w:tabs>
                <w:tab w:val="left" w:pos="720"/>
              </w:tabs>
              <w:ind w:left="226" w:hanging="226"/>
              <w:rPr>
                <w:rFonts w:ascii="Calibri" w:hAnsi="Calibri" w:cs="Calibri"/>
                <w:sz w:val="22"/>
                <w:szCs w:val="22"/>
              </w:rPr>
            </w:pPr>
            <w:r w:rsidRPr="005D5556">
              <w:rPr>
                <w:rFonts w:ascii="Calibri" w:hAnsi="Calibri" w:cs="Calibri"/>
                <w:sz w:val="22"/>
                <w:szCs w:val="22"/>
              </w:rPr>
              <w:t xml:space="preserve">Signed distributed list </w:t>
            </w:r>
            <w:r w:rsidRPr="005D5556" w:rsidR="00C516D6">
              <w:rPr>
                <w:rFonts w:ascii="Calibri" w:hAnsi="Calibri" w:cs="Calibri"/>
                <w:sz w:val="22"/>
                <w:szCs w:val="22"/>
              </w:rPr>
              <w:t>of</w:t>
            </w:r>
            <w:r w:rsidRPr="005D5556">
              <w:rPr>
                <w:rFonts w:ascii="Calibri" w:hAnsi="Calibri" w:cs="Calibri"/>
                <w:sz w:val="22"/>
                <w:szCs w:val="22"/>
              </w:rPr>
              <w:t xml:space="preserve"> distributed equipment to enterprise trainees</w:t>
            </w:r>
          </w:p>
          <w:p w:rsidRPr="005D5556" w:rsidR="00D3113A" w:rsidP="003003BF" w:rsidRDefault="00D3113A" w14:paraId="1A41D3EB" w14:textId="77777777">
            <w:pPr>
              <w:pStyle w:val="BodyText"/>
              <w:numPr>
                <w:ilvl w:val="0"/>
                <w:numId w:val="12"/>
              </w:numPr>
              <w:tabs>
                <w:tab w:val="left" w:pos="720"/>
              </w:tabs>
              <w:ind w:left="226" w:hanging="226"/>
              <w:rPr>
                <w:rFonts w:ascii="Calibri" w:hAnsi="Calibri" w:cs="Calibri"/>
                <w:sz w:val="22"/>
                <w:szCs w:val="22"/>
              </w:rPr>
            </w:pPr>
            <w:r w:rsidRPr="005D5556">
              <w:rPr>
                <w:rFonts w:ascii="Calibri" w:hAnsi="Calibri" w:cs="Calibri"/>
                <w:sz w:val="22"/>
                <w:szCs w:val="22"/>
              </w:rPr>
              <w:t>Final contract report</w:t>
            </w:r>
          </w:p>
          <w:p w:rsidRPr="005D5556" w:rsidR="009A6514" w:rsidP="003003BF" w:rsidRDefault="009A6514" w14:paraId="6A6B8CE6" w14:textId="77777777">
            <w:pPr>
              <w:pStyle w:val="BodyText"/>
              <w:tabs>
                <w:tab w:val="left" w:pos="720"/>
              </w:tabs>
              <w:ind w:left="226" w:hanging="226"/>
              <w:rPr>
                <w:rFonts w:ascii="Calibri" w:hAnsi="Calibri" w:cs="Calibri"/>
                <w:sz w:val="22"/>
                <w:szCs w:val="22"/>
              </w:rPr>
            </w:pPr>
          </w:p>
          <w:p w:rsidRPr="005D5556" w:rsidR="009A6514" w:rsidP="003003BF" w:rsidRDefault="009A6514" w14:paraId="6EB6F877" w14:textId="2A674D8C">
            <w:pPr>
              <w:pStyle w:val="BodyText"/>
              <w:tabs>
                <w:tab w:val="left" w:pos="720"/>
              </w:tabs>
              <w:ind w:left="226" w:hanging="226"/>
              <w:rPr>
                <w:rFonts w:ascii="Calibri" w:hAnsi="Calibri" w:cs="Calibri"/>
                <w:sz w:val="22"/>
                <w:szCs w:val="22"/>
              </w:rPr>
            </w:pPr>
            <w:r w:rsidRPr="005D5556">
              <w:rPr>
                <w:rFonts w:ascii="Calibri" w:hAnsi="Calibri" w:cs="Calibri"/>
                <w:sz w:val="22"/>
                <w:szCs w:val="22"/>
              </w:rPr>
              <w:t>Invoice</w:t>
            </w:r>
          </w:p>
        </w:tc>
        <w:tc>
          <w:tcPr>
            <w:tcW w:w="3082" w:type="dxa"/>
            <w:shd w:val="clear" w:color="auto" w:fill="auto"/>
            <w:tcMar/>
          </w:tcPr>
          <w:p w:rsidRPr="005D5556" w:rsidR="004353E8" w:rsidP="007D1F73" w:rsidRDefault="003534DE" w14:paraId="7C66EF74" w14:textId="77777777">
            <w:pPr>
              <w:pStyle w:val="BodyText"/>
              <w:tabs>
                <w:tab w:val="left" w:pos="720"/>
              </w:tabs>
              <w:jc w:val="right"/>
              <w:rPr>
                <w:rFonts w:ascii="Calibri" w:hAnsi="Calibri" w:cs="Calibri"/>
                <w:sz w:val="22"/>
                <w:szCs w:val="22"/>
              </w:rPr>
            </w:pPr>
            <w:r w:rsidRPr="005D5556">
              <w:rPr>
                <w:rFonts w:ascii="Calibri" w:hAnsi="Calibri" w:cs="Calibri"/>
                <w:sz w:val="22"/>
                <w:szCs w:val="22"/>
              </w:rPr>
              <w:t>6</w:t>
            </w:r>
            <w:r w:rsidRPr="005D5556" w:rsidR="009A6514">
              <w:rPr>
                <w:rFonts w:ascii="Calibri" w:hAnsi="Calibri" w:cs="Calibri"/>
                <w:sz w:val="22"/>
                <w:szCs w:val="22"/>
              </w:rPr>
              <w:t>0%</w:t>
            </w:r>
          </w:p>
        </w:tc>
      </w:tr>
    </w:tbl>
    <w:p w:rsidR="005D5556" w:rsidP="005D5556" w:rsidRDefault="005D5556" w14:paraId="54C0E5B1" w14:textId="05992D39">
      <w:pPr>
        <w:tabs>
          <w:tab w:val="left" w:pos="720"/>
        </w:tabs>
        <w:jc w:val="both"/>
        <w:rPr>
          <w:ins w:author="GAVRANIC, Jelena" w:date="2025-02-25T15:45:00Z" w16du:dateUtc="2025-02-25T14:45:00Z" w:id="5703"/>
          <w:rFonts w:ascii="Calibri" w:hAnsi="Calibri" w:cs="Calibri"/>
          <w:sz w:val="22"/>
          <w:szCs w:val="22"/>
        </w:rPr>
      </w:pPr>
    </w:p>
    <w:p w:rsidRPr="005D5556" w:rsidR="000128F9" w:rsidP="000128F9" w:rsidRDefault="000128F9" w14:paraId="67A12BF8" w14:textId="2CA14056">
      <w:pPr>
        <w:pStyle w:val="BodyText"/>
        <w:tabs>
          <w:tab w:val="left" w:pos="720"/>
        </w:tabs>
        <w:rPr>
          <w:ins w:author="GAVRANIC, Jelena" w:date="2025-02-25T15:45:00Z" w16du:dateUtc="2025-02-25T14:45:00Z" w:id="5704"/>
          <w:rFonts w:ascii="Calibri" w:hAnsi="Calibri" w:cs="Calibri"/>
          <w:sz w:val="22"/>
          <w:szCs w:val="22"/>
          <w:lang w:val="en-GB"/>
        </w:rPr>
      </w:pPr>
      <w:ins w:author="GAVRANIC, Jelena" w:date="2025-02-25T15:45:00Z" w16du:dateUtc="2025-02-25T14:45:00Z" w:id="5705">
        <w:r>
          <w:rPr>
            <w:rFonts w:ascii="Calibri" w:hAnsi="Calibri" w:cs="Calibri"/>
            <w:sz w:val="22"/>
            <w:szCs w:val="22"/>
          </w:rPr>
          <w:t>T</w:t>
        </w:r>
        <w:r w:rsidRPr="3913CFE3">
          <w:rPr>
            <w:rFonts w:ascii="Calibri" w:hAnsi="Calibri" w:cs="Calibri"/>
            <w:sz w:val="22"/>
            <w:szCs w:val="22"/>
          </w:rPr>
          <w:t xml:space="preserve">he contractor must provide UNIDO with intermediate reports after finishing the trainings at each location, as well as a final report after completion of the final training. Up until three days after </w:t>
        </w:r>
        <w:r w:rsidRPr="3913CFE3">
          <w:rPr>
            <w:rFonts w:ascii="Calibri" w:hAnsi="Calibri" w:cs="Calibri"/>
            <w:sz w:val="22"/>
            <w:szCs w:val="22"/>
            <w:lang w:val="en-GB"/>
          </w:rPr>
          <w:t xml:space="preserve">completion of the trainings in Kano, UNIDO is to receive an intermediate report. After completion of the trainings in Port Harcourt, UNIDO shall receive an intermediate report up until three days after completion. The same counts for completion of trainings in Lagos and the final report. </w:t>
        </w:r>
      </w:ins>
    </w:p>
    <w:p w:rsidR="000128F9" w:rsidP="005D5556" w:rsidRDefault="000128F9" w14:paraId="62F71C30" w14:textId="77777777">
      <w:pPr>
        <w:tabs>
          <w:tab w:val="left" w:pos="720"/>
        </w:tabs>
        <w:jc w:val="both"/>
        <w:rPr>
          <w:rFonts w:ascii="Calibri" w:hAnsi="Calibri" w:cs="Calibri"/>
          <w:sz w:val="22"/>
          <w:szCs w:val="22"/>
        </w:rPr>
      </w:pPr>
    </w:p>
    <w:p w:rsidRPr="00B167DE" w:rsidR="005D5556" w:rsidDel="003003BF" w:rsidP="005D5556" w:rsidRDefault="005D5556" w14:paraId="2526D2A6" w14:textId="75CDF922">
      <w:pPr>
        <w:pStyle w:val="ListParagraph"/>
        <w:numPr>
          <w:ilvl w:val="0"/>
          <w:numId w:val="31"/>
        </w:numPr>
        <w:spacing w:after="120" w:line="278" w:lineRule="auto"/>
        <w:ind w:left="360"/>
        <w:jc w:val="both"/>
        <w:rPr>
          <w:del w:author="GAVRANIC, Jelena" w:date="2025-02-25T15:33:00Z" w16du:dateUtc="2025-02-25T14:33:00Z" w:id="5706"/>
          <w:rFonts w:ascii="Calibri" w:hAnsi="Calibri" w:eastAsia="Calibri" w:cs="Calibri"/>
          <w:color w:val="000000" w:themeColor="text1"/>
          <w:sz w:val="22"/>
          <w:szCs w:val="22"/>
        </w:rPr>
      </w:pPr>
      <w:del w:author="GAVRANIC, Jelena" w:date="2025-02-25T15:33:00Z" w16du:dateUtc="2025-02-25T14:33:00Z" w:id="5707">
        <w:r w:rsidRPr="00B167DE" w:rsidDel="003003BF">
          <w:rPr>
            <w:rFonts w:ascii="Calibri" w:hAnsi="Calibri" w:eastAsia="Calibri" w:cs="Calibri"/>
            <w:b/>
            <w:bCs/>
            <w:color w:val="000000" w:themeColor="text1"/>
            <w:sz w:val="22"/>
            <w:szCs w:val="22"/>
          </w:rPr>
          <w:delText>PROPOSALS</w:delText>
        </w:r>
      </w:del>
    </w:p>
    <w:p w:rsidRPr="00B167DE" w:rsidR="005D5556" w:rsidDel="003003BF" w:rsidP="003003BF" w:rsidRDefault="005D5556" w14:paraId="5D6BEA84" w14:textId="7795C989">
      <w:pPr>
        <w:spacing w:after="120" w:line="278" w:lineRule="auto"/>
        <w:jc w:val="both"/>
        <w:rPr>
          <w:del w:author="GAVRANIC, Jelena" w:date="2025-02-25T15:33:00Z" w16du:dateUtc="2025-02-25T14:33:00Z" w:id="5708"/>
          <w:rFonts w:ascii="Calibri" w:hAnsi="Calibri" w:eastAsia="Calibri" w:cs="Calibri"/>
          <w:color w:val="000000" w:themeColor="text1"/>
          <w:sz w:val="22"/>
          <w:szCs w:val="22"/>
          <w:lang w:val="en-GB"/>
        </w:rPr>
      </w:pPr>
      <w:del w:author="GAVRANIC, Jelena" w:date="2025-02-25T15:33:00Z" w16du:dateUtc="2025-02-25T14:33:00Z" w:id="5709">
        <w:r w:rsidRPr="00B167DE" w:rsidDel="003003BF">
          <w:rPr>
            <w:rFonts w:ascii="Calibri" w:hAnsi="Calibri" w:eastAsia="Calibri" w:cs="Calibri"/>
            <w:color w:val="000000" w:themeColor="text1"/>
            <w:sz w:val="22"/>
            <w:szCs w:val="22"/>
            <w:lang w:val="en-GB"/>
          </w:rPr>
          <w:delText>Proposals shall be quoted in USD including levies, taxes in line with the attached Technical Specifications.</w:delText>
        </w:r>
      </w:del>
    </w:p>
    <w:p w:rsidRPr="00B167DE" w:rsidR="005D5556" w:rsidP="003003BF" w:rsidRDefault="005D5556" w14:paraId="1010BD59" w14:textId="6DD631F0">
      <w:pPr>
        <w:spacing w:after="120" w:line="278" w:lineRule="auto"/>
        <w:jc w:val="both"/>
        <w:rPr>
          <w:rFonts w:ascii="Calibri" w:hAnsi="Calibri" w:eastAsia="Calibri" w:cs="Calibri"/>
          <w:color w:val="000000" w:themeColor="text1"/>
          <w:sz w:val="22"/>
          <w:szCs w:val="22"/>
        </w:rPr>
      </w:pPr>
      <w:del w:author="GAVRANIC, Jelena" w:date="2025-02-25T15:33:00Z" w16du:dateUtc="2025-02-25T14:33:00Z" w:id="5710">
        <w:r w:rsidRPr="00B167DE" w:rsidDel="003003BF">
          <w:rPr>
            <w:rFonts w:ascii="Calibri" w:hAnsi="Calibri" w:eastAsia="Calibri" w:cs="Calibri"/>
            <w:b/>
            <w:bCs/>
            <w:color w:val="000000" w:themeColor="text1"/>
            <w:sz w:val="22"/>
            <w:szCs w:val="22"/>
          </w:rPr>
          <w:delText>TECHNCIAL REQUIREMENTS AND SUPPLIER RESPONSIBILITY</w:delText>
        </w:r>
      </w:del>
      <w:r w:rsidRPr="00B167DE">
        <w:rPr>
          <w:rFonts w:ascii="Calibri" w:hAnsi="Calibri" w:eastAsia="Calibri" w:cs="Calibri"/>
          <w:b/>
          <w:bCs/>
          <w:color w:val="000000" w:themeColor="text1"/>
          <w:sz w:val="22"/>
          <w:szCs w:val="22"/>
        </w:rPr>
        <w:t xml:space="preserve"> </w:t>
      </w:r>
    </w:p>
    <w:p w:rsidR="005D5556" w:rsidP="005D5556" w:rsidRDefault="005D5556" w14:paraId="6D3CA851" w14:textId="13BEEDF9">
      <w:pPr>
        <w:spacing w:after="120" w:line="278" w:lineRule="auto"/>
        <w:jc w:val="both"/>
        <w:rPr>
          <w:rFonts w:ascii="Calibri" w:hAnsi="Calibri" w:eastAsia="Calibri" w:cs="Calibri"/>
          <w:color w:val="000000" w:themeColor="text1"/>
          <w:sz w:val="22"/>
          <w:szCs w:val="22"/>
          <w:lang w:val="en-GB"/>
        </w:rPr>
      </w:pPr>
      <w:del w:author="GAVRANIC, Jelena" w:date="2025-02-25T15:33:00Z" w16du:dateUtc="2025-02-25T14:33:00Z" w:id="5711">
        <w:r w:rsidRPr="00B167DE" w:rsidDel="003003BF">
          <w:rPr>
            <w:rFonts w:ascii="Calibri" w:hAnsi="Calibri" w:eastAsia="Calibri" w:cs="Calibri"/>
            <w:color w:val="000000" w:themeColor="text1"/>
            <w:sz w:val="22"/>
            <w:szCs w:val="22"/>
            <w:lang w:val="en-GB"/>
          </w:rPr>
          <w:delText>The supplier shall consider all the details presented in these technical specifications and shall request any further information, which is considered necessary for the correct supply of the equipment</w:delText>
        </w:r>
        <w:r w:rsidDel="003003BF">
          <w:rPr>
            <w:rFonts w:ascii="Calibri" w:hAnsi="Calibri" w:eastAsia="Calibri" w:cs="Calibri"/>
            <w:color w:val="000000" w:themeColor="text1"/>
            <w:sz w:val="22"/>
            <w:szCs w:val="22"/>
            <w:lang w:val="en-GB"/>
          </w:rPr>
          <w:delText xml:space="preserve"> (safety boots, charts, souvenirs etc.)</w:delText>
        </w:r>
        <w:r w:rsidRPr="00B167DE" w:rsidDel="003003BF">
          <w:rPr>
            <w:rFonts w:ascii="Calibri" w:hAnsi="Calibri" w:eastAsia="Calibri" w:cs="Calibri"/>
            <w:color w:val="000000" w:themeColor="text1"/>
            <w:sz w:val="22"/>
            <w:szCs w:val="22"/>
            <w:lang w:val="en-GB"/>
          </w:rPr>
          <w:delText>. The supplier should fill in the table with costs and relevant information.</w:delText>
        </w:r>
      </w:del>
    </w:p>
    <w:p w:rsidRPr="00B167DE" w:rsidR="005D5556" w:rsidDel="003003BF" w:rsidP="003003BF" w:rsidRDefault="005D5556" w14:paraId="4B1212FA" w14:textId="65A94459">
      <w:pPr>
        <w:jc w:val="both"/>
        <w:rPr>
          <w:del w:author="GAVRANIC, Jelena" w:date="2025-02-25T15:34:00Z" w16du:dateUtc="2025-02-25T14:34:00Z" w:id="5712"/>
          <w:rFonts w:asciiTheme="minorHAnsi" w:hAnsiTheme="minorHAnsi"/>
          <w:sz w:val="22"/>
          <w:szCs w:val="22"/>
        </w:rPr>
      </w:pPr>
      <w:r>
        <w:rPr>
          <w:rFonts w:asciiTheme="minorHAnsi" w:hAnsiTheme="minorHAnsi"/>
          <w:sz w:val="22"/>
          <w:szCs w:val="22"/>
        </w:rPr>
        <w:t xml:space="preserve">All deviations from these technical specifications should be clearly indicated and explained in the </w:t>
      </w:r>
      <w:del w:author="GAVRANIC, Jelena" w:date="2025-02-25T15:34:00Z" w16du:dateUtc="2025-02-25T14:34:00Z" w:id="5713">
        <w:r w:rsidDel="003003BF">
          <w:rPr>
            <w:rFonts w:asciiTheme="minorHAnsi" w:hAnsiTheme="minorHAnsi"/>
            <w:sz w:val="22"/>
            <w:szCs w:val="22"/>
          </w:rPr>
          <w:delText>offer</w:delText>
        </w:r>
      </w:del>
      <w:ins w:author="GAVRANIC, Jelena" w:date="2025-02-25T15:34:00Z" w16du:dateUtc="2025-02-25T14:34:00Z" w:id="5714">
        <w:r w:rsidR="003003BF">
          <w:rPr>
            <w:rFonts w:asciiTheme="minorHAnsi" w:hAnsiTheme="minorHAnsi"/>
            <w:sz w:val="22"/>
            <w:szCs w:val="22"/>
          </w:rPr>
          <w:t>proposal</w:t>
        </w:r>
      </w:ins>
      <w:r>
        <w:rPr>
          <w:rFonts w:asciiTheme="minorHAnsi" w:hAnsiTheme="minorHAnsi"/>
          <w:sz w:val="22"/>
          <w:szCs w:val="22"/>
        </w:rPr>
        <w:t xml:space="preserve">. All partial and/or non-binding offers will be rejected. </w:t>
      </w:r>
      <w:del w:author="GAVRANIC, Jelena" w:date="2025-02-25T15:34:00Z" w16du:dateUtc="2025-02-25T14:34:00Z" w:id="5715">
        <w:r w:rsidDel="003003BF">
          <w:rPr>
            <w:rFonts w:asciiTheme="minorHAnsi" w:hAnsiTheme="minorHAnsi"/>
            <w:sz w:val="22"/>
            <w:szCs w:val="22"/>
          </w:rPr>
          <w:delText xml:space="preserve">In close consultation with UNIDO, the Bidder will supply the following items: </w:delText>
        </w:r>
      </w:del>
    </w:p>
    <w:p w:rsidRPr="001826AC" w:rsidR="005D5556" w:rsidDel="003003BF" w:rsidP="003003BF" w:rsidRDefault="005D5556" w14:paraId="0F6EDBDD" w14:textId="5D32CDBF">
      <w:pPr>
        <w:jc w:val="both"/>
        <w:rPr>
          <w:del w:author="GAVRANIC, Jelena" w:date="2025-02-25T15:34:00Z" w16du:dateUtc="2025-02-25T14:34:00Z" w:id="5716"/>
          <w:rFonts w:ascii="Calibri" w:hAnsi="Calibri" w:eastAsia="Calibri" w:cs="Calibri"/>
          <w:color w:val="000000" w:themeColor="text1"/>
          <w:sz w:val="22"/>
          <w:szCs w:val="22"/>
        </w:rPr>
      </w:pPr>
      <w:del w:author="GAVRANIC, Jelena" w:date="2025-02-25T15:34:00Z" w16du:dateUtc="2025-02-25T14:34:00Z" w:id="5717">
        <w:r w:rsidRPr="001826AC" w:rsidDel="003003BF">
          <w:rPr>
            <w:rFonts w:ascii="Calibri" w:hAnsi="Calibri" w:eastAsia="Calibri" w:cs="Calibri"/>
            <w:color w:val="000000" w:themeColor="text1"/>
            <w:sz w:val="22"/>
            <w:szCs w:val="22"/>
            <w:u w:val="single"/>
          </w:rPr>
          <w:delText>Warranty Terms</w:delText>
        </w:r>
      </w:del>
    </w:p>
    <w:p w:rsidRPr="001826AC" w:rsidR="4F9BEE1C" w:rsidP="003003BF" w:rsidRDefault="4F9BEE1C" w14:paraId="4F11C1F2" w14:textId="010C0FFA">
      <w:pPr>
        <w:jc w:val="both"/>
        <w:rPr>
          <w:rFonts w:ascii="Calibri" w:hAnsi="Calibri" w:eastAsia="Calibri" w:cs="Calibri"/>
          <w:color w:val="000000" w:themeColor="text1"/>
          <w:sz w:val="22"/>
          <w:szCs w:val="22"/>
        </w:rPr>
      </w:pPr>
      <w:del w:author="GAVRANIC, Jelena" w:date="2025-02-25T15:34:00Z" w16du:dateUtc="2025-02-25T14:34:00Z" w:id="5718">
        <w:r w:rsidRPr="001826AC" w:rsidDel="003003BF">
          <w:rPr>
            <w:rFonts w:ascii="Calibri" w:hAnsi="Calibri" w:eastAsia="Calibri" w:cs="Calibri"/>
            <w:color w:val="000000" w:themeColor="text1"/>
            <w:sz w:val="22"/>
            <w:szCs w:val="22"/>
            <w:u w:val="single"/>
          </w:rPr>
          <w:delText>Terms</w:delText>
        </w:r>
      </w:del>
    </w:p>
    <w:p w:rsidRPr="001826AC" w:rsidR="55B784F0" w:rsidDel="000128F9" w:rsidP="00A9924A" w:rsidRDefault="55B784F0" w14:paraId="69C7FBC9" w14:textId="2E49C343">
      <w:pPr>
        <w:spacing w:after="160" w:line="276" w:lineRule="auto"/>
        <w:jc w:val="both"/>
        <w:rPr>
          <w:del w:author="GAVRANIC, Jelena" w:date="2025-02-25T15:44:00Z" w16du:dateUtc="2025-02-25T14:44:00Z" w:id="5719"/>
          <w:rFonts w:ascii="Calibri" w:hAnsi="Calibri" w:eastAsia="Calibri" w:cs="Calibri"/>
          <w:color w:val="000000" w:themeColor="text1"/>
          <w:sz w:val="22"/>
          <w:szCs w:val="22"/>
          <w:lang w:val="en-GB"/>
        </w:rPr>
      </w:pPr>
      <w:del w:author="GAVRANIC, Jelena" w:date="2025-02-25T15:44:00Z" w16du:dateUtc="2025-02-25T14:44:00Z" w:id="5720">
        <w:r w:rsidRPr="001826AC" w:rsidDel="000128F9">
          <w:rPr>
            <w:rFonts w:ascii="Calibri" w:hAnsi="Calibri" w:eastAsia="Calibri" w:cs="Calibri"/>
            <w:color w:val="000000" w:themeColor="text1"/>
            <w:sz w:val="22"/>
            <w:szCs w:val="22"/>
            <w:lang w:val="en-GB"/>
          </w:rPr>
          <w:delText>The supplier should bring materials such as projectors and flipcharts to each training centre prior the trainings</w:delText>
        </w:r>
      </w:del>
    </w:p>
    <w:p w:rsidRPr="00B167DE" w:rsidR="005D5556" w:rsidDel="000128F9" w:rsidP="005D5556" w:rsidRDefault="55B784F0" w14:paraId="689C9BE1" w14:textId="454E77C7">
      <w:pPr>
        <w:pStyle w:val="BodyText"/>
        <w:tabs>
          <w:tab w:val="left" w:pos="720"/>
        </w:tabs>
        <w:rPr>
          <w:del w:author="GAVRANIC, Jelena" w:date="2025-02-25T15:44:00Z" w16du:dateUtc="2025-02-25T14:44:00Z" w:id="5721"/>
          <w:rFonts w:ascii="Calibri" w:hAnsi="Calibri" w:cs="Calibri"/>
          <w:color w:val="000000"/>
          <w:sz w:val="22"/>
          <w:szCs w:val="22"/>
        </w:rPr>
      </w:pPr>
      <w:del w:author="GAVRANIC, Jelena" w:date="2025-02-25T15:44:00Z" w16du:dateUtc="2025-02-25T14:44:00Z" w:id="5722">
        <w:r w:rsidRPr="001826AC" w:rsidDel="000128F9">
          <w:rPr>
            <w:rFonts w:ascii="Calibri" w:hAnsi="Calibri" w:eastAsia="Calibri" w:cs="Calibri"/>
            <w:color w:val="000000" w:themeColor="text1"/>
            <w:sz w:val="22"/>
            <w:szCs w:val="22"/>
            <w:lang w:val="en-GB"/>
          </w:rPr>
          <w:delText xml:space="preserve">The supplier should </w:delText>
        </w:r>
      </w:del>
      <w:del w:author="GAVRANIC, Jelena" w:date="2025-02-25T15:35:00Z" w16du:dateUtc="2025-02-25T14:35:00Z" w:id="5723">
        <w:r w:rsidRPr="001826AC" w:rsidDel="003003BF">
          <w:rPr>
            <w:rFonts w:ascii="Calibri" w:hAnsi="Calibri" w:eastAsia="Calibri" w:cs="Calibri"/>
            <w:color w:val="000000" w:themeColor="text1"/>
            <w:sz w:val="22"/>
            <w:szCs w:val="22"/>
            <w:lang w:val="en-GB"/>
          </w:rPr>
          <w:delText>bring</w:delText>
        </w:r>
      </w:del>
      <w:del w:author="GAVRANIC, Jelena" w:date="2025-02-25T15:44:00Z" w16du:dateUtc="2025-02-25T14:44:00Z" w:id="5724">
        <w:r w:rsidRPr="001826AC" w:rsidDel="000128F9">
          <w:rPr>
            <w:rFonts w:ascii="Calibri" w:hAnsi="Calibri" w:eastAsia="Calibri" w:cs="Calibri"/>
            <w:color w:val="000000" w:themeColor="text1"/>
            <w:sz w:val="22"/>
            <w:szCs w:val="22"/>
            <w:lang w:val="en-GB"/>
          </w:rPr>
          <w:delText xml:space="preserve"> safety-boots and reflective jackets to each training centre</w:delText>
        </w:r>
        <w:r w:rsidDel="000128F9" w:rsidR="001826AC">
          <w:rPr>
            <w:rFonts w:ascii="Calibri" w:hAnsi="Calibri" w:eastAsia="Calibri" w:cs="Calibri"/>
            <w:color w:val="000000" w:themeColor="text1"/>
            <w:sz w:val="22"/>
            <w:szCs w:val="22"/>
            <w:lang w:val="en-GB"/>
          </w:rPr>
          <w:delText>s</w:delText>
        </w:r>
        <w:r w:rsidRPr="001826AC" w:rsidDel="000128F9">
          <w:rPr>
            <w:rFonts w:ascii="Calibri" w:hAnsi="Calibri" w:eastAsia="Calibri" w:cs="Calibri"/>
            <w:color w:val="000000" w:themeColor="text1"/>
            <w:sz w:val="22"/>
            <w:szCs w:val="22"/>
            <w:lang w:val="en-GB"/>
          </w:rPr>
          <w:delText xml:space="preserve"> prior the trainings</w:delText>
        </w:r>
        <w:r w:rsidDel="000128F9" w:rsidR="001826AC">
          <w:rPr>
            <w:rFonts w:ascii="Calibri" w:hAnsi="Calibri" w:eastAsia="Calibri" w:cs="Calibri"/>
            <w:color w:val="000000" w:themeColor="text1"/>
            <w:sz w:val="22"/>
            <w:szCs w:val="22"/>
            <w:lang w:val="en-GB"/>
          </w:rPr>
          <w:delText xml:space="preserve"> and </w:delText>
        </w:r>
      </w:del>
      <w:del w:author="GAVRANIC, Jelena" w:date="2025-02-25T15:35:00Z" w16du:dateUtc="2025-02-25T14:35:00Z" w:id="5725">
        <w:r w:rsidDel="003003BF" w:rsidR="001826AC">
          <w:rPr>
            <w:rFonts w:ascii="Calibri" w:hAnsi="Calibri" w:eastAsia="Calibri" w:cs="Calibri"/>
            <w:color w:val="000000" w:themeColor="text1"/>
            <w:sz w:val="22"/>
            <w:szCs w:val="22"/>
            <w:lang w:val="en-GB"/>
          </w:rPr>
          <w:delText>then to</w:delText>
        </w:r>
      </w:del>
      <w:del w:author="GAVRANIC, Jelena" w:date="2025-02-25T15:44:00Z" w16du:dateUtc="2025-02-25T14:44:00Z" w:id="5726">
        <w:r w:rsidDel="000128F9" w:rsidR="001826AC">
          <w:rPr>
            <w:rFonts w:ascii="Calibri" w:hAnsi="Calibri" w:eastAsia="Calibri" w:cs="Calibri"/>
            <w:color w:val="000000" w:themeColor="text1"/>
            <w:sz w:val="22"/>
            <w:szCs w:val="22"/>
            <w:lang w:val="en-GB"/>
          </w:rPr>
          <w:delText xml:space="preserve"> disseminate it among trainees</w:delText>
        </w:r>
        <w:r w:rsidRPr="001826AC" w:rsidDel="000128F9" w:rsidR="001826AC">
          <w:rPr>
            <w:rFonts w:ascii="Calibri" w:hAnsi="Calibri" w:eastAsia="Calibri" w:cs="Calibri"/>
            <w:color w:val="000000" w:themeColor="text1"/>
            <w:sz w:val="22"/>
            <w:szCs w:val="22"/>
            <w:lang w:val="en-GB"/>
          </w:rPr>
          <w:delText>.</w:delText>
        </w:r>
      </w:del>
    </w:p>
    <w:p w:rsidRPr="001826AC" w:rsidR="005D5556" w:rsidDel="003003BF" w:rsidP="001826AC" w:rsidRDefault="005D5556" w14:paraId="4E4B3928" w14:textId="521FA910">
      <w:pPr>
        <w:pStyle w:val="ListParagraph"/>
        <w:numPr>
          <w:ilvl w:val="0"/>
          <w:numId w:val="31"/>
        </w:numPr>
        <w:spacing w:after="120" w:line="278" w:lineRule="auto"/>
        <w:ind w:left="360"/>
        <w:rPr>
          <w:del w:author="GAVRANIC, Jelena" w:date="2025-02-25T15:33:00Z" w16du:dateUtc="2025-02-25T14:33:00Z" w:id="5727"/>
          <w:rFonts w:ascii="Calibri" w:hAnsi="Calibri" w:eastAsia="Calibri" w:cs="Calibri"/>
          <w:b/>
          <w:bCs/>
          <w:color w:val="000000" w:themeColor="text1"/>
          <w:sz w:val="22"/>
          <w:szCs w:val="22"/>
        </w:rPr>
      </w:pPr>
      <w:del w:author="GAVRANIC, Jelena" w:date="2025-02-25T15:33:00Z" w16du:dateUtc="2025-02-25T14:33:00Z" w:id="5728">
        <w:r w:rsidRPr="0065415B" w:rsidDel="003003BF">
          <w:rPr>
            <w:rFonts w:ascii="Calibri" w:hAnsi="Calibri" w:eastAsia="Calibri" w:cs="Calibri"/>
            <w:b/>
            <w:bCs/>
            <w:color w:val="000000" w:themeColor="text1"/>
            <w:sz w:val="22"/>
            <w:szCs w:val="22"/>
          </w:rPr>
          <w:delText>Language Requirements</w:delText>
        </w:r>
      </w:del>
    </w:p>
    <w:p w:rsidRPr="005D5556" w:rsidR="005D5556" w:rsidP="001826AC" w:rsidRDefault="005D5556" w14:paraId="60688799" w14:textId="4CAB992B">
      <w:pPr>
        <w:pStyle w:val="BodyText"/>
        <w:tabs>
          <w:tab w:val="left" w:pos="720"/>
        </w:tabs>
        <w:rPr>
          <w:rFonts w:ascii="Calibri" w:hAnsi="Calibri" w:cs="Calibri"/>
          <w:sz w:val="22"/>
          <w:szCs w:val="22"/>
        </w:rPr>
      </w:pPr>
      <w:del w:author="GAVRANIC, Jelena" w:date="2025-02-25T15:33:00Z" w16du:dateUtc="2025-02-25T14:33:00Z" w:id="5729">
        <w:r w:rsidRPr="00A9924A" w:rsidDel="003003BF">
          <w:rPr>
            <w:rFonts w:ascii="Calibri" w:hAnsi="Calibri" w:cs="Calibri"/>
            <w:sz w:val="22"/>
            <w:szCs w:val="22"/>
          </w:rPr>
          <w:delText>All official communications and training sessions will be done in English. All the training materials have</w:delText>
        </w:r>
        <w:r w:rsidRPr="00A9924A" w:rsidDel="003003BF" w:rsidR="52E1534D">
          <w:rPr>
            <w:rFonts w:ascii="Calibri" w:hAnsi="Calibri" w:cs="Calibri"/>
            <w:sz w:val="22"/>
            <w:szCs w:val="22"/>
          </w:rPr>
          <w:delText xml:space="preserve"> to</w:delText>
        </w:r>
        <w:r w:rsidRPr="00A9924A" w:rsidDel="003003BF">
          <w:rPr>
            <w:rFonts w:ascii="Calibri" w:hAnsi="Calibri" w:cs="Calibri"/>
            <w:sz w:val="22"/>
            <w:szCs w:val="22"/>
          </w:rPr>
          <w:delText xml:space="preserve"> be prepared in English.</w:delText>
        </w:r>
      </w:del>
      <w:r w:rsidRPr="00A9924A">
        <w:rPr>
          <w:rFonts w:ascii="Calibri" w:hAnsi="Calibri" w:cs="Calibri"/>
          <w:sz w:val="22"/>
          <w:szCs w:val="22"/>
        </w:rPr>
        <w:t xml:space="preserve"> </w:t>
      </w:r>
    </w:p>
    <w:sectPr w:rsidRPr="005D5556" w:rsidR="005D5556">
      <w:headerReference w:type="even" r:id="rId11"/>
      <w:headerReference w:type="default" r:id="rId12"/>
      <w:footerReference w:type="default" r:id="rId13"/>
      <w:headerReference w:type="first" r:id="rId14"/>
      <w:footerReference w:type="first" r:id="rId15"/>
      <w:pgSz w:w="11909" w:h="16834" w:orient="portrait" w:code="9"/>
      <w:pgMar w:top="1440" w:right="1440" w:bottom="1440" w:left="1440" w:header="720" w:footer="720" w:gutter="0"/>
      <w:pgNumType w:start="1"/>
      <w:cols w:space="720"/>
      <w:titlePg/>
      <w:docGrid w:linePitch="6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G" w:author="GAVRANIC, Jelena" w:date="2025-02-25T15:11:00Z" w:id="9">
    <w:p w:rsidR="002852F1" w:rsidP="002852F1" w:rsidRDefault="002852F1" w14:paraId="61101816" w14:textId="77777777">
      <w:pPr>
        <w:pStyle w:val="CommentText"/>
      </w:pPr>
      <w:r>
        <w:rPr>
          <w:rStyle w:val="CommentReference"/>
        </w:rPr>
        <w:annotationRef/>
      </w:r>
      <w:r>
        <w:t>Are the lists necessary? We can indicate Group II - 53 companies etc - the location of the trainings is not at company's location.</w:t>
      </w:r>
    </w:p>
  </w:comment>
  <w:comment w:initials="KV" w:author="KOTLUBEI, Viktoriia" w:date="2025-02-26T14:52:00Z" w:id="10">
    <w:p w:rsidR="00654507" w:rsidRDefault="00654507" w14:paraId="69FF3072" w14:textId="73AB261B">
      <w:pPr>
        <w:pStyle w:val="CommentText"/>
      </w:pPr>
      <w:r>
        <w:rPr>
          <w:rStyle w:val="CommentReference"/>
        </w:rPr>
        <w:annotationRef/>
      </w:r>
      <w:r w:rsidRPr="7B30521E">
        <w:t xml:space="preserve">Noted, lists were removed. </w:t>
      </w:r>
    </w:p>
  </w:comment>
  <w:comment w:initials="JG" w:author="GAVRANIC, Jelena" w:date="2025-02-25T15:18:00Z" w:id="2567">
    <w:p w:rsidR="002852F1" w:rsidP="002852F1" w:rsidRDefault="002852F1" w14:paraId="026A4AA7" w14:textId="3D04C10F">
      <w:pPr>
        <w:pStyle w:val="CommentText"/>
      </w:pPr>
      <w:r>
        <w:rPr>
          <w:rStyle w:val="CommentReference"/>
        </w:rPr>
        <w:annotationRef/>
      </w:r>
      <w:r>
        <w:t>Is it not 10?</w:t>
      </w:r>
    </w:p>
  </w:comment>
  <w:comment w:initials="BK" w:author="KARLOVCEC, Barbara" w:date="2025-02-26T14:48:00Z" w:id="2568">
    <w:p w:rsidR="009030E8" w:rsidP="009030E8" w:rsidRDefault="009030E8" w14:paraId="1F8061F9" w14:textId="77777777">
      <w:pPr>
        <w:pStyle w:val="CommentText"/>
      </w:pPr>
      <w:r>
        <w:rPr>
          <w:rStyle w:val="CommentReference"/>
        </w:rPr>
        <w:annotationRef/>
      </w:r>
      <w:r>
        <w:t xml:space="preserve">10 companies are being checked for their eligibility for the 3day trainings. However, these 15 are part of the final trainings for the beneficiary companies. </w:t>
      </w:r>
    </w:p>
  </w:comment>
  <w:comment w:initials="KV" w:author="KOTLUBEI, Viktoriia" w:date="2025-02-26T14:54:00Z" w:id="2569">
    <w:p w:rsidR="00CC1BA0" w:rsidRDefault="00CC1BA0" w14:paraId="5098ACE0" w14:textId="3F71CC4C">
      <w:pPr>
        <w:pStyle w:val="CommentText"/>
      </w:pPr>
      <w:r>
        <w:rPr>
          <w:rStyle w:val="CommentReference"/>
        </w:rPr>
        <w:annotationRef/>
      </w:r>
      <w:r w:rsidRPr="1CB1B160">
        <w:t>10 is correct. For 15 SMEs we will do a separate training.</w:t>
      </w:r>
    </w:p>
  </w:comment>
  <w:comment w:initials="JG" w:author="GAVRANIC, Jelena" w:date="2025-02-25T15:42:00Z" w:id="2584">
    <w:p w:rsidR="009F2F41" w:rsidP="009F2F41" w:rsidRDefault="000128F9" w14:paraId="6853DC63" w14:textId="174EB066">
      <w:pPr>
        <w:pStyle w:val="CommentText"/>
      </w:pPr>
      <w:r>
        <w:rPr>
          <w:rStyle w:val="CommentReference"/>
        </w:rPr>
        <w:annotationRef/>
      </w:r>
      <w:r w:rsidR="009F2F41">
        <w:t xml:space="preserve">Various sizes - how many from which size? </w:t>
      </w:r>
    </w:p>
  </w:comment>
  <w:comment w:initials="KV" w:author="KOTLUBEI, Viktoriia" w:date="2025-02-26T14:56:00Z" w:id="2585">
    <w:p w:rsidR="00CC1BA0" w:rsidRDefault="00CC1BA0" w14:paraId="102FE064" w14:textId="0D677E11">
      <w:pPr>
        <w:pStyle w:val="CommentText"/>
      </w:pPr>
      <w:r>
        <w:rPr>
          <w:rStyle w:val="CommentReference"/>
        </w:rPr>
        <w:annotationRef/>
      </w:r>
      <w:r w:rsidRPr="7310DDCA">
        <w:t>The price is the same, the exact number will be shared by NOO</w:t>
      </w:r>
    </w:p>
  </w:comment>
  <w:comment w:initials="JG" w:author="GAVRANIC, Jelena" w:date="2025-02-25T15:52:00Z" w:id="2589">
    <w:p w:rsidR="002973CD" w:rsidP="002973CD" w:rsidRDefault="002973CD" w14:paraId="5AC20323" w14:textId="77777777">
      <w:pPr>
        <w:pStyle w:val="CommentText"/>
      </w:pPr>
      <w:r>
        <w:rPr>
          <w:rStyle w:val="CommentReference"/>
        </w:rPr>
        <w:annotationRef/>
      </w:r>
      <w:r>
        <w:t>What does it mean suitable - which category (minimum 4 starts?)</w:t>
      </w:r>
    </w:p>
  </w:comment>
  <w:comment w:initials="KV" w:author="KOTLUBEI, Viktoriia" w:date="2025-02-26T14:58:00Z" w:id="2590">
    <w:p w:rsidR="00CC1BA0" w:rsidRDefault="00CC1BA0" w14:paraId="5866ACA0" w14:textId="78FD8551">
      <w:pPr>
        <w:pStyle w:val="CommentText"/>
      </w:pPr>
      <w:r>
        <w:rPr>
          <w:rStyle w:val="CommentReference"/>
        </w:rPr>
        <w:annotationRef/>
      </w:r>
      <w:r w:rsidRPr="6FC35354">
        <w:t>We have a DSA list. Can we mention max USD they could allocate per night?</w:t>
      </w:r>
    </w:p>
  </w:comment>
  <w:comment w:initials="JG" w:author="GAVRANIC, Jelena" w:date="2025-02-25T15:30:00Z" w:id="5696">
    <w:p w:rsidR="003003BF" w:rsidP="003003BF" w:rsidRDefault="003003BF" w14:paraId="16C7CC43" w14:textId="332376C7">
      <w:pPr>
        <w:pStyle w:val="CommentText"/>
      </w:pPr>
      <w:r>
        <w:rPr>
          <w:rStyle w:val="CommentReference"/>
        </w:rPr>
        <w:annotationRef/>
      </w:r>
      <w:r>
        <w:t>Above is stated 12 months</w:t>
      </w:r>
    </w:p>
  </w:comment>
  <w:comment xmlns:w="http://schemas.openxmlformats.org/wordprocessingml/2006/main" w:initials="KV" w:author="KOTLUBEI, Viktoriia" w:date="2025-02-26T14:59:50" w:id="316524593">
    <w:p xmlns:w14="http://schemas.microsoft.com/office/word/2010/wordml" xmlns:w="http://schemas.openxmlformats.org/wordprocessingml/2006/main" w:rsidR="11994F52" w:rsidRDefault="69D2AAF9" w14:paraId="0CC1D759" w14:textId="3EA13A8E">
      <w:pPr>
        <w:pStyle w:val="CommentText"/>
      </w:pPr>
      <w:r>
        <w:rPr>
          <w:rStyle w:val="CommentReference"/>
        </w:rPr>
        <w:annotationRef/>
      </w:r>
      <w:r w:rsidRPr="45B8F1F6" w:rsidR="50DD8A33">
        <w:t>Same here. Can we indicate it now? We already did calculations</w:t>
      </w:r>
    </w:p>
  </w:comment>
  <w:comment xmlns:w="http://schemas.openxmlformats.org/wordprocessingml/2006/main" w:initials="KV" w:author="KOTLUBEI, Viktoriia" w:date="2025-02-26T15:12:53" w:id="1787477281">
    <w:p xmlns:w14="http://schemas.microsoft.com/office/word/2010/wordml" xmlns:w="http://schemas.openxmlformats.org/wordprocessingml/2006/main" w:rsidR="51A77433" w:rsidRDefault="7125C29F" w14:paraId="5EBE4F04" w14:textId="7914B9B3">
      <w:pPr>
        <w:pStyle w:val="CommentText"/>
      </w:pPr>
      <w:r>
        <w:rPr>
          <w:rStyle w:val="CommentReference"/>
        </w:rPr>
        <w:annotationRef/>
      </w:r>
      <w:r w:rsidRPr="31AE94B3" w:rsidR="39399F33">
        <w:t>12 is correct</w:t>
      </w:r>
    </w:p>
  </w:comment>
</w:comments>
</file>

<file path=word/commentsExtended.xml><?xml version="1.0" encoding="utf-8"?>
<w15:commentsEx xmlns:mc="http://schemas.openxmlformats.org/markup-compatibility/2006" xmlns:w15="http://schemas.microsoft.com/office/word/2012/wordml" mc:Ignorable="w15">
  <w15:commentEx w15:done="0" w15:paraId="61101816"/>
  <w15:commentEx w15:done="0" w15:paraId="69FF3072" w15:paraIdParent="61101816"/>
  <w15:commentEx w15:done="0" w15:paraId="026A4AA7"/>
  <w15:commentEx w15:done="0" w15:paraId="1F8061F9" w15:paraIdParent="026A4AA7"/>
  <w15:commentEx w15:done="0" w15:paraId="5098ACE0" w15:paraIdParent="026A4AA7"/>
  <w15:commentEx w15:done="0" w15:paraId="6853DC63"/>
  <w15:commentEx w15:done="0" w15:paraId="102FE064" w15:paraIdParent="6853DC63"/>
  <w15:commentEx w15:done="0" w15:paraId="5AC20323"/>
  <w15:commentEx w15:done="0" w15:paraId="5866ACA0" w15:paraIdParent="5AC20323"/>
  <w15:commentEx w15:done="0" w15:paraId="16C7CC43"/>
  <w15:commentEx w15:done="0" w15:paraId="0CC1D759"/>
  <w15:commentEx w15:done="0" w15:paraId="5EBE4F04" w15:paraIdParent="16C7CC4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4024821" w16cex:dateUtc="2025-02-25T14:11:00Z"/>
  <w16cex:commentExtensible w16cex:durableId="1DED5104" w16cex:dateUtc="2025-02-26T13:52:00Z"/>
  <w16cex:commentExtensible w16cex:durableId="3B332C7C" w16cex:dateUtc="2025-02-25T14:18:00Z">
    <w16cex:extLst>
      <w16:ext w16:uri="{CE6994B0-6A32-4C9F-8C6B-6E91EDA988CE}">
        <cr:reactions xmlns:cr="http://schemas.microsoft.com/office/comments/2020/reactions">
          <cr:reaction reactionType="1">
            <cr:reactionInfo dateUtc="2025-02-26T13:55:23Z">
              <cr:user userId="S::v.kotlubei@unido.org::2d9f44d3-bb5f-48b3-ab04-079f626c68a2" userProvider="AD" userName="KOTLUBEI, Viktoriia"/>
            </cr:reactionInfo>
          </cr:reaction>
        </cr:reactions>
      </w16:ext>
    </w16cex:extLst>
  </w16cex:commentExtensible>
  <w16cex:commentExtensible w16cex:durableId="259B3D44" w16cex:dateUtc="2025-02-26T13:48:00Z"/>
  <w16cex:commentExtensible w16cex:durableId="7C248521" w16cex:dateUtc="2025-02-26T13:54:00Z"/>
  <w16cex:commentExtensible w16cex:durableId="44BF4F6C" w16cex:dateUtc="2025-02-25T14:42:00Z"/>
  <w16cex:commentExtensible w16cex:durableId="06327289" w16cex:dateUtc="2025-02-26T13:56:00Z"/>
  <w16cex:commentExtensible w16cex:durableId="3031970A" w16cex:dateUtc="2025-02-25T14:52:00Z"/>
  <w16cex:commentExtensible w16cex:durableId="1DC47890" w16cex:dateUtc="2025-02-26T13:58:00Z"/>
  <w16cex:commentExtensible w16cex:durableId="6E9F1BEE" w16cex:dateUtc="2025-02-25T14:30:00Z"/>
  <w16cex:commentExtensible w16cex:durableId="3279E3EC" w16cex:dateUtc="2025-02-26T13:59:50.685Z"/>
  <w16cex:commentExtensible w16cex:durableId="36604847" w16cex:dateUtc="2025-02-26T14:12:53.554Z"/>
</w16cex:commentsExtensible>
</file>

<file path=word/commentsIds.xml><?xml version="1.0" encoding="utf-8"?>
<w16cid:commentsIds xmlns:mc="http://schemas.openxmlformats.org/markup-compatibility/2006" xmlns:w16cid="http://schemas.microsoft.com/office/word/2016/wordml/cid" mc:Ignorable="w16cid">
  <w16cid:commentId w16cid:paraId="61101816" w16cid:durableId="74024821"/>
  <w16cid:commentId w16cid:paraId="69FF3072" w16cid:durableId="1DED5104"/>
  <w16cid:commentId w16cid:paraId="026A4AA7" w16cid:durableId="3B332C7C"/>
  <w16cid:commentId w16cid:paraId="1F8061F9" w16cid:durableId="259B3D44"/>
  <w16cid:commentId w16cid:paraId="5098ACE0" w16cid:durableId="7C248521"/>
  <w16cid:commentId w16cid:paraId="6853DC63" w16cid:durableId="44BF4F6C"/>
  <w16cid:commentId w16cid:paraId="102FE064" w16cid:durableId="06327289"/>
  <w16cid:commentId w16cid:paraId="5AC20323" w16cid:durableId="3031970A"/>
  <w16cid:commentId w16cid:paraId="5866ACA0" w16cid:durableId="1DC47890"/>
  <w16cid:commentId w16cid:paraId="16C7CC43" w16cid:durableId="6E9F1BEE"/>
  <w16cid:commentId w16cid:paraId="0CC1D759" w16cid:durableId="3279E3EC"/>
  <w16cid:commentId w16cid:paraId="5EBE4F04" w16cid:durableId="366048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1066" w:rsidRDefault="00801066" w14:paraId="30657F68" w14:textId="77777777">
      <w:r>
        <w:separator/>
      </w:r>
    </w:p>
  </w:endnote>
  <w:endnote w:type="continuationSeparator" w:id="0">
    <w:p w:rsidR="00801066" w:rsidRDefault="00801066" w14:paraId="5D1327AC" w14:textId="77777777">
      <w:r>
        <w:continuationSeparator/>
      </w:r>
    </w:p>
  </w:endnote>
  <w:endnote w:type="continuationNotice" w:id="1">
    <w:p w:rsidR="00801066" w:rsidRDefault="00801066" w14:paraId="07D51CE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5D25" w:rsidRDefault="00825D25" w14:paraId="7CCC5BF3" w14:textId="77777777">
    <w:pPr>
      <w:pStyle w:val="Footer"/>
      <w:jc w:val="center"/>
    </w:pPr>
    <w:r>
      <w:t xml:space="preserve">Page </w:t>
    </w:r>
    <w:r>
      <w:fldChar w:fldCharType="begin"/>
    </w:r>
    <w:r>
      <w:instrText xml:space="preserve"> PAGE </w:instrText>
    </w:r>
    <w:r>
      <w:fldChar w:fldCharType="separate"/>
    </w:r>
    <w:r w:rsidR="00FB224F">
      <w:rPr>
        <w:noProof/>
      </w:rPr>
      <w:t>2</w:t>
    </w:r>
    <w:r>
      <w:fldChar w:fldCharType="end"/>
    </w:r>
    <w:r>
      <w:t xml:space="preserve"> of </w:t>
    </w:r>
    <w:r>
      <w:fldChar w:fldCharType="begin"/>
    </w:r>
    <w:r>
      <w:instrText>NUMPAGES</w:instrText>
    </w:r>
    <w:r>
      <w:fldChar w:fldCharType="separate"/>
    </w:r>
    <w:r w:rsidR="00FB224F">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5D25" w:rsidRDefault="00825D25" w14:paraId="21E0386F" w14:textId="77777777">
    <w:pPr>
      <w:pStyle w:val="Footer"/>
      <w:jc w:val="center"/>
    </w:pPr>
    <w:r>
      <w:t xml:space="preserve">Page </w:t>
    </w:r>
    <w:r>
      <w:fldChar w:fldCharType="begin"/>
    </w:r>
    <w:r>
      <w:instrText xml:space="preserve"> PAGE </w:instrText>
    </w:r>
    <w:r>
      <w:fldChar w:fldCharType="separate"/>
    </w:r>
    <w:r w:rsidR="00FB224F">
      <w:rPr>
        <w:noProof/>
      </w:rPr>
      <w:t>1</w:t>
    </w:r>
    <w:r>
      <w:fldChar w:fldCharType="end"/>
    </w:r>
    <w:r>
      <w:t xml:space="preserve"> of </w:t>
    </w:r>
    <w:r>
      <w:fldChar w:fldCharType="begin"/>
    </w:r>
    <w:r>
      <w:instrText>NUMPAGES</w:instrText>
    </w:r>
    <w:r>
      <w:fldChar w:fldCharType="separate"/>
    </w:r>
    <w:r w:rsidR="00FB224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1066" w:rsidRDefault="00801066" w14:paraId="34EBD539" w14:textId="77777777">
      <w:r>
        <w:separator/>
      </w:r>
    </w:p>
  </w:footnote>
  <w:footnote w:type="continuationSeparator" w:id="0">
    <w:p w:rsidR="00801066" w:rsidRDefault="00801066" w14:paraId="306A1D38" w14:textId="77777777">
      <w:r>
        <w:continuationSeparator/>
      </w:r>
    </w:p>
  </w:footnote>
  <w:footnote w:type="continuationNotice" w:id="1">
    <w:p w:rsidR="00801066" w:rsidRDefault="00801066" w14:paraId="12BCB5A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5D25" w:rsidRDefault="00825D25" w14:paraId="2B9FD52B" w14:textId="77777777">
    <w:pPr>
      <w:pStyle w:val="Head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25D25" w:rsidRDefault="00825D25" w14:paraId="2DC1A8C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5D25" w:rsidRDefault="00825D25" w14:paraId="1DC7CEE2" w14:textId="77777777">
    <w:pPr>
      <w:pStyle w:val="Header"/>
      <w:jc w:val="center"/>
      <w:rPr>
        <w:rFonts w:ascii="Lucida Sans Unicode" w:hAnsi="Lucida Sans Unicode" w:cs="Lucida Sans Unicode"/>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25D25" w:rsidRDefault="00B502F8" w14:paraId="1231F847" w14:textId="77777777">
    <w:pPr>
      <w:pStyle w:val="Header"/>
      <w:jc w:val="center"/>
      <w:rPr>
        <w:rFonts w:ascii="Lucida Sans Unicode" w:hAnsi="Lucida Sans Unicode" w:cs="Lucida Sans Unicode"/>
        <w:b/>
        <w:bCs/>
      </w:rPr>
    </w:pPr>
    <w:r>
      <w:rPr>
        <w:noProof/>
      </w:rPr>
      <w:drawing>
        <wp:anchor distT="0" distB="0" distL="114300" distR="114300" simplePos="0" relativeHeight="251658240" behindDoc="0" locked="0" layoutInCell="1" allowOverlap="1" wp14:anchorId="481DFA7E" wp14:editId="3972F0DA">
          <wp:simplePos x="0" y="0"/>
          <wp:positionH relativeFrom="page">
            <wp:posOffset>0</wp:posOffset>
          </wp:positionH>
          <wp:positionV relativeFrom="paragraph">
            <wp:posOffset>42545</wp:posOffset>
          </wp:positionV>
          <wp:extent cx="7548245" cy="1443990"/>
          <wp:effectExtent l="0" t="0" r="0" b="0"/>
          <wp:wrapTopAndBottom/>
          <wp:docPr id="2" name="Picture 1" descr="../../../UNIDO_letters/20220124_UNIDO_letters/20220124_UNIDO_letterheads/20220124_UNIDO_letterheads_PNG/EN_heade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UNIDO_letters/20220124_UNIDO_letters/20220124_UNIDO_letterheads/20220124_UNIDO_letterheads_PNG/EN_heade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8245" cy="144399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308F"/>
    <w:multiLevelType w:val="multilevel"/>
    <w:tmpl w:val="48C4DCA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ascii="Aptos" w:hAnsi="Aptos" w:eastAsia="Times New Roman" w:cs="Aptos"/>
      </w:rPr>
    </w:lvl>
    <w:lvl w:ilvl="2">
      <w:start w:val="1"/>
      <w:numFmt w:val="decimal"/>
      <w:isLgl/>
      <w:lvlText w:val="%1.%2.%3"/>
      <w:lvlJc w:val="left"/>
      <w:pPr>
        <w:ind w:left="1080" w:hanging="720"/>
      </w:pPr>
      <w:rPr>
        <w:rFonts w:hint="default" w:ascii="Aptos" w:hAnsi="Aptos" w:eastAsia="Times New Roman" w:cs="Aptos"/>
      </w:rPr>
    </w:lvl>
    <w:lvl w:ilvl="3">
      <w:start w:val="1"/>
      <w:numFmt w:val="decimal"/>
      <w:isLgl/>
      <w:lvlText w:val="%1.%2.%3.%4"/>
      <w:lvlJc w:val="left"/>
      <w:pPr>
        <w:ind w:left="1080" w:hanging="720"/>
      </w:pPr>
      <w:rPr>
        <w:rFonts w:hint="default" w:ascii="Aptos" w:hAnsi="Aptos" w:eastAsia="Times New Roman" w:cs="Aptos"/>
      </w:rPr>
    </w:lvl>
    <w:lvl w:ilvl="4">
      <w:start w:val="1"/>
      <w:numFmt w:val="decimal"/>
      <w:isLgl/>
      <w:lvlText w:val="%1.%2.%3.%4.%5"/>
      <w:lvlJc w:val="left"/>
      <w:pPr>
        <w:ind w:left="1440" w:hanging="1080"/>
      </w:pPr>
      <w:rPr>
        <w:rFonts w:hint="default" w:ascii="Aptos" w:hAnsi="Aptos" w:eastAsia="Times New Roman" w:cs="Aptos"/>
      </w:rPr>
    </w:lvl>
    <w:lvl w:ilvl="5">
      <w:start w:val="1"/>
      <w:numFmt w:val="decimal"/>
      <w:isLgl/>
      <w:lvlText w:val="%1.%2.%3.%4.%5.%6"/>
      <w:lvlJc w:val="left"/>
      <w:pPr>
        <w:ind w:left="1440" w:hanging="1080"/>
      </w:pPr>
      <w:rPr>
        <w:rFonts w:hint="default" w:ascii="Aptos" w:hAnsi="Aptos" w:eastAsia="Times New Roman" w:cs="Aptos"/>
      </w:rPr>
    </w:lvl>
    <w:lvl w:ilvl="6">
      <w:start w:val="1"/>
      <w:numFmt w:val="decimal"/>
      <w:isLgl/>
      <w:lvlText w:val="%1.%2.%3.%4.%5.%6.%7"/>
      <w:lvlJc w:val="left"/>
      <w:pPr>
        <w:ind w:left="1800" w:hanging="1440"/>
      </w:pPr>
      <w:rPr>
        <w:rFonts w:hint="default" w:ascii="Aptos" w:hAnsi="Aptos" w:eastAsia="Times New Roman" w:cs="Aptos"/>
      </w:rPr>
    </w:lvl>
    <w:lvl w:ilvl="7">
      <w:start w:val="1"/>
      <w:numFmt w:val="decimal"/>
      <w:isLgl/>
      <w:lvlText w:val="%1.%2.%3.%4.%5.%6.%7.%8"/>
      <w:lvlJc w:val="left"/>
      <w:pPr>
        <w:ind w:left="1800" w:hanging="1440"/>
      </w:pPr>
      <w:rPr>
        <w:rFonts w:hint="default" w:ascii="Aptos" w:hAnsi="Aptos" w:eastAsia="Times New Roman" w:cs="Aptos"/>
      </w:rPr>
    </w:lvl>
    <w:lvl w:ilvl="8">
      <w:start w:val="1"/>
      <w:numFmt w:val="decimal"/>
      <w:isLgl/>
      <w:lvlText w:val="%1.%2.%3.%4.%5.%6.%7.%8.%9"/>
      <w:lvlJc w:val="left"/>
      <w:pPr>
        <w:ind w:left="2160" w:hanging="1800"/>
      </w:pPr>
      <w:rPr>
        <w:rFonts w:hint="default" w:ascii="Aptos" w:hAnsi="Aptos" w:eastAsia="Times New Roman" w:cs="Aptos"/>
      </w:rPr>
    </w:lvl>
  </w:abstractNum>
  <w:abstractNum w:abstractNumId="1" w15:restartNumberingAfterBreak="0">
    <w:nsid w:val="094CEB44"/>
    <w:multiLevelType w:val="multilevel"/>
    <w:tmpl w:val="FFFFFFFF"/>
    <w:lvl w:ilvl="0">
      <w:start w:val="4"/>
      <w:numFmt w:val="bullet"/>
      <w:lvlText w:val="-"/>
      <w:lvlJc w:val="left"/>
      <w:pPr>
        <w:ind w:left="720" w:hanging="360"/>
      </w:pPr>
      <w:rPr>
        <w:rFonts w:hint="default" w:ascii="Calibri" w:hAnsi="Calibri"/>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0AE058FB"/>
    <w:multiLevelType w:val="hybridMultilevel"/>
    <w:tmpl w:val="DD5A71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27A1202"/>
    <w:multiLevelType w:val="hybridMultilevel"/>
    <w:tmpl w:val="2616A6D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3486F24"/>
    <w:multiLevelType w:val="multilevel"/>
    <w:tmpl w:val="13486F24"/>
    <w:lvl w:ilvl="0">
      <w:start w:val="1"/>
      <w:numFmt w:val="lowerRoman"/>
      <w:lvlText w:val="%1)"/>
      <w:lvlJc w:val="left"/>
      <w:pPr>
        <w:ind w:left="990" w:hanging="720"/>
      </w:pPr>
      <w:rPr>
        <w:rFonts w:hint="default"/>
        <w:b w:val="0"/>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5" w15:restartNumberingAfterBreak="0">
    <w:nsid w:val="1383431A"/>
    <w:multiLevelType w:val="hybridMultilevel"/>
    <w:tmpl w:val="133C4FB0"/>
    <w:lvl w:ilvl="0" w:tplc="7FBEFA90">
      <w:start w:val="1"/>
      <w:numFmt w:val="decimal"/>
      <w:lvlText w:val="%1."/>
      <w:lvlJc w:val="left"/>
      <w:pPr>
        <w:ind w:left="384" w:hanging="360"/>
      </w:pPr>
      <w:rPr>
        <w:rFonts w:hint="default"/>
      </w:rPr>
    </w:lvl>
    <w:lvl w:ilvl="1" w:tplc="08090019" w:tentative="1">
      <w:start w:val="1"/>
      <w:numFmt w:val="lowerLetter"/>
      <w:lvlText w:val="%2."/>
      <w:lvlJc w:val="left"/>
      <w:pPr>
        <w:ind w:left="1104" w:hanging="360"/>
      </w:pPr>
    </w:lvl>
    <w:lvl w:ilvl="2" w:tplc="0809001B" w:tentative="1">
      <w:start w:val="1"/>
      <w:numFmt w:val="lowerRoman"/>
      <w:lvlText w:val="%3."/>
      <w:lvlJc w:val="right"/>
      <w:pPr>
        <w:ind w:left="1824" w:hanging="180"/>
      </w:pPr>
    </w:lvl>
    <w:lvl w:ilvl="3" w:tplc="0809000F" w:tentative="1">
      <w:start w:val="1"/>
      <w:numFmt w:val="decimal"/>
      <w:lvlText w:val="%4."/>
      <w:lvlJc w:val="left"/>
      <w:pPr>
        <w:ind w:left="2544" w:hanging="360"/>
      </w:pPr>
    </w:lvl>
    <w:lvl w:ilvl="4" w:tplc="08090019" w:tentative="1">
      <w:start w:val="1"/>
      <w:numFmt w:val="lowerLetter"/>
      <w:lvlText w:val="%5."/>
      <w:lvlJc w:val="left"/>
      <w:pPr>
        <w:ind w:left="3264" w:hanging="360"/>
      </w:pPr>
    </w:lvl>
    <w:lvl w:ilvl="5" w:tplc="0809001B" w:tentative="1">
      <w:start w:val="1"/>
      <w:numFmt w:val="lowerRoman"/>
      <w:lvlText w:val="%6."/>
      <w:lvlJc w:val="right"/>
      <w:pPr>
        <w:ind w:left="3984" w:hanging="180"/>
      </w:pPr>
    </w:lvl>
    <w:lvl w:ilvl="6" w:tplc="0809000F" w:tentative="1">
      <w:start w:val="1"/>
      <w:numFmt w:val="decimal"/>
      <w:lvlText w:val="%7."/>
      <w:lvlJc w:val="left"/>
      <w:pPr>
        <w:ind w:left="4704" w:hanging="360"/>
      </w:pPr>
    </w:lvl>
    <w:lvl w:ilvl="7" w:tplc="08090019" w:tentative="1">
      <w:start w:val="1"/>
      <w:numFmt w:val="lowerLetter"/>
      <w:lvlText w:val="%8."/>
      <w:lvlJc w:val="left"/>
      <w:pPr>
        <w:ind w:left="5424" w:hanging="360"/>
      </w:pPr>
    </w:lvl>
    <w:lvl w:ilvl="8" w:tplc="0809001B" w:tentative="1">
      <w:start w:val="1"/>
      <w:numFmt w:val="lowerRoman"/>
      <w:lvlText w:val="%9."/>
      <w:lvlJc w:val="right"/>
      <w:pPr>
        <w:ind w:left="6144" w:hanging="180"/>
      </w:pPr>
    </w:lvl>
  </w:abstractNum>
  <w:abstractNum w:abstractNumId="6" w15:restartNumberingAfterBreak="0">
    <w:nsid w:val="14355EDA"/>
    <w:multiLevelType w:val="hybridMultilevel"/>
    <w:tmpl w:val="50740C4E"/>
    <w:lvl w:ilvl="0" w:tplc="93F0D474">
      <w:start w:val="2"/>
      <w:numFmt w:val="lowerLetter"/>
      <w:lvlText w:val="(%1)"/>
      <w:lvlJc w:val="left"/>
      <w:pPr>
        <w:tabs>
          <w:tab w:val="num" w:pos="1440"/>
        </w:tabs>
        <w:ind w:left="1440" w:hanging="744"/>
      </w:pPr>
      <w:rPr>
        <w:rFonts w:hint="default"/>
        <w:u w:val="none"/>
      </w:rPr>
    </w:lvl>
    <w:lvl w:ilvl="1" w:tplc="7C1244A8">
      <w:start w:val="1"/>
      <w:numFmt w:val="decimal"/>
      <w:lvlText w:val="(%2)"/>
      <w:lvlJc w:val="left"/>
      <w:pPr>
        <w:tabs>
          <w:tab w:val="num" w:pos="2136"/>
        </w:tabs>
        <w:ind w:left="2136" w:hanging="720"/>
      </w:pPr>
      <w:rPr>
        <w:rFonts w:hint="default"/>
      </w:rPr>
    </w:lvl>
    <w:lvl w:ilvl="2" w:tplc="679649F0">
      <w:start w:val="1"/>
      <w:numFmt w:val="decimal"/>
      <w:lvlText w:val="%3)"/>
      <w:lvlJc w:val="left"/>
      <w:pPr>
        <w:tabs>
          <w:tab w:val="num" w:pos="3036"/>
        </w:tabs>
        <w:ind w:left="3036" w:hanging="720"/>
      </w:pPr>
      <w:rPr>
        <w:rFonts w:hint="default"/>
      </w:rPr>
    </w:lvl>
    <w:lvl w:ilvl="3" w:tplc="0409000F" w:tentative="1">
      <w:start w:val="1"/>
      <w:numFmt w:val="decimal"/>
      <w:lvlText w:val="%4."/>
      <w:lvlJc w:val="left"/>
      <w:pPr>
        <w:tabs>
          <w:tab w:val="num" w:pos="3216"/>
        </w:tabs>
        <w:ind w:left="3216" w:hanging="360"/>
      </w:pPr>
    </w:lvl>
    <w:lvl w:ilvl="4" w:tplc="04090019" w:tentative="1">
      <w:start w:val="1"/>
      <w:numFmt w:val="lowerLetter"/>
      <w:lvlText w:val="%5."/>
      <w:lvlJc w:val="left"/>
      <w:pPr>
        <w:tabs>
          <w:tab w:val="num" w:pos="3936"/>
        </w:tabs>
        <w:ind w:left="3936" w:hanging="360"/>
      </w:pPr>
    </w:lvl>
    <w:lvl w:ilvl="5" w:tplc="0409001B" w:tentative="1">
      <w:start w:val="1"/>
      <w:numFmt w:val="lowerRoman"/>
      <w:lvlText w:val="%6."/>
      <w:lvlJc w:val="right"/>
      <w:pPr>
        <w:tabs>
          <w:tab w:val="num" w:pos="4656"/>
        </w:tabs>
        <w:ind w:left="4656" w:hanging="180"/>
      </w:pPr>
    </w:lvl>
    <w:lvl w:ilvl="6" w:tplc="0409000F" w:tentative="1">
      <w:start w:val="1"/>
      <w:numFmt w:val="decimal"/>
      <w:lvlText w:val="%7."/>
      <w:lvlJc w:val="left"/>
      <w:pPr>
        <w:tabs>
          <w:tab w:val="num" w:pos="5376"/>
        </w:tabs>
        <w:ind w:left="5376" w:hanging="360"/>
      </w:pPr>
    </w:lvl>
    <w:lvl w:ilvl="7" w:tplc="04090019" w:tentative="1">
      <w:start w:val="1"/>
      <w:numFmt w:val="lowerLetter"/>
      <w:lvlText w:val="%8."/>
      <w:lvlJc w:val="left"/>
      <w:pPr>
        <w:tabs>
          <w:tab w:val="num" w:pos="6096"/>
        </w:tabs>
        <w:ind w:left="6096" w:hanging="360"/>
      </w:pPr>
    </w:lvl>
    <w:lvl w:ilvl="8" w:tplc="0409001B" w:tentative="1">
      <w:start w:val="1"/>
      <w:numFmt w:val="lowerRoman"/>
      <w:lvlText w:val="%9."/>
      <w:lvlJc w:val="right"/>
      <w:pPr>
        <w:tabs>
          <w:tab w:val="num" w:pos="6816"/>
        </w:tabs>
        <w:ind w:left="6816" w:hanging="180"/>
      </w:pPr>
    </w:lvl>
  </w:abstractNum>
  <w:abstractNum w:abstractNumId="7" w15:restartNumberingAfterBreak="0">
    <w:nsid w:val="1885FD04"/>
    <w:multiLevelType w:val="multilevel"/>
    <w:tmpl w:val="FFFFFFFF"/>
    <w:lvl w:ilvl="0">
      <w:start w:val="1"/>
      <w:numFmt w:val="decimal"/>
      <w:lvlText w:val="%1."/>
      <w:lvlJc w:val="left"/>
      <w:pPr>
        <w:ind w:left="2520" w:hanging="360"/>
      </w:pPr>
      <w:rPr>
        <w:rFonts w:hint="default" w:ascii="Calibri" w:hAnsi="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94507E4"/>
    <w:multiLevelType w:val="hybridMultilevel"/>
    <w:tmpl w:val="A5A42B5E"/>
    <w:lvl w:ilvl="0" w:tplc="DFC4E9D8">
      <w:numFmt w:val="bullet"/>
      <w:lvlText w:val="-"/>
      <w:lvlJc w:val="left"/>
      <w:pPr>
        <w:ind w:left="720" w:hanging="360"/>
      </w:pPr>
      <w:rPr>
        <w:rFonts w:hint="default" w:ascii="Calibri" w:hAnsi="Calibri"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A02382C"/>
    <w:multiLevelType w:val="hybridMultilevel"/>
    <w:tmpl w:val="FC20FEB0"/>
    <w:lvl w:ilvl="0" w:tplc="0409000F">
      <w:start w:val="1"/>
      <w:numFmt w:val="decimal"/>
      <w:lvlText w:val="%1."/>
      <w:lvlJc w:val="left"/>
      <w:pPr>
        <w:tabs>
          <w:tab w:val="num" w:pos="720"/>
        </w:tabs>
        <w:ind w:left="720" w:hanging="360"/>
      </w:pPr>
      <w:rPr>
        <w:rFonts w:hint="default"/>
      </w:rPr>
    </w:lvl>
    <w:lvl w:ilvl="1" w:tplc="70DC28BA">
      <w:start w:val="1"/>
      <w:numFmt w:val="lowerLetter"/>
      <w:lvlText w:val="(%2)"/>
      <w:lvlJc w:val="left"/>
      <w:pPr>
        <w:tabs>
          <w:tab w:val="num" w:pos="1800"/>
        </w:tabs>
        <w:ind w:left="1800" w:hanging="720"/>
      </w:pPr>
      <w:rPr>
        <w:rFonts w:hint="default"/>
        <w:u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2AF2856"/>
    <w:multiLevelType w:val="hybridMultilevel"/>
    <w:tmpl w:val="68C4B144"/>
    <w:lvl w:ilvl="0" w:tplc="F04E71E8">
      <w:start w:val="2"/>
      <w:numFmt w:val="lowerLetter"/>
      <w:lvlText w:val="%1."/>
      <w:lvlJc w:val="left"/>
      <w:pPr>
        <w:ind w:left="384" w:hanging="360"/>
      </w:pPr>
      <w:rPr>
        <w:rFonts w:hint="default"/>
        <w:b/>
      </w:rPr>
    </w:lvl>
    <w:lvl w:ilvl="1" w:tplc="08090019" w:tentative="1">
      <w:start w:val="1"/>
      <w:numFmt w:val="lowerLetter"/>
      <w:lvlText w:val="%2."/>
      <w:lvlJc w:val="left"/>
      <w:pPr>
        <w:ind w:left="1104" w:hanging="360"/>
      </w:pPr>
    </w:lvl>
    <w:lvl w:ilvl="2" w:tplc="0809001B" w:tentative="1">
      <w:start w:val="1"/>
      <w:numFmt w:val="lowerRoman"/>
      <w:lvlText w:val="%3."/>
      <w:lvlJc w:val="right"/>
      <w:pPr>
        <w:ind w:left="1824" w:hanging="180"/>
      </w:pPr>
    </w:lvl>
    <w:lvl w:ilvl="3" w:tplc="0809000F" w:tentative="1">
      <w:start w:val="1"/>
      <w:numFmt w:val="decimal"/>
      <w:lvlText w:val="%4."/>
      <w:lvlJc w:val="left"/>
      <w:pPr>
        <w:ind w:left="2544" w:hanging="360"/>
      </w:pPr>
    </w:lvl>
    <w:lvl w:ilvl="4" w:tplc="08090019" w:tentative="1">
      <w:start w:val="1"/>
      <w:numFmt w:val="lowerLetter"/>
      <w:lvlText w:val="%5."/>
      <w:lvlJc w:val="left"/>
      <w:pPr>
        <w:ind w:left="3264" w:hanging="360"/>
      </w:pPr>
    </w:lvl>
    <w:lvl w:ilvl="5" w:tplc="0809001B" w:tentative="1">
      <w:start w:val="1"/>
      <w:numFmt w:val="lowerRoman"/>
      <w:lvlText w:val="%6."/>
      <w:lvlJc w:val="right"/>
      <w:pPr>
        <w:ind w:left="3984" w:hanging="180"/>
      </w:pPr>
    </w:lvl>
    <w:lvl w:ilvl="6" w:tplc="0809000F" w:tentative="1">
      <w:start w:val="1"/>
      <w:numFmt w:val="decimal"/>
      <w:lvlText w:val="%7."/>
      <w:lvlJc w:val="left"/>
      <w:pPr>
        <w:ind w:left="4704" w:hanging="360"/>
      </w:pPr>
    </w:lvl>
    <w:lvl w:ilvl="7" w:tplc="08090019" w:tentative="1">
      <w:start w:val="1"/>
      <w:numFmt w:val="lowerLetter"/>
      <w:lvlText w:val="%8."/>
      <w:lvlJc w:val="left"/>
      <w:pPr>
        <w:ind w:left="5424" w:hanging="360"/>
      </w:pPr>
    </w:lvl>
    <w:lvl w:ilvl="8" w:tplc="0809001B" w:tentative="1">
      <w:start w:val="1"/>
      <w:numFmt w:val="lowerRoman"/>
      <w:lvlText w:val="%9."/>
      <w:lvlJc w:val="right"/>
      <w:pPr>
        <w:ind w:left="6144" w:hanging="180"/>
      </w:pPr>
    </w:lvl>
  </w:abstractNum>
  <w:abstractNum w:abstractNumId="11" w15:restartNumberingAfterBreak="0">
    <w:nsid w:val="36494B2B"/>
    <w:multiLevelType w:val="hybridMultilevel"/>
    <w:tmpl w:val="A372F57C"/>
    <w:lvl w:ilvl="0" w:tplc="B150DD20">
      <w:start w:val="3"/>
      <w:numFmt w:val="bullet"/>
      <w:lvlText w:val="-"/>
      <w:lvlJc w:val="left"/>
      <w:pPr>
        <w:ind w:left="720" w:hanging="360"/>
      </w:pPr>
      <w:rPr>
        <w:rFonts w:hint="default" w:ascii="Aptos" w:hAnsi="Aptos" w:eastAsia="Aptos"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394C4B78"/>
    <w:multiLevelType w:val="hybridMultilevel"/>
    <w:tmpl w:val="396C46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BAE52FF"/>
    <w:multiLevelType w:val="hybridMultilevel"/>
    <w:tmpl w:val="73AC0404"/>
    <w:lvl w:ilvl="0" w:tplc="0809000B">
      <w:start w:val="1"/>
      <w:numFmt w:val="bullet"/>
      <w:lvlText w:val=""/>
      <w:lvlJc w:val="left"/>
      <w:pPr>
        <w:ind w:left="744" w:hanging="360"/>
      </w:pPr>
      <w:rPr>
        <w:rFonts w:hint="default" w:ascii="Wingdings" w:hAnsi="Wingdings"/>
      </w:rPr>
    </w:lvl>
    <w:lvl w:ilvl="1" w:tplc="08090003" w:tentative="1">
      <w:start w:val="1"/>
      <w:numFmt w:val="bullet"/>
      <w:lvlText w:val="o"/>
      <w:lvlJc w:val="left"/>
      <w:pPr>
        <w:ind w:left="1464" w:hanging="360"/>
      </w:pPr>
      <w:rPr>
        <w:rFonts w:hint="default" w:ascii="Courier New" w:hAnsi="Courier New" w:cs="Courier New"/>
      </w:rPr>
    </w:lvl>
    <w:lvl w:ilvl="2" w:tplc="08090005" w:tentative="1">
      <w:start w:val="1"/>
      <w:numFmt w:val="bullet"/>
      <w:lvlText w:val=""/>
      <w:lvlJc w:val="left"/>
      <w:pPr>
        <w:ind w:left="2184" w:hanging="360"/>
      </w:pPr>
      <w:rPr>
        <w:rFonts w:hint="default" w:ascii="Wingdings" w:hAnsi="Wingdings"/>
      </w:rPr>
    </w:lvl>
    <w:lvl w:ilvl="3" w:tplc="08090001" w:tentative="1">
      <w:start w:val="1"/>
      <w:numFmt w:val="bullet"/>
      <w:lvlText w:val=""/>
      <w:lvlJc w:val="left"/>
      <w:pPr>
        <w:ind w:left="2904" w:hanging="360"/>
      </w:pPr>
      <w:rPr>
        <w:rFonts w:hint="default" w:ascii="Symbol" w:hAnsi="Symbol"/>
      </w:rPr>
    </w:lvl>
    <w:lvl w:ilvl="4" w:tplc="08090003" w:tentative="1">
      <w:start w:val="1"/>
      <w:numFmt w:val="bullet"/>
      <w:lvlText w:val="o"/>
      <w:lvlJc w:val="left"/>
      <w:pPr>
        <w:ind w:left="3624" w:hanging="360"/>
      </w:pPr>
      <w:rPr>
        <w:rFonts w:hint="default" w:ascii="Courier New" w:hAnsi="Courier New" w:cs="Courier New"/>
      </w:rPr>
    </w:lvl>
    <w:lvl w:ilvl="5" w:tplc="08090005" w:tentative="1">
      <w:start w:val="1"/>
      <w:numFmt w:val="bullet"/>
      <w:lvlText w:val=""/>
      <w:lvlJc w:val="left"/>
      <w:pPr>
        <w:ind w:left="4344" w:hanging="360"/>
      </w:pPr>
      <w:rPr>
        <w:rFonts w:hint="default" w:ascii="Wingdings" w:hAnsi="Wingdings"/>
      </w:rPr>
    </w:lvl>
    <w:lvl w:ilvl="6" w:tplc="08090001" w:tentative="1">
      <w:start w:val="1"/>
      <w:numFmt w:val="bullet"/>
      <w:lvlText w:val=""/>
      <w:lvlJc w:val="left"/>
      <w:pPr>
        <w:ind w:left="5064" w:hanging="360"/>
      </w:pPr>
      <w:rPr>
        <w:rFonts w:hint="default" w:ascii="Symbol" w:hAnsi="Symbol"/>
      </w:rPr>
    </w:lvl>
    <w:lvl w:ilvl="7" w:tplc="08090003" w:tentative="1">
      <w:start w:val="1"/>
      <w:numFmt w:val="bullet"/>
      <w:lvlText w:val="o"/>
      <w:lvlJc w:val="left"/>
      <w:pPr>
        <w:ind w:left="5784" w:hanging="360"/>
      </w:pPr>
      <w:rPr>
        <w:rFonts w:hint="default" w:ascii="Courier New" w:hAnsi="Courier New" w:cs="Courier New"/>
      </w:rPr>
    </w:lvl>
    <w:lvl w:ilvl="8" w:tplc="08090005" w:tentative="1">
      <w:start w:val="1"/>
      <w:numFmt w:val="bullet"/>
      <w:lvlText w:val=""/>
      <w:lvlJc w:val="left"/>
      <w:pPr>
        <w:ind w:left="6504" w:hanging="360"/>
      </w:pPr>
      <w:rPr>
        <w:rFonts w:hint="default" w:ascii="Wingdings" w:hAnsi="Wingdings"/>
      </w:rPr>
    </w:lvl>
  </w:abstractNum>
  <w:abstractNum w:abstractNumId="14" w15:restartNumberingAfterBreak="0">
    <w:nsid w:val="3D6912BE"/>
    <w:multiLevelType w:val="hybridMultilevel"/>
    <w:tmpl w:val="65CE0164"/>
    <w:lvl w:ilvl="0" w:tplc="08090001">
      <w:start w:val="1"/>
      <w:numFmt w:val="bullet"/>
      <w:lvlText w:val=""/>
      <w:lvlJc w:val="left"/>
      <w:pPr>
        <w:ind w:left="744" w:hanging="360"/>
      </w:pPr>
      <w:rPr>
        <w:rFonts w:hint="default" w:ascii="Symbol" w:hAnsi="Symbol"/>
      </w:rPr>
    </w:lvl>
    <w:lvl w:ilvl="1" w:tplc="08090003" w:tentative="1">
      <w:start w:val="1"/>
      <w:numFmt w:val="bullet"/>
      <w:lvlText w:val="o"/>
      <w:lvlJc w:val="left"/>
      <w:pPr>
        <w:ind w:left="1464" w:hanging="360"/>
      </w:pPr>
      <w:rPr>
        <w:rFonts w:hint="default" w:ascii="Courier New" w:hAnsi="Courier New" w:cs="Courier New"/>
      </w:rPr>
    </w:lvl>
    <w:lvl w:ilvl="2" w:tplc="08090005" w:tentative="1">
      <w:start w:val="1"/>
      <w:numFmt w:val="bullet"/>
      <w:lvlText w:val=""/>
      <w:lvlJc w:val="left"/>
      <w:pPr>
        <w:ind w:left="2184" w:hanging="360"/>
      </w:pPr>
      <w:rPr>
        <w:rFonts w:hint="default" w:ascii="Wingdings" w:hAnsi="Wingdings"/>
      </w:rPr>
    </w:lvl>
    <w:lvl w:ilvl="3" w:tplc="08090001" w:tentative="1">
      <w:start w:val="1"/>
      <w:numFmt w:val="bullet"/>
      <w:lvlText w:val=""/>
      <w:lvlJc w:val="left"/>
      <w:pPr>
        <w:ind w:left="2904" w:hanging="360"/>
      </w:pPr>
      <w:rPr>
        <w:rFonts w:hint="default" w:ascii="Symbol" w:hAnsi="Symbol"/>
      </w:rPr>
    </w:lvl>
    <w:lvl w:ilvl="4" w:tplc="08090003" w:tentative="1">
      <w:start w:val="1"/>
      <w:numFmt w:val="bullet"/>
      <w:lvlText w:val="o"/>
      <w:lvlJc w:val="left"/>
      <w:pPr>
        <w:ind w:left="3624" w:hanging="360"/>
      </w:pPr>
      <w:rPr>
        <w:rFonts w:hint="default" w:ascii="Courier New" w:hAnsi="Courier New" w:cs="Courier New"/>
      </w:rPr>
    </w:lvl>
    <w:lvl w:ilvl="5" w:tplc="08090005" w:tentative="1">
      <w:start w:val="1"/>
      <w:numFmt w:val="bullet"/>
      <w:lvlText w:val=""/>
      <w:lvlJc w:val="left"/>
      <w:pPr>
        <w:ind w:left="4344" w:hanging="360"/>
      </w:pPr>
      <w:rPr>
        <w:rFonts w:hint="default" w:ascii="Wingdings" w:hAnsi="Wingdings"/>
      </w:rPr>
    </w:lvl>
    <w:lvl w:ilvl="6" w:tplc="08090001" w:tentative="1">
      <w:start w:val="1"/>
      <w:numFmt w:val="bullet"/>
      <w:lvlText w:val=""/>
      <w:lvlJc w:val="left"/>
      <w:pPr>
        <w:ind w:left="5064" w:hanging="360"/>
      </w:pPr>
      <w:rPr>
        <w:rFonts w:hint="default" w:ascii="Symbol" w:hAnsi="Symbol"/>
      </w:rPr>
    </w:lvl>
    <w:lvl w:ilvl="7" w:tplc="08090003" w:tentative="1">
      <w:start w:val="1"/>
      <w:numFmt w:val="bullet"/>
      <w:lvlText w:val="o"/>
      <w:lvlJc w:val="left"/>
      <w:pPr>
        <w:ind w:left="5784" w:hanging="360"/>
      </w:pPr>
      <w:rPr>
        <w:rFonts w:hint="default" w:ascii="Courier New" w:hAnsi="Courier New" w:cs="Courier New"/>
      </w:rPr>
    </w:lvl>
    <w:lvl w:ilvl="8" w:tplc="08090005" w:tentative="1">
      <w:start w:val="1"/>
      <w:numFmt w:val="bullet"/>
      <w:lvlText w:val=""/>
      <w:lvlJc w:val="left"/>
      <w:pPr>
        <w:ind w:left="6504" w:hanging="360"/>
      </w:pPr>
      <w:rPr>
        <w:rFonts w:hint="default" w:ascii="Wingdings" w:hAnsi="Wingdings"/>
      </w:rPr>
    </w:lvl>
  </w:abstractNum>
  <w:abstractNum w:abstractNumId="15" w15:restartNumberingAfterBreak="0">
    <w:nsid w:val="3D8550C1"/>
    <w:multiLevelType w:val="multilevel"/>
    <w:tmpl w:val="8B42003C"/>
    <w:lvl w:ilvl="0">
      <w:start w:val="1"/>
      <w:numFmt w:val="decimal"/>
      <w:lvlText w:val="%1."/>
      <w:lvlJc w:val="left"/>
      <w:pPr>
        <w:ind w:left="525" w:hanging="360"/>
      </w:pPr>
      <w:rPr>
        <w:rFonts w:hint="default" w:ascii="Times New Roman" w:hAnsi="Times New Roman" w:eastAsia="Times New Roman" w:cs="Times New Roman"/>
        <w:b w:val="0"/>
        <w:bCs w:val="0"/>
        <w:i w:val="0"/>
        <w:iCs w:val="0"/>
        <w:color w:val="4F81BC"/>
        <w:spacing w:val="0"/>
        <w:w w:val="99"/>
        <w:sz w:val="32"/>
        <w:szCs w:val="32"/>
        <w:lang w:val="en-US" w:eastAsia="en-US" w:bidi="ar-SA"/>
      </w:rPr>
    </w:lvl>
    <w:lvl w:ilvl="1">
      <w:start w:val="1"/>
      <w:numFmt w:val="decimal"/>
      <w:lvlText w:val="%1.%2."/>
      <w:lvlJc w:val="left"/>
      <w:pPr>
        <w:ind w:left="1017" w:hanging="492"/>
      </w:pPr>
      <w:rPr>
        <w:rFonts w:hint="default" w:ascii="Times New Roman" w:hAnsi="Times New Roman" w:eastAsia="Times New Roman" w:cs="Times New Roman"/>
        <w:b w:val="0"/>
        <w:bCs w:val="0"/>
        <w:i w:val="0"/>
        <w:iCs w:val="0"/>
        <w:color w:val="365F91"/>
        <w:spacing w:val="0"/>
        <w:w w:val="97"/>
        <w:sz w:val="28"/>
        <w:szCs w:val="28"/>
        <w:lang w:val="en-US" w:eastAsia="en-US" w:bidi="ar-SA"/>
      </w:rPr>
    </w:lvl>
    <w:lvl w:ilvl="2">
      <w:numFmt w:val="bullet"/>
      <w:lvlText w:val="•"/>
      <w:lvlJc w:val="left"/>
      <w:pPr>
        <w:ind w:left="1993" w:hanging="492"/>
      </w:pPr>
      <w:rPr>
        <w:rFonts w:hint="default"/>
        <w:lang w:val="en-US" w:eastAsia="en-US" w:bidi="ar-SA"/>
      </w:rPr>
    </w:lvl>
    <w:lvl w:ilvl="3">
      <w:numFmt w:val="bullet"/>
      <w:lvlText w:val="•"/>
      <w:lvlJc w:val="left"/>
      <w:pPr>
        <w:ind w:left="2966" w:hanging="492"/>
      </w:pPr>
      <w:rPr>
        <w:rFonts w:hint="default"/>
        <w:lang w:val="en-US" w:eastAsia="en-US" w:bidi="ar-SA"/>
      </w:rPr>
    </w:lvl>
    <w:lvl w:ilvl="4">
      <w:numFmt w:val="bullet"/>
      <w:lvlText w:val="•"/>
      <w:lvlJc w:val="left"/>
      <w:pPr>
        <w:ind w:left="3940" w:hanging="492"/>
      </w:pPr>
      <w:rPr>
        <w:rFonts w:hint="default"/>
        <w:lang w:val="en-US" w:eastAsia="en-US" w:bidi="ar-SA"/>
      </w:rPr>
    </w:lvl>
    <w:lvl w:ilvl="5">
      <w:numFmt w:val="bullet"/>
      <w:lvlText w:val="•"/>
      <w:lvlJc w:val="left"/>
      <w:pPr>
        <w:ind w:left="4913" w:hanging="492"/>
      </w:pPr>
      <w:rPr>
        <w:rFonts w:hint="default"/>
        <w:lang w:val="en-US" w:eastAsia="en-US" w:bidi="ar-SA"/>
      </w:rPr>
    </w:lvl>
    <w:lvl w:ilvl="6">
      <w:numFmt w:val="bullet"/>
      <w:lvlText w:val="•"/>
      <w:lvlJc w:val="left"/>
      <w:pPr>
        <w:ind w:left="5887" w:hanging="492"/>
      </w:pPr>
      <w:rPr>
        <w:rFonts w:hint="default"/>
        <w:lang w:val="en-US" w:eastAsia="en-US" w:bidi="ar-SA"/>
      </w:rPr>
    </w:lvl>
    <w:lvl w:ilvl="7">
      <w:numFmt w:val="bullet"/>
      <w:lvlText w:val="•"/>
      <w:lvlJc w:val="left"/>
      <w:pPr>
        <w:ind w:left="6860" w:hanging="492"/>
      </w:pPr>
      <w:rPr>
        <w:rFonts w:hint="default"/>
        <w:lang w:val="en-US" w:eastAsia="en-US" w:bidi="ar-SA"/>
      </w:rPr>
    </w:lvl>
    <w:lvl w:ilvl="8">
      <w:numFmt w:val="bullet"/>
      <w:lvlText w:val="•"/>
      <w:lvlJc w:val="left"/>
      <w:pPr>
        <w:ind w:left="7834" w:hanging="492"/>
      </w:pPr>
      <w:rPr>
        <w:rFonts w:hint="default"/>
        <w:lang w:val="en-US" w:eastAsia="en-US" w:bidi="ar-SA"/>
      </w:rPr>
    </w:lvl>
  </w:abstractNum>
  <w:abstractNum w:abstractNumId="16" w15:restartNumberingAfterBreak="0">
    <w:nsid w:val="41F503CC"/>
    <w:multiLevelType w:val="hybridMultilevel"/>
    <w:tmpl w:val="C6E49A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4010C6C"/>
    <w:multiLevelType w:val="hybridMultilevel"/>
    <w:tmpl w:val="626E7CAC"/>
    <w:lvl w:ilvl="0" w:tplc="5044D55A">
      <w:numFmt w:val="bullet"/>
      <w:lvlText w:val=""/>
      <w:lvlJc w:val="left"/>
      <w:pPr>
        <w:ind w:left="885" w:hanging="360"/>
      </w:pPr>
      <w:rPr>
        <w:rFonts w:hint="default" w:ascii="Symbol" w:hAnsi="Symbol" w:eastAsia="Symbol" w:cs="Symbol"/>
        <w:b w:val="0"/>
        <w:bCs w:val="0"/>
        <w:i w:val="0"/>
        <w:iCs w:val="0"/>
        <w:spacing w:val="0"/>
        <w:w w:val="100"/>
        <w:sz w:val="24"/>
        <w:szCs w:val="24"/>
        <w:lang w:val="en-US" w:eastAsia="en-US" w:bidi="ar-SA"/>
      </w:rPr>
    </w:lvl>
    <w:lvl w:ilvl="1" w:tplc="5EE4D7B8">
      <w:numFmt w:val="bullet"/>
      <w:lvlText w:val="•"/>
      <w:lvlJc w:val="left"/>
      <w:pPr>
        <w:ind w:left="1770" w:hanging="360"/>
      </w:pPr>
      <w:rPr>
        <w:rFonts w:hint="default"/>
        <w:lang w:val="en-US" w:eastAsia="en-US" w:bidi="ar-SA"/>
      </w:rPr>
    </w:lvl>
    <w:lvl w:ilvl="2" w:tplc="6C601A1C">
      <w:numFmt w:val="bullet"/>
      <w:lvlText w:val="•"/>
      <w:lvlJc w:val="left"/>
      <w:pPr>
        <w:ind w:left="2660" w:hanging="360"/>
      </w:pPr>
      <w:rPr>
        <w:rFonts w:hint="default"/>
        <w:lang w:val="en-US" w:eastAsia="en-US" w:bidi="ar-SA"/>
      </w:rPr>
    </w:lvl>
    <w:lvl w:ilvl="3" w:tplc="271E30AC">
      <w:numFmt w:val="bullet"/>
      <w:lvlText w:val="•"/>
      <w:lvlJc w:val="left"/>
      <w:pPr>
        <w:ind w:left="3550" w:hanging="360"/>
      </w:pPr>
      <w:rPr>
        <w:rFonts w:hint="default"/>
        <w:lang w:val="en-US" w:eastAsia="en-US" w:bidi="ar-SA"/>
      </w:rPr>
    </w:lvl>
    <w:lvl w:ilvl="4" w:tplc="BBD6A642">
      <w:numFmt w:val="bullet"/>
      <w:lvlText w:val="•"/>
      <w:lvlJc w:val="left"/>
      <w:pPr>
        <w:ind w:left="4440" w:hanging="360"/>
      </w:pPr>
      <w:rPr>
        <w:rFonts w:hint="default"/>
        <w:lang w:val="en-US" w:eastAsia="en-US" w:bidi="ar-SA"/>
      </w:rPr>
    </w:lvl>
    <w:lvl w:ilvl="5" w:tplc="D9FE9880">
      <w:numFmt w:val="bullet"/>
      <w:lvlText w:val="•"/>
      <w:lvlJc w:val="left"/>
      <w:pPr>
        <w:ind w:left="5330" w:hanging="360"/>
      </w:pPr>
      <w:rPr>
        <w:rFonts w:hint="default"/>
        <w:lang w:val="en-US" w:eastAsia="en-US" w:bidi="ar-SA"/>
      </w:rPr>
    </w:lvl>
    <w:lvl w:ilvl="6" w:tplc="D12C38DC">
      <w:numFmt w:val="bullet"/>
      <w:lvlText w:val="•"/>
      <w:lvlJc w:val="left"/>
      <w:pPr>
        <w:ind w:left="6220" w:hanging="360"/>
      </w:pPr>
      <w:rPr>
        <w:rFonts w:hint="default"/>
        <w:lang w:val="en-US" w:eastAsia="en-US" w:bidi="ar-SA"/>
      </w:rPr>
    </w:lvl>
    <w:lvl w:ilvl="7" w:tplc="C43CCAD6">
      <w:numFmt w:val="bullet"/>
      <w:lvlText w:val="•"/>
      <w:lvlJc w:val="left"/>
      <w:pPr>
        <w:ind w:left="7110" w:hanging="360"/>
      </w:pPr>
      <w:rPr>
        <w:rFonts w:hint="default"/>
        <w:lang w:val="en-US" w:eastAsia="en-US" w:bidi="ar-SA"/>
      </w:rPr>
    </w:lvl>
    <w:lvl w:ilvl="8" w:tplc="0C88413A">
      <w:numFmt w:val="bullet"/>
      <w:lvlText w:val="•"/>
      <w:lvlJc w:val="left"/>
      <w:pPr>
        <w:ind w:left="8001" w:hanging="360"/>
      </w:pPr>
      <w:rPr>
        <w:rFonts w:hint="default"/>
        <w:lang w:val="en-US" w:eastAsia="en-US" w:bidi="ar-SA"/>
      </w:rPr>
    </w:lvl>
  </w:abstractNum>
  <w:abstractNum w:abstractNumId="18" w15:restartNumberingAfterBreak="0">
    <w:nsid w:val="481F1F61"/>
    <w:multiLevelType w:val="hybridMultilevel"/>
    <w:tmpl w:val="37E0F5B2"/>
    <w:lvl w:ilvl="0" w:tplc="DED29810">
      <w:start w:val="1"/>
      <w:numFmt w:val="upperRoman"/>
      <w:lvlText w:val="%1."/>
      <w:lvlJc w:val="left"/>
      <w:pPr>
        <w:tabs>
          <w:tab w:val="num" w:pos="744"/>
        </w:tabs>
        <w:ind w:left="744" w:hanging="720"/>
      </w:pPr>
      <w:rPr>
        <w:rFonts w:hint="default"/>
      </w:rPr>
    </w:lvl>
    <w:lvl w:ilvl="1" w:tplc="04090019">
      <w:start w:val="1"/>
      <w:numFmt w:val="lowerLetter"/>
      <w:lvlText w:val="%2."/>
      <w:lvlJc w:val="left"/>
      <w:pPr>
        <w:tabs>
          <w:tab w:val="num" w:pos="1104"/>
        </w:tabs>
        <w:ind w:left="1104" w:hanging="360"/>
      </w:pPr>
    </w:lvl>
    <w:lvl w:ilvl="2" w:tplc="0409001B">
      <w:start w:val="1"/>
      <w:numFmt w:val="lowerRoman"/>
      <w:lvlText w:val="%3."/>
      <w:lvlJc w:val="right"/>
      <w:pPr>
        <w:tabs>
          <w:tab w:val="num" w:pos="1824"/>
        </w:tabs>
        <w:ind w:left="1824" w:hanging="180"/>
      </w:pPr>
    </w:lvl>
    <w:lvl w:ilvl="3" w:tplc="0409000F" w:tentative="1">
      <w:start w:val="1"/>
      <w:numFmt w:val="decimal"/>
      <w:lvlText w:val="%4."/>
      <w:lvlJc w:val="left"/>
      <w:pPr>
        <w:tabs>
          <w:tab w:val="num" w:pos="2544"/>
        </w:tabs>
        <w:ind w:left="2544" w:hanging="360"/>
      </w:pPr>
    </w:lvl>
    <w:lvl w:ilvl="4" w:tplc="04090019" w:tentative="1">
      <w:start w:val="1"/>
      <w:numFmt w:val="lowerLetter"/>
      <w:lvlText w:val="%5."/>
      <w:lvlJc w:val="left"/>
      <w:pPr>
        <w:tabs>
          <w:tab w:val="num" w:pos="3264"/>
        </w:tabs>
        <w:ind w:left="3264" w:hanging="360"/>
      </w:pPr>
    </w:lvl>
    <w:lvl w:ilvl="5" w:tplc="0409001B" w:tentative="1">
      <w:start w:val="1"/>
      <w:numFmt w:val="lowerRoman"/>
      <w:lvlText w:val="%6."/>
      <w:lvlJc w:val="right"/>
      <w:pPr>
        <w:tabs>
          <w:tab w:val="num" w:pos="3984"/>
        </w:tabs>
        <w:ind w:left="3984" w:hanging="180"/>
      </w:pPr>
    </w:lvl>
    <w:lvl w:ilvl="6" w:tplc="0409000F" w:tentative="1">
      <w:start w:val="1"/>
      <w:numFmt w:val="decimal"/>
      <w:lvlText w:val="%7."/>
      <w:lvlJc w:val="left"/>
      <w:pPr>
        <w:tabs>
          <w:tab w:val="num" w:pos="4704"/>
        </w:tabs>
        <w:ind w:left="4704" w:hanging="360"/>
      </w:pPr>
    </w:lvl>
    <w:lvl w:ilvl="7" w:tplc="04090019" w:tentative="1">
      <w:start w:val="1"/>
      <w:numFmt w:val="lowerLetter"/>
      <w:lvlText w:val="%8."/>
      <w:lvlJc w:val="left"/>
      <w:pPr>
        <w:tabs>
          <w:tab w:val="num" w:pos="5424"/>
        </w:tabs>
        <w:ind w:left="5424" w:hanging="360"/>
      </w:pPr>
    </w:lvl>
    <w:lvl w:ilvl="8" w:tplc="0409001B" w:tentative="1">
      <w:start w:val="1"/>
      <w:numFmt w:val="lowerRoman"/>
      <w:lvlText w:val="%9."/>
      <w:lvlJc w:val="right"/>
      <w:pPr>
        <w:tabs>
          <w:tab w:val="num" w:pos="6144"/>
        </w:tabs>
        <w:ind w:left="6144" w:hanging="180"/>
      </w:pPr>
    </w:lvl>
  </w:abstractNum>
  <w:abstractNum w:abstractNumId="19" w15:restartNumberingAfterBreak="0">
    <w:nsid w:val="489A0E56"/>
    <w:multiLevelType w:val="hybridMultilevel"/>
    <w:tmpl w:val="8E70C6BE"/>
    <w:lvl w:ilvl="0" w:tplc="04090001">
      <w:start w:val="1"/>
      <w:numFmt w:val="bullet"/>
      <w:lvlText w:val=""/>
      <w:lvlJc w:val="left"/>
      <w:pPr>
        <w:ind w:left="744" w:hanging="360"/>
      </w:pPr>
      <w:rPr>
        <w:rFonts w:hint="default" w:ascii="Symbol" w:hAnsi="Symbol"/>
      </w:rPr>
    </w:lvl>
    <w:lvl w:ilvl="1" w:tplc="FFFFFFFF" w:tentative="1">
      <w:start w:val="1"/>
      <w:numFmt w:val="bullet"/>
      <w:lvlText w:val="o"/>
      <w:lvlJc w:val="left"/>
      <w:pPr>
        <w:ind w:left="1464" w:hanging="360"/>
      </w:pPr>
      <w:rPr>
        <w:rFonts w:hint="default" w:ascii="Courier New" w:hAnsi="Courier New" w:cs="Courier New"/>
      </w:rPr>
    </w:lvl>
    <w:lvl w:ilvl="2" w:tplc="FFFFFFFF" w:tentative="1">
      <w:start w:val="1"/>
      <w:numFmt w:val="bullet"/>
      <w:lvlText w:val=""/>
      <w:lvlJc w:val="left"/>
      <w:pPr>
        <w:ind w:left="2184" w:hanging="360"/>
      </w:pPr>
      <w:rPr>
        <w:rFonts w:hint="default" w:ascii="Wingdings" w:hAnsi="Wingdings"/>
      </w:rPr>
    </w:lvl>
    <w:lvl w:ilvl="3" w:tplc="FFFFFFFF" w:tentative="1">
      <w:start w:val="1"/>
      <w:numFmt w:val="bullet"/>
      <w:lvlText w:val=""/>
      <w:lvlJc w:val="left"/>
      <w:pPr>
        <w:ind w:left="2904" w:hanging="360"/>
      </w:pPr>
      <w:rPr>
        <w:rFonts w:hint="default" w:ascii="Symbol" w:hAnsi="Symbol"/>
      </w:rPr>
    </w:lvl>
    <w:lvl w:ilvl="4" w:tplc="FFFFFFFF" w:tentative="1">
      <w:start w:val="1"/>
      <w:numFmt w:val="bullet"/>
      <w:lvlText w:val="o"/>
      <w:lvlJc w:val="left"/>
      <w:pPr>
        <w:ind w:left="3624" w:hanging="360"/>
      </w:pPr>
      <w:rPr>
        <w:rFonts w:hint="default" w:ascii="Courier New" w:hAnsi="Courier New" w:cs="Courier New"/>
      </w:rPr>
    </w:lvl>
    <w:lvl w:ilvl="5" w:tplc="FFFFFFFF" w:tentative="1">
      <w:start w:val="1"/>
      <w:numFmt w:val="bullet"/>
      <w:lvlText w:val=""/>
      <w:lvlJc w:val="left"/>
      <w:pPr>
        <w:ind w:left="4344" w:hanging="360"/>
      </w:pPr>
      <w:rPr>
        <w:rFonts w:hint="default" w:ascii="Wingdings" w:hAnsi="Wingdings"/>
      </w:rPr>
    </w:lvl>
    <w:lvl w:ilvl="6" w:tplc="FFFFFFFF" w:tentative="1">
      <w:start w:val="1"/>
      <w:numFmt w:val="bullet"/>
      <w:lvlText w:val=""/>
      <w:lvlJc w:val="left"/>
      <w:pPr>
        <w:ind w:left="5064" w:hanging="360"/>
      </w:pPr>
      <w:rPr>
        <w:rFonts w:hint="default" w:ascii="Symbol" w:hAnsi="Symbol"/>
      </w:rPr>
    </w:lvl>
    <w:lvl w:ilvl="7" w:tplc="FFFFFFFF" w:tentative="1">
      <w:start w:val="1"/>
      <w:numFmt w:val="bullet"/>
      <w:lvlText w:val="o"/>
      <w:lvlJc w:val="left"/>
      <w:pPr>
        <w:ind w:left="5784" w:hanging="360"/>
      </w:pPr>
      <w:rPr>
        <w:rFonts w:hint="default" w:ascii="Courier New" w:hAnsi="Courier New" w:cs="Courier New"/>
      </w:rPr>
    </w:lvl>
    <w:lvl w:ilvl="8" w:tplc="FFFFFFFF" w:tentative="1">
      <w:start w:val="1"/>
      <w:numFmt w:val="bullet"/>
      <w:lvlText w:val=""/>
      <w:lvlJc w:val="left"/>
      <w:pPr>
        <w:ind w:left="6504" w:hanging="360"/>
      </w:pPr>
      <w:rPr>
        <w:rFonts w:hint="default" w:ascii="Wingdings" w:hAnsi="Wingdings"/>
      </w:rPr>
    </w:lvl>
  </w:abstractNum>
  <w:abstractNum w:abstractNumId="20" w15:restartNumberingAfterBreak="0">
    <w:nsid w:val="4BF5438F"/>
    <w:multiLevelType w:val="hybridMultilevel"/>
    <w:tmpl w:val="2E4CA1A6"/>
    <w:lvl w:ilvl="0" w:tplc="C012E2D6">
      <w:start w:val="1"/>
      <w:numFmt w:val="decimal"/>
      <w:lvlText w:val="%1."/>
      <w:lvlJc w:val="left"/>
      <w:pPr>
        <w:tabs>
          <w:tab w:val="num" w:pos="384"/>
        </w:tabs>
        <w:ind w:left="384" w:hanging="360"/>
      </w:pPr>
      <w:rPr>
        <w:rFonts w:hint="default"/>
      </w:rPr>
    </w:lvl>
    <w:lvl w:ilvl="1" w:tplc="04090019">
      <w:start w:val="1"/>
      <w:numFmt w:val="lowerLetter"/>
      <w:lvlText w:val="%2."/>
      <w:lvlJc w:val="left"/>
      <w:pPr>
        <w:tabs>
          <w:tab w:val="num" w:pos="1104"/>
        </w:tabs>
        <w:ind w:left="1104" w:hanging="360"/>
      </w:pPr>
    </w:lvl>
    <w:lvl w:ilvl="2" w:tplc="0409001B" w:tentative="1">
      <w:start w:val="1"/>
      <w:numFmt w:val="lowerRoman"/>
      <w:lvlText w:val="%3."/>
      <w:lvlJc w:val="right"/>
      <w:pPr>
        <w:tabs>
          <w:tab w:val="num" w:pos="1824"/>
        </w:tabs>
        <w:ind w:left="1824" w:hanging="180"/>
      </w:pPr>
    </w:lvl>
    <w:lvl w:ilvl="3" w:tplc="0409000F" w:tentative="1">
      <w:start w:val="1"/>
      <w:numFmt w:val="decimal"/>
      <w:lvlText w:val="%4."/>
      <w:lvlJc w:val="left"/>
      <w:pPr>
        <w:tabs>
          <w:tab w:val="num" w:pos="2544"/>
        </w:tabs>
        <w:ind w:left="2544" w:hanging="360"/>
      </w:pPr>
    </w:lvl>
    <w:lvl w:ilvl="4" w:tplc="04090019" w:tentative="1">
      <w:start w:val="1"/>
      <w:numFmt w:val="lowerLetter"/>
      <w:lvlText w:val="%5."/>
      <w:lvlJc w:val="left"/>
      <w:pPr>
        <w:tabs>
          <w:tab w:val="num" w:pos="3264"/>
        </w:tabs>
        <w:ind w:left="3264" w:hanging="360"/>
      </w:pPr>
    </w:lvl>
    <w:lvl w:ilvl="5" w:tplc="0409001B" w:tentative="1">
      <w:start w:val="1"/>
      <w:numFmt w:val="lowerRoman"/>
      <w:lvlText w:val="%6."/>
      <w:lvlJc w:val="right"/>
      <w:pPr>
        <w:tabs>
          <w:tab w:val="num" w:pos="3984"/>
        </w:tabs>
        <w:ind w:left="3984" w:hanging="180"/>
      </w:pPr>
    </w:lvl>
    <w:lvl w:ilvl="6" w:tplc="0409000F" w:tentative="1">
      <w:start w:val="1"/>
      <w:numFmt w:val="decimal"/>
      <w:lvlText w:val="%7."/>
      <w:lvlJc w:val="left"/>
      <w:pPr>
        <w:tabs>
          <w:tab w:val="num" w:pos="4704"/>
        </w:tabs>
        <w:ind w:left="4704" w:hanging="360"/>
      </w:pPr>
    </w:lvl>
    <w:lvl w:ilvl="7" w:tplc="04090019" w:tentative="1">
      <w:start w:val="1"/>
      <w:numFmt w:val="lowerLetter"/>
      <w:lvlText w:val="%8."/>
      <w:lvlJc w:val="left"/>
      <w:pPr>
        <w:tabs>
          <w:tab w:val="num" w:pos="5424"/>
        </w:tabs>
        <w:ind w:left="5424" w:hanging="360"/>
      </w:pPr>
    </w:lvl>
    <w:lvl w:ilvl="8" w:tplc="0409001B" w:tentative="1">
      <w:start w:val="1"/>
      <w:numFmt w:val="lowerRoman"/>
      <w:lvlText w:val="%9."/>
      <w:lvlJc w:val="right"/>
      <w:pPr>
        <w:tabs>
          <w:tab w:val="num" w:pos="6144"/>
        </w:tabs>
        <w:ind w:left="6144" w:hanging="180"/>
      </w:pPr>
    </w:lvl>
  </w:abstractNum>
  <w:abstractNum w:abstractNumId="21" w15:restartNumberingAfterBreak="0">
    <w:nsid w:val="4DB697BE"/>
    <w:multiLevelType w:val="hybridMultilevel"/>
    <w:tmpl w:val="58FE6B86"/>
    <w:lvl w:ilvl="0" w:tplc="74A0BFCC">
      <w:start w:val="1"/>
      <w:numFmt w:val="bullet"/>
      <w:lvlText w:val=""/>
      <w:lvlJc w:val="left"/>
      <w:pPr>
        <w:ind w:left="720" w:hanging="360"/>
      </w:pPr>
      <w:rPr>
        <w:rFonts w:hint="default" w:ascii="Symbol" w:hAnsi="Symbol"/>
      </w:rPr>
    </w:lvl>
    <w:lvl w:ilvl="1" w:tplc="67440DD2">
      <w:start w:val="1"/>
      <w:numFmt w:val="bullet"/>
      <w:lvlText w:val="o"/>
      <w:lvlJc w:val="left"/>
      <w:pPr>
        <w:ind w:left="1440" w:hanging="360"/>
      </w:pPr>
      <w:rPr>
        <w:rFonts w:hint="default" w:ascii="Courier New" w:hAnsi="Courier New"/>
      </w:rPr>
    </w:lvl>
    <w:lvl w:ilvl="2" w:tplc="AD54145C">
      <w:start w:val="1"/>
      <w:numFmt w:val="bullet"/>
      <w:lvlText w:val=""/>
      <w:lvlJc w:val="left"/>
      <w:pPr>
        <w:ind w:left="2160" w:hanging="360"/>
      </w:pPr>
      <w:rPr>
        <w:rFonts w:hint="default" w:ascii="Wingdings" w:hAnsi="Wingdings"/>
      </w:rPr>
    </w:lvl>
    <w:lvl w:ilvl="3" w:tplc="4E00BD78">
      <w:start w:val="1"/>
      <w:numFmt w:val="bullet"/>
      <w:lvlText w:val=""/>
      <w:lvlJc w:val="left"/>
      <w:pPr>
        <w:ind w:left="2880" w:hanging="360"/>
      </w:pPr>
      <w:rPr>
        <w:rFonts w:hint="default" w:ascii="Symbol" w:hAnsi="Symbol"/>
      </w:rPr>
    </w:lvl>
    <w:lvl w:ilvl="4" w:tplc="196A5E84">
      <w:start w:val="1"/>
      <w:numFmt w:val="bullet"/>
      <w:lvlText w:val="o"/>
      <w:lvlJc w:val="left"/>
      <w:pPr>
        <w:ind w:left="3600" w:hanging="360"/>
      </w:pPr>
      <w:rPr>
        <w:rFonts w:hint="default" w:ascii="Courier New" w:hAnsi="Courier New"/>
      </w:rPr>
    </w:lvl>
    <w:lvl w:ilvl="5" w:tplc="650C0D3A">
      <w:start w:val="1"/>
      <w:numFmt w:val="bullet"/>
      <w:lvlText w:val=""/>
      <w:lvlJc w:val="left"/>
      <w:pPr>
        <w:ind w:left="4320" w:hanging="360"/>
      </w:pPr>
      <w:rPr>
        <w:rFonts w:hint="default" w:ascii="Wingdings" w:hAnsi="Wingdings"/>
      </w:rPr>
    </w:lvl>
    <w:lvl w:ilvl="6" w:tplc="BFE2FAA0">
      <w:start w:val="1"/>
      <w:numFmt w:val="bullet"/>
      <w:lvlText w:val=""/>
      <w:lvlJc w:val="left"/>
      <w:pPr>
        <w:ind w:left="5040" w:hanging="360"/>
      </w:pPr>
      <w:rPr>
        <w:rFonts w:hint="default" w:ascii="Symbol" w:hAnsi="Symbol"/>
      </w:rPr>
    </w:lvl>
    <w:lvl w:ilvl="7" w:tplc="991405E8">
      <w:start w:val="1"/>
      <w:numFmt w:val="bullet"/>
      <w:lvlText w:val="o"/>
      <w:lvlJc w:val="left"/>
      <w:pPr>
        <w:ind w:left="5760" w:hanging="360"/>
      </w:pPr>
      <w:rPr>
        <w:rFonts w:hint="default" w:ascii="Courier New" w:hAnsi="Courier New"/>
      </w:rPr>
    </w:lvl>
    <w:lvl w:ilvl="8" w:tplc="10CEF768">
      <w:start w:val="1"/>
      <w:numFmt w:val="bullet"/>
      <w:lvlText w:val=""/>
      <w:lvlJc w:val="left"/>
      <w:pPr>
        <w:ind w:left="6480" w:hanging="360"/>
      </w:pPr>
      <w:rPr>
        <w:rFonts w:hint="default" w:ascii="Wingdings" w:hAnsi="Wingdings"/>
      </w:rPr>
    </w:lvl>
  </w:abstractNum>
  <w:abstractNum w:abstractNumId="22" w15:restartNumberingAfterBreak="0">
    <w:nsid w:val="519512C7"/>
    <w:multiLevelType w:val="hybridMultilevel"/>
    <w:tmpl w:val="286E8CB4"/>
    <w:lvl w:ilvl="0" w:tplc="08090003">
      <w:start w:val="1"/>
      <w:numFmt w:val="bullet"/>
      <w:lvlText w:val="o"/>
      <w:lvlJc w:val="left"/>
      <w:pPr>
        <w:ind w:left="800" w:hanging="360"/>
      </w:pPr>
      <w:rPr>
        <w:rFonts w:hint="default" w:ascii="Courier New" w:hAnsi="Courier New" w:cs="Courier New"/>
      </w:rPr>
    </w:lvl>
    <w:lvl w:ilvl="1" w:tplc="08090003" w:tentative="1">
      <w:start w:val="1"/>
      <w:numFmt w:val="bullet"/>
      <w:lvlText w:val="o"/>
      <w:lvlJc w:val="left"/>
      <w:pPr>
        <w:ind w:left="1520" w:hanging="360"/>
      </w:pPr>
      <w:rPr>
        <w:rFonts w:hint="default" w:ascii="Courier New" w:hAnsi="Courier New" w:cs="Courier New"/>
      </w:rPr>
    </w:lvl>
    <w:lvl w:ilvl="2" w:tplc="08090005" w:tentative="1">
      <w:start w:val="1"/>
      <w:numFmt w:val="bullet"/>
      <w:lvlText w:val=""/>
      <w:lvlJc w:val="left"/>
      <w:pPr>
        <w:ind w:left="2240" w:hanging="360"/>
      </w:pPr>
      <w:rPr>
        <w:rFonts w:hint="default" w:ascii="Wingdings" w:hAnsi="Wingdings"/>
      </w:rPr>
    </w:lvl>
    <w:lvl w:ilvl="3" w:tplc="08090001" w:tentative="1">
      <w:start w:val="1"/>
      <w:numFmt w:val="bullet"/>
      <w:lvlText w:val=""/>
      <w:lvlJc w:val="left"/>
      <w:pPr>
        <w:ind w:left="2960" w:hanging="360"/>
      </w:pPr>
      <w:rPr>
        <w:rFonts w:hint="default" w:ascii="Symbol" w:hAnsi="Symbol"/>
      </w:rPr>
    </w:lvl>
    <w:lvl w:ilvl="4" w:tplc="08090003" w:tentative="1">
      <w:start w:val="1"/>
      <w:numFmt w:val="bullet"/>
      <w:lvlText w:val="o"/>
      <w:lvlJc w:val="left"/>
      <w:pPr>
        <w:ind w:left="3680" w:hanging="360"/>
      </w:pPr>
      <w:rPr>
        <w:rFonts w:hint="default" w:ascii="Courier New" w:hAnsi="Courier New" w:cs="Courier New"/>
      </w:rPr>
    </w:lvl>
    <w:lvl w:ilvl="5" w:tplc="08090005" w:tentative="1">
      <w:start w:val="1"/>
      <w:numFmt w:val="bullet"/>
      <w:lvlText w:val=""/>
      <w:lvlJc w:val="left"/>
      <w:pPr>
        <w:ind w:left="4400" w:hanging="360"/>
      </w:pPr>
      <w:rPr>
        <w:rFonts w:hint="default" w:ascii="Wingdings" w:hAnsi="Wingdings"/>
      </w:rPr>
    </w:lvl>
    <w:lvl w:ilvl="6" w:tplc="08090001" w:tentative="1">
      <w:start w:val="1"/>
      <w:numFmt w:val="bullet"/>
      <w:lvlText w:val=""/>
      <w:lvlJc w:val="left"/>
      <w:pPr>
        <w:ind w:left="5120" w:hanging="360"/>
      </w:pPr>
      <w:rPr>
        <w:rFonts w:hint="default" w:ascii="Symbol" w:hAnsi="Symbol"/>
      </w:rPr>
    </w:lvl>
    <w:lvl w:ilvl="7" w:tplc="08090003" w:tentative="1">
      <w:start w:val="1"/>
      <w:numFmt w:val="bullet"/>
      <w:lvlText w:val="o"/>
      <w:lvlJc w:val="left"/>
      <w:pPr>
        <w:ind w:left="5840" w:hanging="360"/>
      </w:pPr>
      <w:rPr>
        <w:rFonts w:hint="default" w:ascii="Courier New" w:hAnsi="Courier New" w:cs="Courier New"/>
      </w:rPr>
    </w:lvl>
    <w:lvl w:ilvl="8" w:tplc="08090005" w:tentative="1">
      <w:start w:val="1"/>
      <w:numFmt w:val="bullet"/>
      <w:lvlText w:val=""/>
      <w:lvlJc w:val="left"/>
      <w:pPr>
        <w:ind w:left="6560" w:hanging="360"/>
      </w:pPr>
      <w:rPr>
        <w:rFonts w:hint="default" w:ascii="Wingdings" w:hAnsi="Wingdings"/>
      </w:rPr>
    </w:lvl>
  </w:abstractNum>
  <w:abstractNum w:abstractNumId="23" w15:restartNumberingAfterBreak="0">
    <w:nsid w:val="55EC08D9"/>
    <w:multiLevelType w:val="hybridMultilevel"/>
    <w:tmpl w:val="BF7452B6"/>
    <w:lvl w:ilvl="0" w:tplc="04090001">
      <w:start w:val="1"/>
      <w:numFmt w:val="bullet"/>
      <w:lvlText w:val=""/>
      <w:lvlJc w:val="left"/>
      <w:pPr>
        <w:ind w:left="800" w:hanging="360"/>
      </w:pPr>
      <w:rPr>
        <w:rFonts w:hint="default" w:ascii="Symbol" w:hAnsi="Symbol"/>
      </w:rPr>
    </w:lvl>
    <w:lvl w:ilvl="1" w:tplc="FFFFFFFF" w:tentative="1">
      <w:start w:val="1"/>
      <w:numFmt w:val="bullet"/>
      <w:lvlText w:val="o"/>
      <w:lvlJc w:val="left"/>
      <w:pPr>
        <w:ind w:left="1520" w:hanging="360"/>
      </w:pPr>
      <w:rPr>
        <w:rFonts w:hint="default" w:ascii="Courier New" w:hAnsi="Courier New" w:cs="Courier New"/>
      </w:rPr>
    </w:lvl>
    <w:lvl w:ilvl="2" w:tplc="FFFFFFFF" w:tentative="1">
      <w:start w:val="1"/>
      <w:numFmt w:val="bullet"/>
      <w:lvlText w:val=""/>
      <w:lvlJc w:val="left"/>
      <w:pPr>
        <w:ind w:left="2240" w:hanging="360"/>
      </w:pPr>
      <w:rPr>
        <w:rFonts w:hint="default" w:ascii="Wingdings" w:hAnsi="Wingdings"/>
      </w:rPr>
    </w:lvl>
    <w:lvl w:ilvl="3" w:tplc="FFFFFFFF" w:tentative="1">
      <w:start w:val="1"/>
      <w:numFmt w:val="bullet"/>
      <w:lvlText w:val=""/>
      <w:lvlJc w:val="left"/>
      <w:pPr>
        <w:ind w:left="2960" w:hanging="360"/>
      </w:pPr>
      <w:rPr>
        <w:rFonts w:hint="default" w:ascii="Symbol" w:hAnsi="Symbol"/>
      </w:rPr>
    </w:lvl>
    <w:lvl w:ilvl="4" w:tplc="FFFFFFFF" w:tentative="1">
      <w:start w:val="1"/>
      <w:numFmt w:val="bullet"/>
      <w:lvlText w:val="o"/>
      <w:lvlJc w:val="left"/>
      <w:pPr>
        <w:ind w:left="3680" w:hanging="360"/>
      </w:pPr>
      <w:rPr>
        <w:rFonts w:hint="default" w:ascii="Courier New" w:hAnsi="Courier New" w:cs="Courier New"/>
      </w:rPr>
    </w:lvl>
    <w:lvl w:ilvl="5" w:tplc="FFFFFFFF" w:tentative="1">
      <w:start w:val="1"/>
      <w:numFmt w:val="bullet"/>
      <w:lvlText w:val=""/>
      <w:lvlJc w:val="left"/>
      <w:pPr>
        <w:ind w:left="4400" w:hanging="360"/>
      </w:pPr>
      <w:rPr>
        <w:rFonts w:hint="default" w:ascii="Wingdings" w:hAnsi="Wingdings"/>
      </w:rPr>
    </w:lvl>
    <w:lvl w:ilvl="6" w:tplc="FFFFFFFF" w:tentative="1">
      <w:start w:val="1"/>
      <w:numFmt w:val="bullet"/>
      <w:lvlText w:val=""/>
      <w:lvlJc w:val="left"/>
      <w:pPr>
        <w:ind w:left="5120" w:hanging="360"/>
      </w:pPr>
      <w:rPr>
        <w:rFonts w:hint="default" w:ascii="Symbol" w:hAnsi="Symbol"/>
      </w:rPr>
    </w:lvl>
    <w:lvl w:ilvl="7" w:tplc="FFFFFFFF" w:tentative="1">
      <w:start w:val="1"/>
      <w:numFmt w:val="bullet"/>
      <w:lvlText w:val="o"/>
      <w:lvlJc w:val="left"/>
      <w:pPr>
        <w:ind w:left="5840" w:hanging="360"/>
      </w:pPr>
      <w:rPr>
        <w:rFonts w:hint="default" w:ascii="Courier New" w:hAnsi="Courier New" w:cs="Courier New"/>
      </w:rPr>
    </w:lvl>
    <w:lvl w:ilvl="8" w:tplc="FFFFFFFF" w:tentative="1">
      <w:start w:val="1"/>
      <w:numFmt w:val="bullet"/>
      <w:lvlText w:val=""/>
      <w:lvlJc w:val="left"/>
      <w:pPr>
        <w:ind w:left="6560" w:hanging="360"/>
      </w:pPr>
      <w:rPr>
        <w:rFonts w:hint="default" w:ascii="Wingdings" w:hAnsi="Wingdings"/>
      </w:rPr>
    </w:lvl>
  </w:abstractNum>
  <w:abstractNum w:abstractNumId="24" w15:restartNumberingAfterBreak="0">
    <w:nsid w:val="56DB6101"/>
    <w:multiLevelType w:val="hybridMultilevel"/>
    <w:tmpl w:val="090C71D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5CFA3CCA"/>
    <w:multiLevelType w:val="hybridMultilevel"/>
    <w:tmpl w:val="6C28CD00"/>
    <w:lvl w:ilvl="0" w:tplc="8968F3C4">
      <w:start w:val="1"/>
      <w:numFmt w:val="decimal"/>
      <w:lvlText w:val="%1."/>
      <w:lvlJc w:val="left"/>
      <w:pPr>
        <w:ind w:left="384" w:hanging="360"/>
      </w:pPr>
      <w:rPr>
        <w:rFonts w:hint="default"/>
      </w:rPr>
    </w:lvl>
    <w:lvl w:ilvl="1" w:tplc="08090019" w:tentative="1">
      <w:start w:val="1"/>
      <w:numFmt w:val="lowerLetter"/>
      <w:lvlText w:val="%2."/>
      <w:lvlJc w:val="left"/>
      <w:pPr>
        <w:ind w:left="1104" w:hanging="360"/>
      </w:pPr>
    </w:lvl>
    <w:lvl w:ilvl="2" w:tplc="0809001B" w:tentative="1">
      <w:start w:val="1"/>
      <w:numFmt w:val="lowerRoman"/>
      <w:lvlText w:val="%3."/>
      <w:lvlJc w:val="right"/>
      <w:pPr>
        <w:ind w:left="1824" w:hanging="180"/>
      </w:pPr>
    </w:lvl>
    <w:lvl w:ilvl="3" w:tplc="0809000F" w:tentative="1">
      <w:start w:val="1"/>
      <w:numFmt w:val="decimal"/>
      <w:lvlText w:val="%4."/>
      <w:lvlJc w:val="left"/>
      <w:pPr>
        <w:ind w:left="2544" w:hanging="360"/>
      </w:pPr>
    </w:lvl>
    <w:lvl w:ilvl="4" w:tplc="08090019" w:tentative="1">
      <w:start w:val="1"/>
      <w:numFmt w:val="lowerLetter"/>
      <w:lvlText w:val="%5."/>
      <w:lvlJc w:val="left"/>
      <w:pPr>
        <w:ind w:left="3264" w:hanging="360"/>
      </w:pPr>
    </w:lvl>
    <w:lvl w:ilvl="5" w:tplc="0809001B" w:tentative="1">
      <w:start w:val="1"/>
      <w:numFmt w:val="lowerRoman"/>
      <w:lvlText w:val="%6."/>
      <w:lvlJc w:val="right"/>
      <w:pPr>
        <w:ind w:left="3984" w:hanging="180"/>
      </w:pPr>
    </w:lvl>
    <w:lvl w:ilvl="6" w:tplc="0809000F" w:tentative="1">
      <w:start w:val="1"/>
      <w:numFmt w:val="decimal"/>
      <w:lvlText w:val="%7."/>
      <w:lvlJc w:val="left"/>
      <w:pPr>
        <w:ind w:left="4704" w:hanging="360"/>
      </w:pPr>
    </w:lvl>
    <w:lvl w:ilvl="7" w:tplc="08090019" w:tentative="1">
      <w:start w:val="1"/>
      <w:numFmt w:val="lowerLetter"/>
      <w:lvlText w:val="%8."/>
      <w:lvlJc w:val="left"/>
      <w:pPr>
        <w:ind w:left="5424" w:hanging="360"/>
      </w:pPr>
    </w:lvl>
    <w:lvl w:ilvl="8" w:tplc="0809001B" w:tentative="1">
      <w:start w:val="1"/>
      <w:numFmt w:val="lowerRoman"/>
      <w:lvlText w:val="%9."/>
      <w:lvlJc w:val="right"/>
      <w:pPr>
        <w:ind w:left="6144" w:hanging="180"/>
      </w:pPr>
    </w:lvl>
  </w:abstractNum>
  <w:abstractNum w:abstractNumId="26" w15:restartNumberingAfterBreak="0">
    <w:nsid w:val="6BD05EBC"/>
    <w:multiLevelType w:val="hybridMultilevel"/>
    <w:tmpl w:val="23840956"/>
    <w:lvl w:ilvl="0" w:tplc="E45ACE68">
      <w:start w:val="4"/>
      <w:numFmt w:val="upperRoman"/>
      <w:lvlText w:val="%1)"/>
      <w:lvlJc w:val="left"/>
      <w:pPr>
        <w:tabs>
          <w:tab w:val="num" w:pos="1440"/>
        </w:tabs>
        <w:ind w:left="1440" w:hanging="720"/>
      </w:pPr>
      <w:rPr>
        <w:rFonts w:hint="default"/>
        <w:u w:val="no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6BF30582"/>
    <w:multiLevelType w:val="hybridMultilevel"/>
    <w:tmpl w:val="D258307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6FBA7724"/>
    <w:multiLevelType w:val="hybridMultilevel"/>
    <w:tmpl w:val="6A7CAC52"/>
    <w:lvl w:ilvl="0" w:tplc="08090005">
      <w:start w:val="1"/>
      <w:numFmt w:val="bullet"/>
      <w:lvlText w:val=""/>
      <w:lvlJc w:val="left"/>
      <w:pPr>
        <w:ind w:left="744" w:hanging="360"/>
      </w:pPr>
      <w:rPr>
        <w:rFonts w:hint="default" w:ascii="Wingdings" w:hAnsi="Wingdings"/>
      </w:rPr>
    </w:lvl>
    <w:lvl w:ilvl="1" w:tplc="08090003" w:tentative="1">
      <w:start w:val="1"/>
      <w:numFmt w:val="bullet"/>
      <w:lvlText w:val="o"/>
      <w:lvlJc w:val="left"/>
      <w:pPr>
        <w:ind w:left="1464" w:hanging="360"/>
      </w:pPr>
      <w:rPr>
        <w:rFonts w:hint="default" w:ascii="Courier New" w:hAnsi="Courier New" w:cs="Courier New"/>
      </w:rPr>
    </w:lvl>
    <w:lvl w:ilvl="2" w:tplc="08090005" w:tentative="1">
      <w:start w:val="1"/>
      <w:numFmt w:val="bullet"/>
      <w:lvlText w:val=""/>
      <w:lvlJc w:val="left"/>
      <w:pPr>
        <w:ind w:left="2184" w:hanging="360"/>
      </w:pPr>
      <w:rPr>
        <w:rFonts w:hint="default" w:ascii="Wingdings" w:hAnsi="Wingdings"/>
      </w:rPr>
    </w:lvl>
    <w:lvl w:ilvl="3" w:tplc="08090001" w:tentative="1">
      <w:start w:val="1"/>
      <w:numFmt w:val="bullet"/>
      <w:lvlText w:val=""/>
      <w:lvlJc w:val="left"/>
      <w:pPr>
        <w:ind w:left="2904" w:hanging="360"/>
      </w:pPr>
      <w:rPr>
        <w:rFonts w:hint="default" w:ascii="Symbol" w:hAnsi="Symbol"/>
      </w:rPr>
    </w:lvl>
    <w:lvl w:ilvl="4" w:tplc="08090003" w:tentative="1">
      <w:start w:val="1"/>
      <w:numFmt w:val="bullet"/>
      <w:lvlText w:val="o"/>
      <w:lvlJc w:val="left"/>
      <w:pPr>
        <w:ind w:left="3624" w:hanging="360"/>
      </w:pPr>
      <w:rPr>
        <w:rFonts w:hint="default" w:ascii="Courier New" w:hAnsi="Courier New" w:cs="Courier New"/>
      </w:rPr>
    </w:lvl>
    <w:lvl w:ilvl="5" w:tplc="08090005" w:tentative="1">
      <w:start w:val="1"/>
      <w:numFmt w:val="bullet"/>
      <w:lvlText w:val=""/>
      <w:lvlJc w:val="left"/>
      <w:pPr>
        <w:ind w:left="4344" w:hanging="360"/>
      </w:pPr>
      <w:rPr>
        <w:rFonts w:hint="default" w:ascii="Wingdings" w:hAnsi="Wingdings"/>
      </w:rPr>
    </w:lvl>
    <w:lvl w:ilvl="6" w:tplc="08090001" w:tentative="1">
      <w:start w:val="1"/>
      <w:numFmt w:val="bullet"/>
      <w:lvlText w:val=""/>
      <w:lvlJc w:val="left"/>
      <w:pPr>
        <w:ind w:left="5064" w:hanging="360"/>
      </w:pPr>
      <w:rPr>
        <w:rFonts w:hint="default" w:ascii="Symbol" w:hAnsi="Symbol"/>
      </w:rPr>
    </w:lvl>
    <w:lvl w:ilvl="7" w:tplc="08090003" w:tentative="1">
      <w:start w:val="1"/>
      <w:numFmt w:val="bullet"/>
      <w:lvlText w:val="o"/>
      <w:lvlJc w:val="left"/>
      <w:pPr>
        <w:ind w:left="5784" w:hanging="360"/>
      </w:pPr>
      <w:rPr>
        <w:rFonts w:hint="default" w:ascii="Courier New" w:hAnsi="Courier New" w:cs="Courier New"/>
      </w:rPr>
    </w:lvl>
    <w:lvl w:ilvl="8" w:tplc="08090005" w:tentative="1">
      <w:start w:val="1"/>
      <w:numFmt w:val="bullet"/>
      <w:lvlText w:val=""/>
      <w:lvlJc w:val="left"/>
      <w:pPr>
        <w:ind w:left="6504" w:hanging="360"/>
      </w:pPr>
      <w:rPr>
        <w:rFonts w:hint="default" w:ascii="Wingdings" w:hAnsi="Wingdings"/>
      </w:rPr>
    </w:lvl>
  </w:abstractNum>
  <w:abstractNum w:abstractNumId="29" w15:restartNumberingAfterBreak="0">
    <w:nsid w:val="70523C05"/>
    <w:multiLevelType w:val="hybridMultilevel"/>
    <w:tmpl w:val="86FE64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13670C6"/>
    <w:multiLevelType w:val="hybridMultilevel"/>
    <w:tmpl w:val="76BC742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28411EA"/>
    <w:multiLevelType w:val="hybridMultilevel"/>
    <w:tmpl w:val="0870048C"/>
    <w:lvl w:ilvl="0" w:tplc="08090001">
      <w:start w:val="1"/>
      <w:numFmt w:val="bullet"/>
      <w:lvlText w:val=""/>
      <w:lvlJc w:val="left"/>
      <w:pPr>
        <w:ind w:left="1104" w:hanging="360"/>
      </w:pPr>
      <w:rPr>
        <w:rFonts w:hint="default" w:ascii="Symbol" w:hAnsi="Symbol"/>
      </w:rPr>
    </w:lvl>
    <w:lvl w:ilvl="1" w:tplc="08090003" w:tentative="1">
      <w:start w:val="1"/>
      <w:numFmt w:val="bullet"/>
      <w:lvlText w:val="o"/>
      <w:lvlJc w:val="left"/>
      <w:pPr>
        <w:ind w:left="1824" w:hanging="360"/>
      </w:pPr>
      <w:rPr>
        <w:rFonts w:hint="default" w:ascii="Courier New" w:hAnsi="Courier New" w:cs="Courier New"/>
      </w:rPr>
    </w:lvl>
    <w:lvl w:ilvl="2" w:tplc="08090005" w:tentative="1">
      <w:start w:val="1"/>
      <w:numFmt w:val="bullet"/>
      <w:lvlText w:val=""/>
      <w:lvlJc w:val="left"/>
      <w:pPr>
        <w:ind w:left="2544" w:hanging="360"/>
      </w:pPr>
      <w:rPr>
        <w:rFonts w:hint="default" w:ascii="Wingdings" w:hAnsi="Wingdings"/>
      </w:rPr>
    </w:lvl>
    <w:lvl w:ilvl="3" w:tplc="08090001" w:tentative="1">
      <w:start w:val="1"/>
      <w:numFmt w:val="bullet"/>
      <w:lvlText w:val=""/>
      <w:lvlJc w:val="left"/>
      <w:pPr>
        <w:ind w:left="3264" w:hanging="360"/>
      </w:pPr>
      <w:rPr>
        <w:rFonts w:hint="default" w:ascii="Symbol" w:hAnsi="Symbol"/>
      </w:rPr>
    </w:lvl>
    <w:lvl w:ilvl="4" w:tplc="08090003" w:tentative="1">
      <w:start w:val="1"/>
      <w:numFmt w:val="bullet"/>
      <w:lvlText w:val="o"/>
      <w:lvlJc w:val="left"/>
      <w:pPr>
        <w:ind w:left="3984" w:hanging="360"/>
      </w:pPr>
      <w:rPr>
        <w:rFonts w:hint="default" w:ascii="Courier New" w:hAnsi="Courier New" w:cs="Courier New"/>
      </w:rPr>
    </w:lvl>
    <w:lvl w:ilvl="5" w:tplc="08090005" w:tentative="1">
      <w:start w:val="1"/>
      <w:numFmt w:val="bullet"/>
      <w:lvlText w:val=""/>
      <w:lvlJc w:val="left"/>
      <w:pPr>
        <w:ind w:left="4704" w:hanging="360"/>
      </w:pPr>
      <w:rPr>
        <w:rFonts w:hint="default" w:ascii="Wingdings" w:hAnsi="Wingdings"/>
      </w:rPr>
    </w:lvl>
    <w:lvl w:ilvl="6" w:tplc="08090001" w:tentative="1">
      <w:start w:val="1"/>
      <w:numFmt w:val="bullet"/>
      <w:lvlText w:val=""/>
      <w:lvlJc w:val="left"/>
      <w:pPr>
        <w:ind w:left="5424" w:hanging="360"/>
      </w:pPr>
      <w:rPr>
        <w:rFonts w:hint="default" w:ascii="Symbol" w:hAnsi="Symbol"/>
      </w:rPr>
    </w:lvl>
    <w:lvl w:ilvl="7" w:tplc="08090003" w:tentative="1">
      <w:start w:val="1"/>
      <w:numFmt w:val="bullet"/>
      <w:lvlText w:val="o"/>
      <w:lvlJc w:val="left"/>
      <w:pPr>
        <w:ind w:left="6144" w:hanging="360"/>
      </w:pPr>
      <w:rPr>
        <w:rFonts w:hint="default" w:ascii="Courier New" w:hAnsi="Courier New" w:cs="Courier New"/>
      </w:rPr>
    </w:lvl>
    <w:lvl w:ilvl="8" w:tplc="08090005" w:tentative="1">
      <w:start w:val="1"/>
      <w:numFmt w:val="bullet"/>
      <w:lvlText w:val=""/>
      <w:lvlJc w:val="left"/>
      <w:pPr>
        <w:ind w:left="6864" w:hanging="360"/>
      </w:pPr>
      <w:rPr>
        <w:rFonts w:hint="default" w:ascii="Wingdings" w:hAnsi="Wingdings"/>
      </w:rPr>
    </w:lvl>
  </w:abstractNum>
  <w:abstractNum w:abstractNumId="32" w15:restartNumberingAfterBreak="0">
    <w:nsid w:val="7DE91D47"/>
    <w:multiLevelType w:val="hybridMultilevel"/>
    <w:tmpl w:val="A6E4EFE6"/>
    <w:lvl w:ilvl="0" w:tplc="69684E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7949FB"/>
    <w:multiLevelType w:val="hybridMultilevel"/>
    <w:tmpl w:val="F65E1998"/>
    <w:lvl w:ilvl="0" w:tplc="0F9C3B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45494725">
    <w:abstractNumId w:val="21"/>
  </w:num>
  <w:num w:numId="2" w16cid:durableId="246350324">
    <w:abstractNumId w:val="33"/>
  </w:num>
  <w:num w:numId="3" w16cid:durableId="235168174">
    <w:abstractNumId w:val="9"/>
  </w:num>
  <w:num w:numId="4" w16cid:durableId="320424193">
    <w:abstractNumId w:val="6"/>
  </w:num>
  <w:num w:numId="5" w16cid:durableId="1781995834">
    <w:abstractNumId w:val="18"/>
  </w:num>
  <w:num w:numId="6" w16cid:durableId="249389772">
    <w:abstractNumId w:val="3"/>
  </w:num>
  <w:num w:numId="7" w16cid:durableId="1970627261">
    <w:abstractNumId w:val="30"/>
  </w:num>
  <w:num w:numId="8" w16cid:durableId="736630254">
    <w:abstractNumId w:val="26"/>
  </w:num>
  <w:num w:numId="9" w16cid:durableId="41250933">
    <w:abstractNumId w:val="20"/>
  </w:num>
  <w:num w:numId="10" w16cid:durableId="2040083628">
    <w:abstractNumId w:val="32"/>
  </w:num>
  <w:num w:numId="11" w16cid:durableId="1493526518">
    <w:abstractNumId w:val="29"/>
  </w:num>
  <w:num w:numId="12" w16cid:durableId="372779486">
    <w:abstractNumId w:val="2"/>
  </w:num>
  <w:num w:numId="13" w16cid:durableId="1984507551">
    <w:abstractNumId w:val="14"/>
  </w:num>
  <w:num w:numId="14" w16cid:durableId="1082020566">
    <w:abstractNumId w:val="11"/>
  </w:num>
  <w:num w:numId="15" w16cid:durableId="308675009">
    <w:abstractNumId w:val="24"/>
  </w:num>
  <w:num w:numId="16" w16cid:durableId="1918512044">
    <w:abstractNumId w:val="28"/>
  </w:num>
  <w:num w:numId="17" w16cid:durableId="595597664">
    <w:abstractNumId w:val="5"/>
  </w:num>
  <w:num w:numId="18" w16cid:durableId="550389376">
    <w:abstractNumId w:val="25"/>
  </w:num>
  <w:num w:numId="19" w16cid:durableId="1668291283">
    <w:abstractNumId w:val="31"/>
  </w:num>
  <w:num w:numId="20" w16cid:durableId="1326662263">
    <w:abstractNumId w:val="27"/>
  </w:num>
  <w:num w:numId="21" w16cid:durableId="271059492">
    <w:abstractNumId w:val="22"/>
  </w:num>
  <w:num w:numId="22" w16cid:durableId="667445110">
    <w:abstractNumId w:val="13"/>
  </w:num>
  <w:num w:numId="23" w16cid:durableId="1701206050">
    <w:abstractNumId w:val="10"/>
  </w:num>
  <w:num w:numId="24" w16cid:durableId="1384133918">
    <w:abstractNumId w:val="12"/>
  </w:num>
  <w:num w:numId="25" w16cid:durableId="96291727">
    <w:abstractNumId w:val="16"/>
  </w:num>
  <w:num w:numId="26" w16cid:durableId="1679041795">
    <w:abstractNumId w:val="0"/>
  </w:num>
  <w:num w:numId="27" w16cid:durableId="434595532">
    <w:abstractNumId w:val="4"/>
  </w:num>
  <w:num w:numId="28" w16cid:durableId="728498664">
    <w:abstractNumId w:val="17"/>
  </w:num>
  <w:num w:numId="29" w16cid:durableId="1201432962">
    <w:abstractNumId w:val="15"/>
  </w:num>
  <w:num w:numId="30" w16cid:durableId="732779397">
    <w:abstractNumId w:val="1"/>
  </w:num>
  <w:num w:numId="31" w16cid:durableId="1723745157">
    <w:abstractNumId w:val="7"/>
  </w:num>
  <w:num w:numId="32" w16cid:durableId="2076736739">
    <w:abstractNumId w:val="8"/>
  </w:num>
  <w:num w:numId="33" w16cid:durableId="746268980">
    <w:abstractNumId w:val="23"/>
  </w:num>
  <w:num w:numId="34" w16cid:durableId="585965724">
    <w:abstractNumId w:val="19"/>
  </w:num>
</w:numbering>
</file>

<file path=word/people.xml><?xml version="1.0" encoding="utf-8"?>
<w15:people xmlns:mc="http://schemas.openxmlformats.org/markup-compatibility/2006" xmlns:w15="http://schemas.microsoft.com/office/word/2012/wordml" mc:Ignorable="w15">
  <w15:person w15:author="GAVRANIC, Jelena">
    <w15:presenceInfo w15:providerId="AD" w15:userId="S::J.GAVRANIC@unido.org::d5cb001b-8de6-4348-bd19-a284d385c161"/>
  </w15:person>
  <w15:person w15:author="KARLOVCEC, Barbara">
    <w15:presenceInfo w15:providerId="AD" w15:userId="S::B.KARLOVCEC@unido.org::85d09883-0763-49af-9148-705cbc5ff362"/>
  </w15:person>
  <w15:person w15:author="KOTLUBEI, Viktoriia">
    <w15:presenceInfo w15:providerId="AD" w15:userId="S::v.kotlubei@unido.org::2d9f44d3-bb5f-48b3-ab04-079f626c68a2"/>
  </w15:person>
  <w15:person w15:author="KARLOVCEC, Barbara">
    <w15:presenceInfo w15:providerId="AD" w15:userId="S::b.karlovcec@unido.org::85d09883-0763-49af-9148-705cbc5ff36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true"/>
  <w:defaultTabStop w:val="720"/>
  <w:drawingGridHorizontalSpacing w:val="24"/>
  <w:drawingGridVerticalSpacing w:val="65"/>
  <w:displayHorizont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73F"/>
    <w:rsid w:val="000029D8"/>
    <w:rsid w:val="00002C21"/>
    <w:rsid w:val="000128F9"/>
    <w:rsid w:val="00016B06"/>
    <w:rsid w:val="0002491A"/>
    <w:rsid w:val="00030A92"/>
    <w:rsid w:val="00032260"/>
    <w:rsid w:val="0004160F"/>
    <w:rsid w:val="000457C6"/>
    <w:rsid w:val="000742F4"/>
    <w:rsid w:val="00074D39"/>
    <w:rsid w:val="00091A69"/>
    <w:rsid w:val="000A4101"/>
    <w:rsid w:val="000A44AB"/>
    <w:rsid w:val="000B0F65"/>
    <w:rsid w:val="000B7BE7"/>
    <w:rsid w:val="000C60E6"/>
    <w:rsid w:val="000D2AC1"/>
    <w:rsid w:val="000D5C89"/>
    <w:rsid w:val="000E4DE7"/>
    <w:rsid w:val="000F4A6E"/>
    <w:rsid w:val="0010144C"/>
    <w:rsid w:val="0010145D"/>
    <w:rsid w:val="001062EC"/>
    <w:rsid w:val="001144D6"/>
    <w:rsid w:val="00114DAE"/>
    <w:rsid w:val="00117347"/>
    <w:rsid w:val="00123D8A"/>
    <w:rsid w:val="0013085A"/>
    <w:rsid w:val="00136C1A"/>
    <w:rsid w:val="00142EA5"/>
    <w:rsid w:val="001432F8"/>
    <w:rsid w:val="00153B47"/>
    <w:rsid w:val="00156970"/>
    <w:rsid w:val="00156C49"/>
    <w:rsid w:val="0016284F"/>
    <w:rsid w:val="00165360"/>
    <w:rsid w:val="001718E6"/>
    <w:rsid w:val="001826AC"/>
    <w:rsid w:val="00185602"/>
    <w:rsid w:val="001939AD"/>
    <w:rsid w:val="001959EF"/>
    <w:rsid w:val="001A1479"/>
    <w:rsid w:val="001A7B2B"/>
    <w:rsid w:val="001B06C2"/>
    <w:rsid w:val="001B21F3"/>
    <w:rsid w:val="001B4AAC"/>
    <w:rsid w:val="001C093B"/>
    <w:rsid w:val="001D0925"/>
    <w:rsid w:val="001E04CF"/>
    <w:rsid w:val="001E34C6"/>
    <w:rsid w:val="001E4E68"/>
    <w:rsid w:val="00217651"/>
    <w:rsid w:val="0022068C"/>
    <w:rsid w:val="00226FEC"/>
    <w:rsid w:val="00232B10"/>
    <w:rsid w:val="00235AA2"/>
    <w:rsid w:val="002576BA"/>
    <w:rsid w:val="002602D9"/>
    <w:rsid w:val="00266122"/>
    <w:rsid w:val="00284F22"/>
    <w:rsid w:val="00284FE4"/>
    <w:rsid w:val="002852F1"/>
    <w:rsid w:val="0028611A"/>
    <w:rsid w:val="00290405"/>
    <w:rsid w:val="002973CD"/>
    <w:rsid w:val="002A5762"/>
    <w:rsid w:val="002B1DD7"/>
    <w:rsid w:val="002B3ED6"/>
    <w:rsid w:val="002B517A"/>
    <w:rsid w:val="002C1074"/>
    <w:rsid w:val="002C13EC"/>
    <w:rsid w:val="002C477E"/>
    <w:rsid w:val="002D0771"/>
    <w:rsid w:val="002D1E13"/>
    <w:rsid w:val="002D74BC"/>
    <w:rsid w:val="002E5C4E"/>
    <w:rsid w:val="002F069E"/>
    <w:rsid w:val="003003BF"/>
    <w:rsid w:val="00300827"/>
    <w:rsid w:val="00341602"/>
    <w:rsid w:val="003430AD"/>
    <w:rsid w:val="003534DE"/>
    <w:rsid w:val="00354160"/>
    <w:rsid w:val="00355D00"/>
    <w:rsid w:val="00362EF6"/>
    <w:rsid w:val="00365032"/>
    <w:rsid w:val="0037024B"/>
    <w:rsid w:val="00377FDB"/>
    <w:rsid w:val="00380C05"/>
    <w:rsid w:val="003818F6"/>
    <w:rsid w:val="00384A5D"/>
    <w:rsid w:val="0038DA25"/>
    <w:rsid w:val="0039358B"/>
    <w:rsid w:val="0039363E"/>
    <w:rsid w:val="003959CA"/>
    <w:rsid w:val="003A09BA"/>
    <w:rsid w:val="003B049C"/>
    <w:rsid w:val="003B66D4"/>
    <w:rsid w:val="003C1283"/>
    <w:rsid w:val="003C1A9B"/>
    <w:rsid w:val="003D62BB"/>
    <w:rsid w:val="003E01B2"/>
    <w:rsid w:val="003E4F06"/>
    <w:rsid w:val="003F00DC"/>
    <w:rsid w:val="003F7B30"/>
    <w:rsid w:val="0040409B"/>
    <w:rsid w:val="00405D22"/>
    <w:rsid w:val="004162CA"/>
    <w:rsid w:val="00417A66"/>
    <w:rsid w:val="00417AC2"/>
    <w:rsid w:val="00423400"/>
    <w:rsid w:val="00432BE5"/>
    <w:rsid w:val="004353E8"/>
    <w:rsid w:val="00441FEE"/>
    <w:rsid w:val="00442912"/>
    <w:rsid w:val="004552A7"/>
    <w:rsid w:val="00463792"/>
    <w:rsid w:val="004641A5"/>
    <w:rsid w:val="0047580B"/>
    <w:rsid w:val="00476B3E"/>
    <w:rsid w:val="00487222"/>
    <w:rsid w:val="00491ED2"/>
    <w:rsid w:val="004A1951"/>
    <w:rsid w:val="004A1C3E"/>
    <w:rsid w:val="004A408B"/>
    <w:rsid w:val="004B3457"/>
    <w:rsid w:val="004B35F2"/>
    <w:rsid w:val="004B4AF8"/>
    <w:rsid w:val="004C3BFD"/>
    <w:rsid w:val="004D2952"/>
    <w:rsid w:val="004E09FD"/>
    <w:rsid w:val="004E1F28"/>
    <w:rsid w:val="00511550"/>
    <w:rsid w:val="005203BA"/>
    <w:rsid w:val="00530BBB"/>
    <w:rsid w:val="00531241"/>
    <w:rsid w:val="0053153F"/>
    <w:rsid w:val="00531B48"/>
    <w:rsid w:val="0054487F"/>
    <w:rsid w:val="00546531"/>
    <w:rsid w:val="0055186D"/>
    <w:rsid w:val="0055397B"/>
    <w:rsid w:val="00555A4F"/>
    <w:rsid w:val="0056162A"/>
    <w:rsid w:val="00566195"/>
    <w:rsid w:val="00587977"/>
    <w:rsid w:val="005903C2"/>
    <w:rsid w:val="00594AC2"/>
    <w:rsid w:val="00594CC6"/>
    <w:rsid w:val="005A4048"/>
    <w:rsid w:val="005A51C5"/>
    <w:rsid w:val="005B0B0E"/>
    <w:rsid w:val="005B2F0C"/>
    <w:rsid w:val="005B37C3"/>
    <w:rsid w:val="005B7D34"/>
    <w:rsid w:val="005C422D"/>
    <w:rsid w:val="005D0FAD"/>
    <w:rsid w:val="005D5556"/>
    <w:rsid w:val="005E4199"/>
    <w:rsid w:val="005F292E"/>
    <w:rsid w:val="005F32FB"/>
    <w:rsid w:val="005F7744"/>
    <w:rsid w:val="006155D7"/>
    <w:rsid w:val="00615E9C"/>
    <w:rsid w:val="00615EAA"/>
    <w:rsid w:val="00620D97"/>
    <w:rsid w:val="00622CB9"/>
    <w:rsid w:val="0064019E"/>
    <w:rsid w:val="006401BC"/>
    <w:rsid w:val="00643A67"/>
    <w:rsid w:val="00651BCE"/>
    <w:rsid w:val="0065415B"/>
    <w:rsid w:val="00654507"/>
    <w:rsid w:val="00655544"/>
    <w:rsid w:val="00657817"/>
    <w:rsid w:val="006627D2"/>
    <w:rsid w:val="006655EC"/>
    <w:rsid w:val="0067143E"/>
    <w:rsid w:val="0067316C"/>
    <w:rsid w:val="00673997"/>
    <w:rsid w:val="0067589F"/>
    <w:rsid w:val="00677907"/>
    <w:rsid w:val="006906E4"/>
    <w:rsid w:val="006943BA"/>
    <w:rsid w:val="00696FA3"/>
    <w:rsid w:val="006A487D"/>
    <w:rsid w:val="006C3B88"/>
    <w:rsid w:val="006C59B7"/>
    <w:rsid w:val="006C749B"/>
    <w:rsid w:val="006D0565"/>
    <w:rsid w:val="006D45DA"/>
    <w:rsid w:val="006E1053"/>
    <w:rsid w:val="006E6377"/>
    <w:rsid w:val="006F4804"/>
    <w:rsid w:val="006F6C84"/>
    <w:rsid w:val="006F781E"/>
    <w:rsid w:val="006F7D2F"/>
    <w:rsid w:val="00703B76"/>
    <w:rsid w:val="00711185"/>
    <w:rsid w:val="007168E7"/>
    <w:rsid w:val="007169DF"/>
    <w:rsid w:val="00731518"/>
    <w:rsid w:val="00732856"/>
    <w:rsid w:val="00740EA8"/>
    <w:rsid w:val="00741256"/>
    <w:rsid w:val="0074F618"/>
    <w:rsid w:val="007611CB"/>
    <w:rsid w:val="00777C9F"/>
    <w:rsid w:val="00777F70"/>
    <w:rsid w:val="00782317"/>
    <w:rsid w:val="00783630"/>
    <w:rsid w:val="00784D99"/>
    <w:rsid w:val="00784DCD"/>
    <w:rsid w:val="007934B2"/>
    <w:rsid w:val="00795F5F"/>
    <w:rsid w:val="007B25BC"/>
    <w:rsid w:val="007B7010"/>
    <w:rsid w:val="007D11E4"/>
    <w:rsid w:val="007D1F73"/>
    <w:rsid w:val="007E71AC"/>
    <w:rsid w:val="007F101C"/>
    <w:rsid w:val="007F51A0"/>
    <w:rsid w:val="0080035C"/>
    <w:rsid w:val="00801066"/>
    <w:rsid w:val="00802654"/>
    <w:rsid w:val="00805F57"/>
    <w:rsid w:val="00814439"/>
    <w:rsid w:val="0081C335"/>
    <w:rsid w:val="00825021"/>
    <w:rsid w:val="00825D25"/>
    <w:rsid w:val="00845833"/>
    <w:rsid w:val="00856DC8"/>
    <w:rsid w:val="008570AA"/>
    <w:rsid w:val="0086009B"/>
    <w:rsid w:val="00875E73"/>
    <w:rsid w:val="00884652"/>
    <w:rsid w:val="00890762"/>
    <w:rsid w:val="00892862"/>
    <w:rsid w:val="00893FF1"/>
    <w:rsid w:val="0089595F"/>
    <w:rsid w:val="0089729D"/>
    <w:rsid w:val="008A29E0"/>
    <w:rsid w:val="008C483A"/>
    <w:rsid w:val="008C6B03"/>
    <w:rsid w:val="008C6C76"/>
    <w:rsid w:val="008C7BFA"/>
    <w:rsid w:val="008D16C5"/>
    <w:rsid w:val="008D4F04"/>
    <w:rsid w:val="008D571E"/>
    <w:rsid w:val="008D7EE0"/>
    <w:rsid w:val="00900688"/>
    <w:rsid w:val="009023DD"/>
    <w:rsid w:val="009030E8"/>
    <w:rsid w:val="00905B6A"/>
    <w:rsid w:val="0091182C"/>
    <w:rsid w:val="00921570"/>
    <w:rsid w:val="00926B40"/>
    <w:rsid w:val="00942FE8"/>
    <w:rsid w:val="00945248"/>
    <w:rsid w:val="009550BC"/>
    <w:rsid w:val="00965266"/>
    <w:rsid w:val="009705E5"/>
    <w:rsid w:val="00972B90"/>
    <w:rsid w:val="0097570D"/>
    <w:rsid w:val="009821B3"/>
    <w:rsid w:val="00982750"/>
    <w:rsid w:val="0099107E"/>
    <w:rsid w:val="009971D1"/>
    <w:rsid w:val="009A03CF"/>
    <w:rsid w:val="009A2DAE"/>
    <w:rsid w:val="009A58B6"/>
    <w:rsid w:val="009A6514"/>
    <w:rsid w:val="009A6900"/>
    <w:rsid w:val="009B0B49"/>
    <w:rsid w:val="009B212E"/>
    <w:rsid w:val="009C1CE0"/>
    <w:rsid w:val="009D30A4"/>
    <w:rsid w:val="009F2F41"/>
    <w:rsid w:val="00A20FCD"/>
    <w:rsid w:val="00A22A0E"/>
    <w:rsid w:val="00A41F86"/>
    <w:rsid w:val="00A50818"/>
    <w:rsid w:val="00A51458"/>
    <w:rsid w:val="00A55E12"/>
    <w:rsid w:val="00A60E94"/>
    <w:rsid w:val="00A64993"/>
    <w:rsid w:val="00A6731F"/>
    <w:rsid w:val="00A73978"/>
    <w:rsid w:val="00A82D02"/>
    <w:rsid w:val="00A94489"/>
    <w:rsid w:val="00A9924A"/>
    <w:rsid w:val="00AA2D27"/>
    <w:rsid w:val="00AB2BBB"/>
    <w:rsid w:val="00AC126A"/>
    <w:rsid w:val="00AC1E38"/>
    <w:rsid w:val="00AC42FD"/>
    <w:rsid w:val="00AD204F"/>
    <w:rsid w:val="00AD3A95"/>
    <w:rsid w:val="00AD43CC"/>
    <w:rsid w:val="00AD600F"/>
    <w:rsid w:val="00AD62B9"/>
    <w:rsid w:val="00AD78E0"/>
    <w:rsid w:val="00AE4596"/>
    <w:rsid w:val="00AE4DEF"/>
    <w:rsid w:val="00B11A79"/>
    <w:rsid w:val="00B12359"/>
    <w:rsid w:val="00B235E5"/>
    <w:rsid w:val="00B320FD"/>
    <w:rsid w:val="00B3443F"/>
    <w:rsid w:val="00B409B7"/>
    <w:rsid w:val="00B41300"/>
    <w:rsid w:val="00B465F5"/>
    <w:rsid w:val="00B502F8"/>
    <w:rsid w:val="00B52BC8"/>
    <w:rsid w:val="00B56ED9"/>
    <w:rsid w:val="00B6015D"/>
    <w:rsid w:val="00B61008"/>
    <w:rsid w:val="00B637FB"/>
    <w:rsid w:val="00B642D5"/>
    <w:rsid w:val="00B64925"/>
    <w:rsid w:val="00B844EF"/>
    <w:rsid w:val="00B84ACD"/>
    <w:rsid w:val="00B93CA2"/>
    <w:rsid w:val="00B94428"/>
    <w:rsid w:val="00B9564B"/>
    <w:rsid w:val="00B97960"/>
    <w:rsid w:val="00BA1E00"/>
    <w:rsid w:val="00BB303E"/>
    <w:rsid w:val="00BC0758"/>
    <w:rsid w:val="00BC3376"/>
    <w:rsid w:val="00BC4136"/>
    <w:rsid w:val="00BC4A43"/>
    <w:rsid w:val="00BC4F2B"/>
    <w:rsid w:val="00BD6A72"/>
    <w:rsid w:val="00BE0317"/>
    <w:rsid w:val="00BE19B0"/>
    <w:rsid w:val="00BE3E4C"/>
    <w:rsid w:val="00BE7330"/>
    <w:rsid w:val="00BF29E1"/>
    <w:rsid w:val="00BF3FB8"/>
    <w:rsid w:val="00BF4BAF"/>
    <w:rsid w:val="00BF4D9D"/>
    <w:rsid w:val="00C04C2A"/>
    <w:rsid w:val="00C052EC"/>
    <w:rsid w:val="00C065A6"/>
    <w:rsid w:val="00C07063"/>
    <w:rsid w:val="00C1043B"/>
    <w:rsid w:val="00C15B7F"/>
    <w:rsid w:val="00C22AC0"/>
    <w:rsid w:val="00C22E5B"/>
    <w:rsid w:val="00C33EB3"/>
    <w:rsid w:val="00C34170"/>
    <w:rsid w:val="00C469EF"/>
    <w:rsid w:val="00C516D6"/>
    <w:rsid w:val="00C5183B"/>
    <w:rsid w:val="00C603FE"/>
    <w:rsid w:val="00C64799"/>
    <w:rsid w:val="00C71ABE"/>
    <w:rsid w:val="00C72A07"/>
    <w:rsid w:val="00C8234B"/>
    <w:rsid w:val="00C932FA"/>
    <w:rsid w:val="00C950AA"/>
    <w:rsid w:val="00C9573F"/>
    <w:rsid w:val="00C95AE9"/>
    <w:rsid w:val="00C969B4"/>
    <w:rsid w:val="00CA231E"/>
    <w:rsid w:val="00CA41CA"/>
    <w:rsid w:val="00CA5F54"/>
    <w:rsid w:val="00CB605F"/>
    <w:rsid w:val="00CB6D5D"/>
    <w:rsid w:val="00CC0FD0"/>
    <w:rsid w:val="00CC1BA0"/>
    <w:rsid w:val="00CC46BC"/>
    <w:rsid w:val="00CE235E"/>
    <w:rsid w:val="00CE3479"/>
    <w:rsid w:val="00CE4543"/>
    <w:rsid w:val="00CE70B7"/>
    <w:rsid w:val="00CF7976"/>
    <w:rsid w:val="00D12AC4"/>
    <w:rsid w:val="00D14CEB"/>
    <w:rsid w:val="00D20A9A"/>
    <w:rsid w:val="00D3113A"/>
    <w:rsid w:val="00D4194C"/>
    <w:rsid w:val="00D46057"/>
    <w:rsid w:val="00D5550D"/>
    <w:rsid w:val="00D65481"/>
    <w:rsid w:val="00D65CF7"/>
    <w:rsid w:val="00D802B1"/>
    <w:rsid w:val="00D93265"/>
    <w:rsid w:val="00D9768C"/>
    <w:rsid w:val="00DA7E24"/>
    <w:rsid w:val="00DB13A0"/>
    <w:rsid w:val="00DB3F91"/>
    <w:rsid w:val="00DB68DB"/>
    <w:rsid w:val="00DC7FFA"/>
    <w:rsid w:val="00DD588D"/>
    <w:rsid w:val="00DE2021"/>
    <w:rsid w:val="00DE4984"/>
    <w:rsid w:val="00DF45D8"/>
    <w:rsid w:val="00DF66C4"/>
    <w:rsid w:val="00DF7764"/>
    <w:rsid w:val="00E07927"/>
    <w:rsid w:val="00E1278F"/>
    <w:rsid w:val="00E208DC"/>
    <w:rsid w:val="00E37B6F"/>
    <w:rsid w:val="00E43BF7"/>
    <w:rsid w:val="00E441FB"/>
    <w:rsid w:val="00E477F8"/>
    <w:rsid w:val="00E50D0B"/>
    <w:rsid w:val="00E5187C"/>
    <w:rsid w:val="00E54361"/>
    <w:rsid w:val="00E56481"/>
    <w:rsid w:val="00E60E4B"/>
    <w:rsid w:val="00E635AA"/>
    <w:rsid w:val="00E67C40"/>
    <w:rsid w:val="00E8076C"/>
    <w:rsid w:val="00E82984"/>
    <w:rsid w:val="00E86764"/>
    <w:rsid w:val="00E95E85"/>
    <w:rsid w:val="00EB47B1"/>
    <w:rsid w:val="00EB4AED"/>
    <w:rsid w:val="00EC6B5F"/>
    <w:rsid w:val="00ED7039"/>
    <w:rsid w:val="00ED74D1"/>
    <w:rsid w:val="00EE2A56"/>
    <w:rsid w:val="00EE6D35"/>
    <w:rsid w:val="00F019B2"/>
    <w:rsid w:val="00F02181"/>
    <w:rsid w:val="00F14A12"/>
    <w:rsid w:val="00F16548"/>
    <w:rsid w:val="00F238AA"/>
    <w:rsid w:val="00F365B6"/>
    <w:rsid w:val="00F4363C"/>
    <w:rsid w:val="00F63B03"/>
    <w:rsid w:val="00F67463"/>
    <w:rsid w:val="00F709AD"/>
    <w:rsid w:val="00F71957"/>
    <w:rsid w:val="00F728C4"/>
    <w:rsid w:val="00F87E35"/>
    <w:rsid w:val="00F9001A"/>
    <w:rsid w:val="00F97E62"/>
    <w:rsid w:val="00FA209D"/>
    <w:rsid w:val="00FA5911"/>
    <w:rsid w:val="00FB224F"/>
    <w:rsid w:val="00FCC39C"/>
    <w:rsid w:val="00FD217C"/>
    <w:rsid w:val="00FF20E6"/>
    <w:rsid w:val="0108DBB6"/>
    <w:rsid w:val="0243AD3E"/>
    <w:rsid w:val="0292D052"/>
    <w:rsid w:val="0314E672"/>
    <w:rsid w:val="03217546"/>
    <w:rsid w:val="03437A91"/>
    <w:rsid w:val="03A4045D"/>
    <w:rsid w:val="044D3182"/>
    <w:rsid w:val="0458AE7E"/>
    <w:rsid w:val="0468777E"/>
    <w:rsid w:val="04AE6CBE"/>
    <w:rsid w:val="052B3F97"/>
    <w:rsid w:val="058244A5"/>
    <w:rsid w:val="05EFD1CB"/>
    <w:rsid w:val="05F9C662"/>
    <w:rsid w:val="062EC7C7"/>
    <w:rsid w:val="06600D7F"/>
    <w:rsid w:val="07133E4D"/>
    <w:rsid w:val="0740C34B"/>
    <w:rsid w:val="075981D6"/>
    <w:rsid w:val="0772D3D5"/>
    <w:rsid w:val="07A57F3D"/>
    <w:rsid w:val="0924BC24"/>
    <w:rsid w:val="092E1296"/>
    <w:rsid w:val="094AEE0A"/>
    <w:rsid w:val="09561B4D"/>
    <w:rsid w:val="096D331F"/>
    <w:rsid w:val="0998134A"/>
    <w:rsid w:val="09C2C37F"/>
    <w:rsid w:val="09CDF869"/>
    <w:rsid w:val="0A25CD44"/>
    <w:rsid w:val="0B85F4EE"/>
    <w:rsid w:val="0BAB797B"/>
    <w:rsid w:val="0BC6C6A8"/>
    <w:rsid w:val="0C6FBB6B"/>
    <w:rsid w:val="0CC748F9"/>
    <w:rsid w:val="0CD5E2C3"/>
    <w:rsid w:val="0D1BA7BD"/>
    <w:rsid w:val="0D273737"/>
    <w:rsid w:val="0DB9954A"/>
    <w:rsid w:val="0DF38533"/>
    <w:rsid w:val="0EA65ED6"/>
    <w:rsid w:val="0EF110C1"/>
    <w:rsid w:val="0F14EC47"/>
    <w:rsid w:val="0F37D555"/>
    <w:rsid w:val="0F6A4E2F"/>
    <w:rsid w:val="0FE85F0B"/>
    <w:rsid w:val="0FEDA0EF"/>
    <w:rsid w:val="0FEE4472"/>
    <w:rsid w:val="1055BD7B"/>
    <w:rsid w:val="11C44472"/>
    <w:rsid w:val="1226F958"/>
    <w:rsid w:val="12790DC0"/>
    <w:rsid w:val="12E0C3E1"/>
    <w:rsid w:val="13268C9C"/>
    <w:rsid w:val="13BDB384"/>
    <w:rsid w:val="13F8678A"/>
    <w:rsid w:val="14E1E6C1"/>
    <w:rsid w:val="15008C2A"/>
    <w:rsid w:val="153B8DF9"/>
    <w:rsid w:val="1540B00B"/>
    <w:rsid w:val="1573BF07"/>
    <w:rsid w:val="15A9D6BB"/>
    <w:rsid w:val="15B8867B"/>
    <w:rsid w:val="163E72E9"/>
    <w:rsid w:val="176D2CD8"/>
    <w:rsid w:val="178ADFE0"/>
    <w:rsid w:val="180CD2BE"/>
    <w:rsid w:val="1881A281"/>
    <w:rsid w:val="188D0B2B"/>
    <w:rsid w:val="18E775F1"/>
    <w:rsid w:val="1901F49F"/>
    <w:rsid w:val="191FF9DB"/>
    <w:rsid w:val="1990D813"/>
    <w:rsid w:val="19D0707F"/>
    <w:rsid w:val="1B496CC1"/>
    <w:rsid w:val="1C0AF55F"/>
    <w:rsid w:val="1C3C6A70"/>
    <w:rsid w:val="1D3A10BF"/>
    <w:rsid w:val="1DAC7FE7"/>
    <w:rsid w:val="1E078508"/>
    <w:rsid w:val="1E68B0D5"/>
    <w:rsid w:val="1E7D1D55"/>
    <w:rsid w:val="1EBD9627"/>
    <w:rsid w:val="1EF55350"/>
    <w:rsid w:val="1F034A8E"/>
    <w:rsid w:val="1F9E33AF"/>
    <w:rsid w:val="20872835"/>
    <w:rsid w:val="212FA7DC"/>
    <w:rsid w:val="21A24C03"/>
    <w:rsid w:val="21A267A9"/>
    <w:rsid w:val="21B122BE"/>
    <w:rsid w:val="21B209F5"/>
    <w:rsid w:val="2203315C"/>
    <w:rsid w:val="2324E907"/>
    <w:rsid w:val="2372912E"/>
    <w:rsid w:val="2377D88C"/>
    <w:rsid w:val="2386E27F"/>
    <w:rsid w:val="24AFD91D"/>
    <w:rsid w:val="24E0F3F4"/>
    <w:rsid w:val="24F8A940"/>
    <w:rsid w:val="25550825"/>
    <w:rsid w:val="25DACC93"/>
    <w:rsid w:val="266B56CC"/>
    <w:rsid w:val="26A140C7"/>
    <w:rsid w:val="26E615B0"/>
    <w:rsid w:val="27007418"/>
    <w:rsid w:val="27177DC7"/>
    <w:rsid w:val="2778D2D5"/>
    <w:rsid w:val="27945641"/>
    <w:rsid w:val="279567CA"/>
    <w:rsid w:val="27B213B1"/>
    <w:rsid w:val="281821ED"/>
    <w:rsid w:val="2876BF6C"/>
    <w:rsid w:val="28D17A90"/>
    <w:rsid w:val="2A8B092B"/>
    <w:rsid w:val="2A96EBE0"/>
    <w:rsid w:val="2B5CCEAC"/>
    <w:rsid w:val="2B962BBE"/>
    <w:rsid w:val="2BF7E300"/>
    <w:rsid w:val="2C212B98"/>
    <w:rsid w:val="2DB1A580"/>
    <w:rsid w:val="2DF6346C"/>
    <w:rsid w:val="2E1D572D"/>
    <w:rsid w:val="2E256C13"/>
    <w:rsid w:val="2E7F1124"/>
    <w:rsid w:val="2F1F0E6D"/>
    <w:rsid w:val="2FDC9650"/>
    <w:rsid w:val="3033322C"/>
    <w:rsid w:val="307789EC"/>
    <w:rsid w:val="307F18AF"/>
    <w:rsid w:val="30E17CDB"/>
    <w:rsid w:val="30FA34B0"/>
    <w:rsid w:val="3109670A"/>
    <w:rsid w:val="31524B6D"/>
    <w:rsid w:val="31DCBB31"/>
    <w:rsid w:val="321E382C"/>
    <w:rsid w:val="323D6461"/>
    <w:rsid w:val="325B94A1"/>
    <w:rsid w:val="3356C724"/>
    <w:rsid w:val="33DBA988"/>
    <w:rsid w:val="34226FB2"/>
    <w:rsid w:val="346A864A"/>
    <w:rsid w:val="34B3C305"/>
    <w:rsid w:val="34BD6393"/>
    <w:rsid w:val="34FD9749"/>
    <w:rsid w:val="35820AAA"/>
    <w:rsid w:val="35931FE4"/>
    <w:rsid w:val="35A7B99C"/>
    <w:rsid w:val="35AF4AC7"/>
    <w:rsid w:val="3718B06A"/>
    <w:rsid w:val="379BDB66"/>
    <w:rsid w:val="38E48087"/>
    <w:rsid w:val="3913CFE3"/>
    <w:rsid w:val="399011F9"/>
    <w:rsid w:val="39F68F40"/>
    <w:rsid w:val="3A07C2CA"/>
    <w:rsid w:val="3A2390F8"/>
    <w:rsid w:val="3A7FB3DC"/>
    <w:rsid w:val="3BD18785"/>
    <w:rsid w:val="3C35B222"/>
    <w:rsid w:val="3C8169F3"/>
    <w:rsid w:val="3D33B04D"/>
    <w:rsid w:val="3DA5F19D"/>
    <w:rsid w:val="3DAFADD9"/>
    <w:rsid w:val="3E9D3D18"/>
    <w:rsid w:val="3EA8A100"/>
    <w:rsid w:val="3F788F4F"/>
    <w:rsid w:val="3FFFAF0F"/>
    <w:rsid w:val="400B4BEC"/>
    <w:rsid w:val="406B4B8C"/>
    <w:rsid w:val="40FC8B46"/>
    <w:rsid w:val="41143C30"/>
    <w:rsid w:val="41679B07"/>
    <w:rsid w:val="41CEC770"/>
    <w:rsid w:val="4278F3D7"/>
    <w:rsid w:val="43364719"/>
    <w:rsid w:val="441FE956"/>
    <w:rsid w:val="449737CA"/>
    <w:rsid w:val="449BA202"/>
    <w:rsid w:val="45617E44"/>
    <w:rsid w:val="4567976A"/>
    <w:rsid w:val="458761C3"/>
    <w:rsid w:val="45C8C11F"/>
    <w:rsid w:val="45EDCDC9"/>
    <w:rsid w:val="46DE79AE"/>
    <w:rsid w:val="47225733"/>
    <w:rsid w:val="4733E63A"/>
    <w:rsid w:val="47A27340"/>
    <w:rsid w:val="47F1E968"/>
    <w:rsid w:val="4855F76B"/>
    <w:rsid w:val="485912A6"/>
    <w:rsid w:val="49BD1BE4"/>
    <w:rsid w:val="4A19F147"/>
    <w:rsid w:val="4A2F42F2"/>
    <w:rsid w:val="4A7415EF"/>
    <w:rsid w:val="4B4C8089"/>
    <w:rsid w:val="4B79140D"/>
    <w:rsid w:val="4BA04DA4"/>
    <w:rsid w:val="4BD6189F"/>
    <w:rsid w:val="4BF9A921"/>
    <w:rsid w:val="4C5962C9"/>
    <w:rsid w:val="4CAF790E"/>
    <w:rsid w:val="4CC5DC19"/>
    <w:rsid w:val="4CFCB093"/>
    <w:rsid w:val="4DB7F0E4"/>
    <w:rsid w:val="4DCAFE7E"/>
    <w:rsid w:val="4DCDB569"/>
    <w:rsid w:val="4E10D370"/>
    <w:rsid w:val="4E75A9C1"/>
    <w:rsid w:val="4EB8F706"/>
    <w:rsid w:val="4F420BFC"/>
    <w:rsid w:val="4F4341D2"/>
    <w:rsid w:val="4F6DE159"/>
    <w:rsid w:val="4F9BEE1C"/>
    <w:rsid w:val="4FA029FA"/>
    <w:rsid w:val="4FAA004F"/>
    <w:rsid w:val="501F48B6"/>
    <w:rsid w:val="50247745"/>
    <w:rsid w:val="51451D56"/>
    <w:rsid w:val="524E2102"/>
    <w:rsid w:val="52931FD3"/>
    <w:rsid w:val="52A7CA59"/>
    <w:rsid w:val="52DE9B92"/>
    <w:rsid w:val="52E1534D"/>
    <w:rsid w:val="53759BC1"/>
    <w:rsid w:val="5578101C"/>
    <w:rsid w:val="557BCBC7"/>
    <w:rsid w:val="558D272D"/>
    <w:rsid w:val="5598DC0E"/>
    <w:rsid w:val="55A12E0C"/>
    <w:rsid w:val="55B784F0"/>
    <w:rsid w:val="55C2A4C4"/>
    <w:rsid w:val="56105A9A"/>
    <w:rsid w:val="566C5069"/>
    <w:rsid w:val="56C5461F"/>
    <w:rsid w:val="57AF2BF1"/>
    <w:rsid w:val="588C09DA"/>
    <w:rsid w:val="58B3E668"/>
    <w:rsid w:val="59AD74A7"/>
    <w:rsid w:val="59E80F03"/>
    <w:rsid w:val="59F8A970"/>
    <w:rsid w:val="5A048780"/>
    <w:rsid w:val="5A3124CE"/>
    <w:rsid w:val="5A38E2EA"/>
    <w:rsid w:val="5A790779"/>
    <w:rsid w:val="5AC5C946"/>
    <w:rsid w:val="5B455D1D"/>
    <w:rsid w:val="5B6E5F55"/>
    <w:rsid w:val="5BF8F33C"/>
    <w:rsid w:val="5DD1664C"/>
    <w:rsid w:val="5E4674E3"/>
    <w:rsid w:val="5EAE5118"/>
    <w:rsid w:val="5ECD60D1"/>
    <w:rsid w:val="5F406F1E"/>
    <w:rsid w:val="5F5BFA64"/>
    <w:rsid w:val="5FB5B8EF"/>
    <w:rsid w:val="5FF8705C"/>
    <w:rsid w:val="602FDF35"/>
    <w:rsid w:val="60B6AD3C"/>
    <w:rsid w:val="60D15EFE"/>
    <w:rsid w:val="60FA56A4"/>
    <w:rsid w:val="61C144FA"/>
    <w:rsid w:val="62777D72"/>
    <w:rsid w:val="62C4C3F0"/>
    <w:rsid w:val="6397BDD6"/>
    <w:rsid w:val="63E3A4F9"/>
    <w:rsid w:val="64202012"/>
    <w:rsid w:val="6460DC90"/>
    <w:rsid w:val="64FA6CFB"/>
    <w:rsid w:val="65771030"/>
    <w:rsid w:val="65A198BD"/>
    <w:rsid w:val="66125F8A"/>
    <w:rsid w:val="66737625"/>
    <w:rsid w:val="671523F5"/>
    <w:rsid w:val="67F2A752"/>
    <w:rsid w:val="684F77E9"/>
    <w:rsid w:val="6855D10E"/>
    <w:rsid w:val="68F5D73F"/>
    <w:rsid w:val="6965DDD7"/>
    <w:rsid w:val="698F684E"/>
    <w:rsid w:val="69B22E51"/>
    <w:rsid w:val="69C20DDD"/>
    <w:rsid w:val="6AFFB6AB"/>
    <w:rsid w:val="6B731B42"/>
    <w:rsid w:val="6B9BBB81"/>
    <w:rsid w:val="6C877829"/>
    <w:rsid w:val="6DF4B317"/>
    <w:rsid w:val="6E6376FA"/>
    <w:rsid w:val="6ECAF73B"/>
    <w:rsid w:val="6F296D7B"/>
    <w:rsid w:val="6F79B835"/>
    <w:rsid w:val="6FA8990A"/>
    <w:rsid w:val="6FAE5E9F"/>
    <w:rsid w:val="705C0B00"/>
    <w:rsid w:val="7112168C"/>
    <w:rsid w:val="7126E8DB"/>
    <w:rsid w:val="714F0E7F"/>
    <w:rsid w:val="7263566A"/>
    <w:rsid w:val="72D768DC"/>
    <w:rsid w:val="7332B172"/>
    <w:rsid w:val="737557C0"/>
    <w:rsid w:val="73C54874"/>
    <w:rsid w:val="74144C61"/>
    <w:rsid w:val="743C092C"/>
    <w:rsid w:val="752A442A"/>
    <w:rsid w:val="7543ED09"/>
    <w:rsid w:val="75856FD4"/>
    <w:rsid w:val="75EC9D51"/>
    <w:rsid w:val="7611801C"/>
    <w:rsid w:val="761A36CA"/>
    <w:rsid w:val="76CEEC94"/>
    <w:rsid w:val="7791C017"/>
    <w:rsid w:val="77B9DBD9"/>
    <w:rsid w:val="77C17E5F"/>
    <w:rsid w:val="78154D69"/>
    <w:rsid w:val="7946E590"/>
    <w:rsid w:val="79EECCB4"/>
    <w:rsid w:val="7A2E4072"/>
    <w:rsid w:val="7A9CAF66"/>
    <w:rsid w:val="7AB9892E"/>
    <w:rsid w:val="7B0CB08A"/>
    <w:rsid w:val="7B623497"/>
    <w:rsid w:val="7B9A7286"/>
    <w:rsid w:val="7BCC3E75"/>
    <w:rsid w:val="7BD6BE4A"/>
    <w:rsid w:val="7C18B454"/>
    <w:rsid w:val="7CD62BEA"/>
    <w:rsid w:val="7D38D67B"/>
    <w:rsid w:val="7E825D8C"/>
    <w:rsid w:val="7E8F43EE"/>
    <w:rsid w:val="7F1B5E02"/>
    <w:rsid w:val="7F2432AE"/>
    <w:rsid w:val="7F36CCB4"/>
    <w:rsid w:val="7FDB3F50"/>
    <w:rsid w:val="7FE897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0F05A1"/>
  <w15:chartTrackingRefBased/>
  <w15:docId w15:val="{C179B382-96BA-4F9E-9DC7-8AFFD88A66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Normal"/>
    <w:qFormat/>
    <w:pPr>
      <w:keepNext/>
      <w:ind w:left="720" w:hanging="720"/>
      <w:jc w:val="center"/>
      <w:outlineLvl w:val="0"/>
    </w:pPr>
    <w:rPr>
      <w:b/>
      <w:bCs/>
      <w:sz w:val="24"/>
      <w:u w:val="single"/>
    </w:rPr>
  </w:style>
  <w:style w:type="paragraph" w:styleId="Heading2">
    <w:name w:val="heading 2"/>
    <w:basedOn w:val="Normal"/>
    <w:next w:val="Normal"/>
    <w:qFormat/>
    <w:pPr>
      <w:keepNext/>
      <w:ind w:left="720" w:hanging="720"/>
      <w:outlineLvl w:val="1"/>
    </w:pPr>
    <w:rPr>
      <w:rFonts w:ascii="Lucida Sans Unicode" w:hAnsi="Lucida Sans Unicode" w:cs="Lucida Sans Unicode"/>
      <w:b/>
      <w:szCs w:val="28"/>
    </w:rPr>
  </w:style>
  <w:style w:type="paragraph" w:styleId="Heading3">
    <w:name w:val="heading 3"/>
    <w:basedOn w:val="Normal"/>
    <w:next w:val="Normal"/>
    <w:qFormat/>
    <w:pPr>
      <w:keepNext/>
      <w:jc w:val="both"/>
      <w:outlineLvl w:val="2"/>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qFormat/>
    <w:pPr>
      <w:jc w:val="center"/>
    </w:pPr>
    <w:rPr>
      <w:b/>
      <w:bCs/>
      <w:sz w:val="24"/>
    </w:rPr>
  </w:style>
  <w:style w:type="paragraph" w:styleId="Subtitle">
    <w:name w:val="Subtitle"/>
    <w:basedOn w:val="Normal"/>
    <w:qFormat/>
    <w:pPr>
      <w:jc w:val="center"/>
    </w:pPr>
    <w:rPr>
      <w:b/>
      <w:bCs/>
      <w:sz w:val="24"/>
      <w:u w:val="single"/>
    </w:rPr>
  </w:style>
  <w:style w:type="paragraph" w:styleId="BodyText">
    <w:name w:val="Body Text"/>
    <w:basedOn w:val="Normal"/>
    <w:link w:val="BodyTextChar"/>
    <w:pPr>
      <w:jc w:val="both"/>
    </w:pPr>
    <w:rPr>
      <w:sz w:val="24"/>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BodyTextIndent3">
    <w:name w:val="Body Text Indent 3"/>
    <w:basedOn w:val="Normal"/>
    <w:pPr>
      <w:spacing w:line="360" w:lineRule="auto"/>
      <w:ind w:left="720"/>
      <w:jc w:val="both"/>
    </w:pPr>
    <w:rPr>
      <w:sz w:val="24"/>
      <w:szCs w:val="22"/>
      <w:lang w:val="en-GB"/>
    </w:rPr>
  </w:style>
  <w:style w:type="paragraph" w:styleId="BodyTextIndent">
    <w:name w:val="Body Text Indent"/>
    <w:basedOn w:val="Normal"/>
    <w:pPr>
      <w:ind w:left="720"/>
      <w:jc w:val="both"/>
    </w:pPr>
    <w:rPr>
      <w:i/>
      <w:iCs/>
      <w:sz w:val="24"/>
      <w:szCs w:val="22"/>
    </w:rPr>
  </w:style>
  <w:style w:type="paragraph" w:styleId="BodyText2">
    <w:name w:val="Body Text 2"/>
    <w:basedOn w:val="Normal"/>
    <w:pPr>
      <w:jc w:val="both"/>
    </w:pPr>
    <w:rPr>
      <w:sz w:val="24"/>
    </w:rPr>
  </w:style>
  <w:style w:type="paragraph" w:styleId="BodyTextIndent2">
    <w:name w:val="Body Text Indent 2"/>
    <w:basedOn w:val="Normal"/>
    <w:pPr>
      <w:ind w:left="1440"/>
      <w:jc w:val="both"/>
    </w:pPr>
    <w:rPr>
      <w:sz w:val="22"/>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styleId="BalloonText">
    <w:name w:val="Balloon Text"/>
    <w:basedOn w:val="Normal"/>
    <w:semiHidden/>
    <w:rsid w:val="00C9573F"/>
    <w:rPr>
      <w:rFonts w:ascii="Tahoma" w:hAnsi="Tahoma" w:cs="Tahoma"/>
      <w:sz w:val="16"/>
      <w:szCs w:val="16"/>
    </w:rPr>
  </w:style>
  <w:style w:type="paragraph" w:styleId="ListParagraph">
    <w:name w:val="List Paragraph"/>
    <w:aliases w:val="Citation List,Table of contents numbered,Graphic,List Paragraph1,Bullets1,Resume Title,En tête 1,Report Para,List Paragraph11,LIST OF TABLES.,List Paragraph (numbered (a)),List Paragraph111,Number Bullets,List Paragraph1111,Bullet Points"/>
    <w:basedOn w:val="Normal"/>
    <w:link w:val="ListParagraphChar"/>
    <w:uiPriority w:val="1"/>
    <w:qFormat/>
    <w:rsid w:val="0067316C"/>
    <w:pPr>
      <w:ind w:left="720"/>
      <w:contextualSpacing/>
    </w:pPr>
    <w:rPr>
      <w:sz w:val="24"/>
      <w:szCs w:val="24"/>
      <w:lang w:val="en-GB"/>
    </w:rPr>
  </w:style>
  <w:style w:type="table" w:styleId="TableGrid">
    <w:name w:val="Table Grid"/>
    <w:basedOn w:val="TableNormal"/>
    <w:rsid w:val="004353E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rsid w:val="00FB224F"/>
    <w:rPr>
      <w:color w:val="0563C1"/>
      <w:u w:val="single"/>
    </w:rPr>
  </w:style>
  <w:style w:type="paragraph" w:styleId="Revision">
    <w:name w:val="Revision"/>
    <w:hidden/>
    <w:uiPriority w:val="99"/>
    <w:semiHidden/>
    <w:rsid w:val="00C72A07"/>
  </w:style>
  <w:style w:type="character" w:styleId="BodyTextChar" w:customStyle="1">
    <w:name w:val="Body Text Char"/>
    <w:link w:val="BodyText"/>
    <w:rsid w:val="00463792"/>
    <w:rPr>
      <w:sz w:val="24"/>
      <w:lang w:val="en-US" w:eastAsia="en-US"/>
    </w:rPr>
  </w:style>
  <w:style w:type="paragraph" w:styleId="Default" w:customStyle="1">
    <w:name w:val="Default"/>
    <w:rsid w:val="00AD43CC"/>
    <w:pPr>
      <w:autoSpaceDE w:val="0"/>
      <w:autoSpaceDN w:val="0"/>
      <w:adjustRightInd w:val="0"/>
    </w:pPr>
    <w:rPr>
      <w:rFonts w:ascii="Calibri" w:hAnsi="Calibri" w:eastAsia="Calibri" w:cs="Calibri"/>
      <w:color w:val="000000"/>
      <w:sz w:val="24"/>
      <w:szCs w:val="24"/>
      <w:lang w:val="en-GB"/>
    </w:rPr>
  </w:style>
  <w:style w:type="character" w:styleId="ListParagraphChar" w:customStyle="1">
    <w:name w:val="List Paragraph Char"/>
    <w:aliases w:val="Citation List Char,Table of contents numbered Char,Graphic Char,List Paragraph1 Char,Bullets1 Char,Resume Title Char,En tête 1 Char,Report Para Char,List Paragraph11 Char,LIST OF TABLES. Char,List Paragraph (numbered (a)) Char"/>
    <w:link w:val="ListParagraph"/>
    <w:uiPriority w:val="34"/>
    <w:qFormat/>
    <w:locked/>
    <w:rsid w:val="00AD43CC"/>
    <w:rPr>
      <w:sz w:val="24"/>
      <w:szCs w:val="24"/>
      <w:lang w:val="en-GB" w:eastAsia="en-US"/>
    </w:rPr>
  </w:style>
  <w:style w:type="table" w:styleId="TableGrid1" w:customStyle="1">
    <w:name w:val="Table Grid1"/>
    <w:basedOn w:val="TableNormal"/>
    <w:next w:val="TableGrid"/>
    <w:uiPriority w:val="39"/>
    <w:rsid w:val="00900688"/>
    <w:rPr>
      <w:rFonts w:ascii="Calibri" w:hAnsi="Calibri" w:eastAsia="Calibri"/>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rsid w:val="001959EF"/>
    <w:rPr>
      <w:sz w:val="16"/>
      <w:szCs w:val="16"/>
    </w:rPr>
  </w:style>
  <w:style w:type="paragraph" w:styleId="CommentText">
    <w:name w:val="annotation text"/>
    <w:basedOn w:val="Normal"/>
    <w:link w:val="CommentTextChar"/>
    <w:rsid w:val="001959EF"/>
  </w:style>
  <w:style w:type="character" w:styleId="CommentTextChar" w:customStyle="1">
    <w:name w:val="Comment Text Char"/>
    <w:link w:val="CommentText"/>
    <w:rsid w:val="001959EF"/>
    <w:rPr>
      <w:lang w:val="en-US" w:eastAsia="en-US"/>
    </w:rPr>
  </w:style>
  <w:style w:type="paragraph" w:styleId="CommentSubject">
    <w:name w:val="annotation subject"/>
    <w:basedOn w:val="CommentText"/>
    <w:next w:val="CommentText"/>
    <w:link w:val="CommentSubjectChar"/>
    <w:rsid w:val="001959EF"/>
    <w:rPr>
      <w:b/>
      <w:bCs/>
    </w:rPr>
  </w:style>
  <w:style w:type="character" w:styleId="CommentSubjectChar" w:customStyle="1">
    <w:name w:val="Comment Subject Char"/>
    <w:link w:val="CommentSubject"/>
    <w:rsid w:val="001959EF"/>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49896">
      <w:bodyDiv w:val="1"/>
      <w:marLeft w:val="0"/>
      <w:marRight w:val="0"/>
      <w:marTop w:val="0"/>
      <w:marBottom w:val="0"/>
      <w:divBdr>
        <w:top w:val="none" w:sz="0" w:space="0" w:color="auto"/>
        <w:left w:val="none" w:sz="0" w:space="0" w:color="auto"/>
        <w:bottom w:val="none" w:sz="0" w:space="0" w:color="auto"/>
        <w:right w:val="none" w:sz="0" w:space="0" w:color="auto"/>
      </w:divBdr>
    </w:div>
    <w:div w:id="78062480">
      <w:bodyDiv w:val="1"/>
      <w:marLeft w:val="0"/>
      <w:marRight w:val="0"/>
      <w:marTop w:val="0"/>
      <w:marBottom w:val="0"/>
      <w:divBdr>
        <w:top w:val="none" w:sz="0" w:space="0" w:color="auto"/>
        <w:left w:val="none" w:sz="0" w:space="0" w:color="auto"/>
        <w:bottom w:val="none" w:sz="0" w:space="0" w:color="auto"/>
        <w:right w:val="none" w:sz="0" w:space="0" w:color="auto"/>
      </w:divBdr>
    </w:div>
    <w:div w:id="83458663">
      <w:bodyDiv w:val="1"/>
      <w:marLeft w:val="0"/>
      <w:marRight w:val="0"/>
      <w:marTop w:val="0"/>
      <w:marBottom w:val="0"/>
      <w:divBdr>
        <w:top w:val="none" w:sz="0" w:space="0" w:color="auto"/>
        <w:left w:val="none" w:sz="0" w:space="0" w:color="auto"/>
        <w:bottom w:val="none" w:sz="0" w:space="0" w:color="auto"/>
        <w:right w:val="none" w:sz="0" w:space="0" w:color="auto"/>
      </w:divBdr>
    </w:div>
    <w:div w:id="115760960">
      <w:bodyDiv w:val="1"/>
      <w:marLeft w:val="0"/>
      <w:marRight w:val="0"/>
      <w:marTop w:val="0"/>
      <w:marBottom w:val="0"/>
      <w:divBdr>
        <w:top w:val="none" w:sz="0" w:space="0" w:color="auto"/>
        <w:left w:val="none" w:sz="0" w:space="0" w:color="auto"/>
        <w:bottom w:val="none" w:sz="0" w:space="0" w:color="auto"/>
        <w:right w:val="none" w:sz="0" w:space="0" w:color="auto"/>
      </w:divBdr>
    </w:div>
    <w:div w:id="183829979">
      <w:bodyDiv w:val="1"/>
      <w:marLeft w:val="0"/>
      <w:marRight w:val="0"/>
      <w:marTop w:val="0"/>
      <w:marBottom w:val="0"/>
      <w:divBdr>
        <w:top w:val="none" w:sz="0" w:space="0" w:color="auto"/>
        <w:left w:val="none" w:sz="0" w:space="0" w:color="auto"/>
        <w:bottom w:val="none" w:sz="0" w:space="0" w:color="auto"/>
        <w:right w:val="none" w:sz="0" w:space="0" w:color="auto"/>
      </w:divBdr>
    </w:div>
    <w:div w:id="228851969">
      <w:bodyDiv w:val="1"/>
      <w:marLeft w:val="0"/>
      <w:marRight w:val="0"/>
      <w:marTop w:val="0"/>
      <w:marBottom w:val="0"/>
      <w:divBdr>
        <w:top w:val="none" w:sz="0" w:space="0" w:color="auto"/>
        <w:left w:val="none" w:sz="0" w:space="0" w:color="auto"/>
        <w:bottom w:val="none" w:sz="0" w:space="0" w:color="auto"/>
        <w:right w:val="none" w:sz="0" w:space="0" w:color="auto"/>
      </w:divBdr>
    </w:div>
    <w:div w:id="244071108">
      <w:bodyDiv w:val="1"/>
      <w:marLeft w:val="0"/>
      <w:marRight w:val="0"/>
      <w:marTop w:val="0"/>
      <w:marBottom w:val="0"/>
      <w:divBdr>
        <w:top w:val="none" w:sz="0" w:space="0" w:color="auto"/>
        <w:left w:val="none" w:sz="0" w:space="0" w:color="auto"/>
        <w:bottom w:val="none" w:sz="0" w:space="0" w:color="auto"/>
        <w:right w:val="none" w:sz="0" w:space="0" w:color="auto"/>
      </w:divBdr>
    </w:div>
    <w:div w:id="249966144">
      <w:bodyDiv w:val="1"/>
      <w:marLeft w:val="0"/>
      <w:marRight w:val="0"/>
      <w:marTop w:val="0"/>
      <w:marBottom w:val="0"/>
      <w:divBdr>
        <w:top w:val="none" w:sz="0" w:space="0" w:color="auto"/>
        <w:left w:val="none" w:sz="0" w:space="0" w:color="auto"/>
        <w:bottom w:val="none" w:sz="0" w:space="0" w:color="auto"/>
        <w:right w:val="none" w:sz="0" w:space="0" w:color="auto"/>
      </w:divBdr>
    </w:div>
    <w:div w:id="261451302">
      <w:bodyDiv w:val="1"/>
      <w:marLeft w:val="0"/>
      <w:marRight w:val="0"/>
      <w:marTop w:val="0"/>
      <w:marBottom w:val="0"/>
      <w:divBdr>
        <w:top w:val="none" w:sz="0" w:space="0" w:color="auto"/>
        <w:left w:val="none" w:sz="0" w:space="0" w:color="auto"/>
        <w:bottom w:val="none" w:sz="0" w:space="0" w:color="auto"/>
        <w:right w:val="none" w:sz="0" w:space="0" w:color="auto"/>
      </w:divBdr>
    </w:div>
    <w:div w:id="298606852">
      <w:bodyDiv w:val="1"/>
      <w:marLeft w:val="0"/>
      <w:marRight w:val="0"/>
      <w:marTop w:val="0"/>
      <w:marBottom w:val="0"/>
      <w:divBdr>
        <w:top w:val="none" w:sz="0" w:space="0" w:color="auto"/>
        <w:left w:val="none" w:sz="0" w:space="0" w:color="auto"/>
        <w:bottom w:val="none" w:sz="0" w:space="0" w:color="auto"/>
        <w:right w:val="none" w:sz="0" w:space="0" w:color="auto"/>
      </w:divBdr>
    </w:div>
    <w:div w:id="316809921">
      <w:bodyDiv w:val="1"/>
      <w:marLeft w:val="0"/>
      <w:marRight w:val="0"/>
      <w:marTop w:val="0"/>
      <w:marBottom w:val="0"/>
      <w:divBdr>
        <w:top w:val="none" w:sz="0" w:space="0" w:color="auto"/>
        <w:left w:val="none" w:sz="0" w:space="0" w:color="auto"/>
        <w:bottom w:val="none" w:sz="0" w:space="0" w:color="auto"/>
        <w:right w:val="none" w:sz="0" w:space="0" w:color="auto"/>
      </w:divBdr>
    </w:div>
    <w:div w:id="375086242">
      <w:bodyDiv w:val="1"/>
      <w:marLeft w:val="0"/>
      <w:marRight w:val="0"/>
      <w:marTop w:val="0"/>
      <w:marBottom w:val="0"/>
      <w:divBdr>
        <w:top w:val="none" w:sz="0" w:space="0" w:color="auto"/>
        <w:left w:val="none" w:sz="0" w:space="0" w:color="auto"/>
        <w:bottom w:val="none" w:sz="0" w:space="0" w:color="auto"/>
        <w:right w:val="none" w:sz="0" w:space="0" w:color="auto"/>
      </w:divBdr>
    </w:div>
    <w:div w:id="376124147">
      <w:bodyDiv w:val="1"/>
      <w:marLeft w:val="0"/>
      <w:marRight w:val="0"/>
      <w:marTop w:val="0"/>
      <w:marBottom w:val="0"/>
      <w:divBdr>
        <w:top w:val="none" w:sz="0" w:space="0" w:color="auto"/>
        <w:left w:val="none" w:sz="0" w:space="0" w:color="auto"/>
        <w:bottom w:val="none" w:sz="0" w:space="0" w:color="auto"/>
        <w:right w:val="none" w:sz="0" w:space="0" w:color="auto"/>
      </w:divBdr>
    </w:div>
    <w:div w:id="378625279">
      <w:bodyDiv w:val="1"/>
      <w:marLeft w:val="0"/>
      <w:marRight w:val="0"/>
      <w:marTop w:val="0"/>
      <w:marBottom w:val="0"/>
      <w:divBdr>
        <w:top w:val="none" w:sz="0" w:space="0" w:color="auto"/>
        <w:left w:val="none" w:sz="0" w:space="0" w:color="auto"/>
        <w:bottom w:val="none" w:sz="0" w:space="0" w:color="auto"/>
        <w:right w:val="none" w:sz="0" w:space="0" w:color="auto"/>
      </w:divBdr>
    </w:div>
    <w:div w:id="430048692">
      <w:bodyDiv w:val="1"/>
      <w:marLeft w:val="0"/>
      <w:marRight w:val="0"/>
      <w:marTop w:val="0"/>
      <w:marBottom w:val="0"/>
      <w:divBdr>
        <w:top w:val="none" w:sz="0" w:space="0" w:color="auto"/>
        <w:left w:val="none" w:sz="0" w:space="0" w:color="auto"/>
        <w:bottom w:val="none" w:sz="0" w:space="0" w:color="auto"/>
        <w:right w:val="none" w:sz="0" w:space="0" w:color="auto"/>
      </w:divBdr>
    </w:div>
    <w:div w:id="466899231">
      <w:bodyDiv w:val="1"/>
      <w:marLeft w:val="0"/>
      <w:marRight w:val="0"/>
      <w:marTop w:val="0"/>
      <w:marBottom w:val="0"/>
      <w:divBdr>
        <w:top w:val="none" w:sz="0" w:space="0" w:color="auto"/>
        <w:left w:val="none" w:sz="0" w:space="0" w:color="auto"/>
        <w:bottom w:val="none" w:sz="0" w:space="0" w:color="auto"/>
        <w:right w:val="none" w:sz="0" w:space="0" w:color="auto"/>
      </w:divBdr>
    </w:div>
    <w:div w:id="485322639">
      <w:bodyDiv w:val="1"/>
      <w:marLeft w:val="0"/>
      <w:marRight w:val="0"/>
      <w:marTop w:val="0"/>
      <w:marBottom w:val="0"/>
      <w:divBdr>
        <w:top w:val="none" w:sz="0" w:space="0" w:color="auto"/>
        <w:left w:val="none" w:sz="0" w:space="0" w:color="auto"/>
        <w:bottom w:val="none" w:sz="0" w:space="0" w:color="auto"/>
        <w:right w:val="none" w:sz="0" w:space="0" w:color="auto"/>
      </w:divBdr>
    </w:div>
    <w:div w:id="518008054">
      <w:bodyDiv w:val="1"/>
      <w:marLeft w:val="0"/>
      <w:marRight w:val="0"/>
      <w:marTop w:val="0"/>
      <w:marBottom w:val="0"/>
      <w:divBdr>
        <w:top w:val="none" w:sz="0" w:space="0" w:color="auto"/>
        <w:left w:val="none" w:sz="0" w:space="0" w:color="auto"/>
        <w:bottom w:val="none" w:sz="0" w:space="0" w:color="auto"/>
        <w:right w:val="none" w:sz="0" w:space="0" w:color="auto"/>
      </w:divBdr>
    </w:div>
    <w:div w:id="538250534">
      <w:bodyDiv w:val="1"/>
      <w:marLeft w:val="0"/>
      <w:marRight w:val="0"/>
      <w:marTop w:val="0"/>
      <w:marBottom w:val="0"/>
      <w:divBdr>
        <w:top w:val="none" w:sz="0" w:space="0" w:color="auto"/>
        <w:left w:val="none" w:sz="0" w:space="0" w:color="auto"/>
        <w:bottom w:val="none" w:sz="0" w:space="0" w:color="auto"/>
        <w:right w:val="none" w:sz="0" w:space="0" w:color="auto"/>
      </w:divBdr>
    </w:div>
    <w:div w:id="544605053">
      <w:bodyDiv w:val="1"/>
      <w:marLeft w:val="0"/>
      <w:marRight w:val="0"/>
      <w:marTop w:val="0"/>
      <w:marBottom w:val="0"/>
      <w:divBdr>
        <w:top w:val="none" w:sz="0" w:space="0" w:color="auto"/>
        <w:left w:val="none" w:sz="0" w:space="0" w:color="auto"/>
        <w:bottom w:val="none" w:sz="0" w:space="0" w:color="auto"/>
        <w:right w:val="none" w:sz="0" w:space="0" w:color="auto"/>
      </w:divBdr>
    </w:div>
    <w:div w:id="581333941">
      <w:bodyDiv w:val="1"/>
      <w:marLeft w:val="0"/>
      <w:marRight w:val="0"/>
      <w:marTop w:val="0"/>
      <w:marBottom w:val="0"/>
      <w:divBdr>
        <w:top w:val="none" w:sz="0" w:space="0" w:color="auto"/>
        <w:left w:val="none" w:sz="0" w:space="0" w:color="auto"/>
        <w:bottom w:val="none" w:sz="0" w:space="0" w:color="auto"/>
        <w:right w:val="none" w:sz="0" w:space="0" w:color="auto"/>
      </w:divBdr>
    </w:div>
    <w:div w:id="631637326">
      <w:bodyDiv w:val="1"/>
      <w:marLeft w:val="0"/>
      <w:marRight w:val="0"/>
      <w:marTop w:val="0"/>
      <w:marBottom w:val="0"/>
      <w:divBdr>
        <w:top w:val="none" w:sz="0" w:space="0" w:color="auto"/>
        <w:left w:val="none" w:sz="0" w:space="0" w:color="auto"/>
        <w:bottom w:val="none" w:sz="0" w:space="0" w:color="auto"/>
        <w:right w:val="none" w:sz="0" w:space="0" w:color="auto"/>
      </w:divBdr>
    </w:div>
    <w:div w:id="660740357">
      <w:bodyDiv w:val="1"/>
      <w:marLeft w:val="0"/>
      <w:marRight w:val="0"/>
      <w:marTop w:val="0"/>
      <w:marBottom w:val="0"/>
      <w:divBdr>
        <w:top w:val="none" w:sz="0" w:space="0" w:color="auto"/>
        <w:left w:val="none" w:sz="0" w:space="0" w:color="auto"/>
        <w:bottom w:val="none" w:sz="0" w:space="0" w:color="auto"/>
        <w:right w:val="none" w:sz="0" w:space="0" w:color="auto"/>
      </w:divBdr>
    </w:div>
    <w:div w:id="698168300">
      <w:bodyDiv w:val="1"/>
      <w:marLeft w:val="0"/>
      <w:marRight w:val="0"/>
      <w:marTop w:val="0"/>
      <w:marBottom w:val="0"/>
      <w:divBdr>
        <w:top w:val="none" w:sz="0" w:space="0" w:color="auto"/>
        <w:left w:val="none" w:sz="0" w:space="0" w:color="auto"/>
        <w:bottom w:val="none" w:sz="0" w:space="0" w:color="auto"/>
        <w:right w:val="none" w:sz="0" w:space="0" w:color="auto"/>
      </w:divBdr>
    </w:div>
    <w:div w:id="703333197">
      <w:bodyDiv w:val="1"/>
      <w:marLeft w:val="0"/>
      <w:marRight w:val="0"/>
      <w:marTop w:val="0"/>
      <w:marBottom w:val="0"/>
      <w:divBdr>
        <w:top w:val="none" w:sz="0" w:space="0" w:color="auto"/>
        <w:left w:val="none" w:sz="0" w:space="0" w:color="auto"/>
        <w:bottom w:val="none" w:sz="0" w:space="0" w:color="auto"/>
        <w:right w:val="none" w:sz="0" w:space="0" w:color="auto"/>
      </w:divBdr>
    </w:div>
    <w:div w:id="713162827">
      <w:bodyDiv w:val="1"/>
      <w:marLeft w:val="0"/>
      <w:marRight w:val="0"/>
      <w:marTop w:val="0"/>
      <w:marBottom w:val="0"/>
      <w:divBdr>
        <w:top w:val="none" w:sz="0" w:space="0" w:color="auto"/>
        <w:left w:val="none" w:sz="0" w:space="0" w:color="auto"/>
        <w:bottom w:val="none" w:sz="0" w:space="0" w:color="auto"/>
        <w:right w:val="none" w:sz="0" w:space="0" w:color="auto"/>
      </w:divBdr>
    </w:div>
    <w:div w:id="757676804">
      <w:bodyDiv w:val="1"/>
      <w:marLeft w:val="0"/>
      <w:marRight w:val="0"/>
      <w:marTop w:val="0"/>
      <w:marBottom w:val="0"/>
      <w:divBdr>
        <w:top w:val="none" w:sz="0" w:space="0" w:color="auto"/>
        <w:left w:val="none" w:sz="0" w:space="0" w:color="auto"/>
        <w:bottom w:val="none" w:sz="0" w:space="0" w:color="auto"/>
        <w:right w:val="none" w:sz="0" w:space="0" w:color="auto"/>
      </w:divBdr>
    </w:div>
    <w:div w:id="779420128">
      <w:bodyDiv w:val="1"/>
      <w:marLeft w:val="0"/>
      <w:marRight w:val="0"/>
      <w:marTop w:val="0"/>
      <w:marBottom w:val="0"/>
      <w:divBdr>
        <w:top w:val="none" w:sz="0" w:space="0" w:color="auto"/>
        <w:left w:val="none" w:sz="0" w:space="0" w:color="auto"/>
        <w:bottom w:val="none" w:sz="0" w:space="0" w:color="auto"/>
        <w:right w:val="none" w:sz="0" w:space="0" w:color="auto"/>
      </w:divBdr>
    </w:div>
    <w:div w:id="800808328">
      <w:bodyDiv w:val="1"/>
      <w:marLeft w:val="0"/>
      <w:marRight w:val="0"/>
      <w:marTop w:val="0"/>
      <w:marBottom w:val="0"/>
      <w:divBdr>
        <w:top w:val="none" w:sz="0" w:space="0" w:color="auto"/>
        <w:left w:val="none" w:sz="0" w:space="0" w:color="auto"/>
        <w:bottom w:val="none" w:sz="0" w:space="0" w:color="auto"/>
        <w:right w:val="none" w:sz="0" w:space="0" w:color="auto"/>
      </w:divBdr>
    </w:div>
    <w:div w:id="820149905">
      <w:bodyDiv w:val="1"/>
      <w:marLeft w:val="0"/>
      <w:marRight w:val="0"/>
      <w:marTop w:val="0"/>
      <w:marBottom w:val="0"/>
      <w:divBdr>
        <w:top w:val="none" w:sz="0" w:space="0" w:color="auto"/>
        <w:left w:val="none" w:sz="0" w:space="0" w:color="auto"/>
        <w:bottom w:val="none" w:sz="0" w:space="0" w:color="auto"/>
        <w:right w:val="none" w:sz="0" w:space="0" w:color="auto"/>
      </w:divBdr>
    </w:div>
    <w:div w:id="832263911">
      <w:bodyDiv w:val="1"/>
      <w:marLeft w:val="0"/>
      <w:marRight w:val="0"/>
      <w:marTop w:val="0"/>
      <w:marBottom w:val="0"/>
      <w:divBdr>
        <w:top w:val="none" w:sz="0" w:space="0" w:color="auto"/>
        <w:left w:val="none" w:sz="0" w:space="0" w:color="auto"/>
        <w:bottom w:val="none" w:sz="0" w:space="0" w:color="auto"/>
        <w:right w:val="none" w:sz="0" w:space="0" w:color="auto"/>
      </w:divBdr>
    </w:div>
    <w:div w:id="867839969">
      <w:bodyDiv w:val="1"/>
      <w:marLeft w:val="0"/>
      <w:marRight w:val="0"/>
      <w:marTop w:val="0"/>
      <w:marBottom w:val="0"/>
      <w:divBdr>
        <w:top w:val="none" w:sz="0" w:space="0" w:color="auto"/>
        <w:left w:val="none" w:sz="0" w:space="0" w:color="auto"/>
        <w:bottom w:val="none" w:sz="0" w:space="0" w:color="auto"/>
        <w:right w:val="none" w:sz="0" w:space="0" w:color="auto"/>
      </w:divBdr>
    </w:div>
    <w:div w:id="905839810">
      <w:bodyDiv w:val="1"/>
      <w:marLeft w:val="0"/>
      <w:marRight w:val="0"/>
      <w:marTop w:val="0"/>
      <w:marBottom w:val="0"/>
      <w:divBdr>
        <w:top w:val="none" w:sz="0" w:space="0" w:color="auto"/>
        <w:left w:val="none" w:sz="0" w:space="0" w:color="auto"/>
        <w:bottom w:val="none" w:sz="0" w:space="0" w:color="auto"/>
        <w:right w:val="none" w:sz="0" w:space="0" w:color="auto"/>
      </w:divBdr>
    </w:div>
    <w:div w:id="922302552">
      <w:bodyDiv w:val="1"/>
      <w:marLeft w:val="0"/>
      <w:marRight w:val="0"/>
      <w:marTop w:val="0"/>
      <w:marBottom w:val="0"/>
      <w:divBdr>
        <w:top w:val="none" w:sz="0" w:space="0" w:color="auto"/>
        <w:left w:val="none" w:sz="0" w:space="0" w:color="auto"/>
        <w:bottom w:val="none" w:sz="0" w:space="0" w:color="auto"/>
        <w:right w:val="none" w:sz="0" w:space="0" w:color="auto"/>
      </w:divBdr>
    </w:div>
    <w:div w:id="936643467">
      <w:bodyDiv w:val="1"/>
      <w:marLeft w:val="0"/>
      <w:marRight w:val="0"/>
      <w:marTop w:val="0"/>
      <w:marBottom w:val="0"/>
      <w:divBdr>
        <w:top w:val="none" w:sz="0" w:space="0" w:color="auto"/>
        <w:left w:val="none" w:sz="0" w:space="0" w:color="auto"/>
        <w:bottom w:val="none" w:sz="0" w:space="0" w:color="auto"/>
        <w:right w:val="none" w:sz="0" w:space="0" w:color="auto"/>
      </w:divBdr>
    </w:div>
    <w:div w:id="937179492">
      <w:bodyDiv w:val="1"/>
      <w:marLeft w:val="0"/>
      <w:marRight w:val="0"/>
      <w:marTop w:val="0"/>
      <w:marBottom w:val="0"/>
      <w:divBdr>
        <w:top w:val="none" w:sz="0" w:space="0" w:color="auto"/>
        <w:left w:val="none" w:sz="0" w:space="0" w:color="auto"/>
        <w:bottom w:val="none" w:sz="0" w:space="0" w:color="auto"/>
        <w:right w:val="none" w:sz="0" w:space="0" w:color="auto"/>
      </w:divBdr>
    </w:div>
    <w:div w:id="951085671">
      <w:bodyDiv w:val="1"/>
      <w:marLeft w:val="0"/>
      <w:marRight w:val="0"/>
      <w:marTop w:val="0"/>
      <w:marBottom w:val="0"/>
      <w:divBdr>
        <w:top w:val="none" w:sz="0" w:space="0" w:color="auto"/>
        <w:left w:val="none" w:sz="0" w:space="0" w:color="auto"/>
        <w:bottom w:val="none" w:sz="0" w:space="0" w:color="auto"/>
        <w:right w:val="none" w:sz="0" w:space="0" w:color="auto"/>
      </w:divBdr>
    </w:div>
    <w:div w:id="959460353">
      <w:bodyDiv w:val="1"/>
      <w:marLeft w:val="0"/>
      <w:marRight w:val="0"/>
      <w:marTop w:val="0"/>
      <w:marBottom w:val="0"/>
      <w:divBdr>
        <w:top w:val="none" w:sz="0" w:space="0" w:color="auto"/>
        <w:left w:val="none" w:sz="0" w:space="0" w:color="auto"/>
        <w:bottom w:val="none" w:sz="0" w:space="0" w:color="auto"/>
        <w:right w:val="none" w:sz="0" w:space="0" w:color="auto"/>
      </w:divBdr>
    </w:div>
    <w:div w:id="971908318">
      <w:bodyDiv w:val="1"/>
      <w:marLeft w:val="0"/>
      <w:marRight w:val="0"/>
      <w:marTop w:val="0"/>
      <w:marBottom w:val="0"/>
      <w:divBdr>
        <w:top w:val="none" w:sz="0" w:space="0" w:color="auto"/>
        <w:left w:val="none" w:sz="0" w:space="0" w:color="auto"/>
        <w:bottom w:val="none" w:sz="0" w:space="0" w:color="auto"/>
        <w:right w:val="none" w:sz="0" w:space="0" w:color="auto"/>
      </w:divBdr>
    </w:div>
    <w:div w:id="1030061922">
      <w:bodyDiv w:val="1"/>
      <w:marLeft w:val="0"/>
      <w:marRight w:val="0"/>
      <w:marTop w:val="0"/>
      <w:marBottom w:val="0"/>
      <w:divBdr>
        <w:top w:val="none" w:sz="0" w:space="0" w:color="auto"/>
        <w:left w:val="none" w:sz="0" w:space="0" w:color="auto"/>
        <w:bottom w:val="none" w:sz="0" w:space="0" w:color="auto"/>
        <w:right w:val="none" w:sz="0" w:space="0" w:color="auto"/>
      </w:divBdr>
    </w:div>
    <w:div w:id="1058750540">
      <w:bodyDiv w:val="1"/>
      <w:marLeft w:val="0"/>
      <w:marRight w:val="0"/>
      <w:marTop w:val="0"/>
      <w:marBottom w:val="0"/>
      <w:divBdr>
        <w:top w:val="none" w:sz="0" w:space="0" w:color="auto"/>
        <w:left w:val="none" w:sz="0" w:space="0" w:color="auto"/>
        <w:bottom w:val="none" w:sz="0" w:space="0" w:color="auto"/>
        <w:right w:val="none" w:sz="0" w:space="0" w:color="auto"/>
      </w:divBdr>
    </w:div>
    <w:div w:id="1065375195">
      <w:bodyDiv w:val="1"/>
      <w:marLeft w:val="0"/>
      <w:marRight w:val="0"/>
      <w:marTop w:val="0"/>
      <w:marBottom w:val="0"/>
      <w:divBdr>
        <w:top w:val="none" w:sz="0" w:space="0" w:color="auto"/>
        <w:left w:val="none" w:sz="0" w:space="0" w:color="auto"/>
        <w:bottom w:val="none" w:sz="0" w:space="0" w:color="auto"/>
        <w:right w:val="none" w:sz="0" w:space="0" w:color="auto"/>
      </w:divBdr>
    </w:div>
    <w:div w:id="1077554707">
      <w:bodyDiv w:val="1"/>
      <w:marLeft w:val="0"/>
      <w:marRight w:val="0"/>
      <w:marTop w:val="0"/>
      <w:marBottom w:val="0"/>
      <w:divBdr>
        <w:top w:val="none" w:sz="0" w:space="0" w:color="auto"/>
        <w:left w:val="none" w:sz="0" w:space="0" w:color="auto"/>
        <w:bottom w:val="none" w:sz="0" w:space="0" w:color="auto"/>
        <w:right w:val="none" w:sz="0" w:space="0" w:color="auto"/>
      </w:divBdr>
    </w:div>
    <w:div w:id="1107506537">
      <w:bodyDiv w:val="1"/>
      <w:marLeft w:val="0"/>
      <w:marRight w:val="0"/>
      <w:marTop w:val="0"/>
      <w:marBottom w:val="0"/>
      <w:divBdr>
        <w:top w:val="none" w:sz="0" w:space="0" w:color="auto"/>
        <w:left w:val="none" w:sz="0" w:space="0" w:color="auto"/>
        <w:bottom w:val="none" w:sz="0" w:space="0" w:color="auto"/>
        <w:right w:val="none" w:sz="0" w:space="0" w:color="auto"/>
      </w:divBdr>
    </w:div>
    <w:div w:id="1174226932">
      <w:bodyDiv w:val="1"/>
      <w:marLeft w:val="0"/>
      <w:marRight w:val="0"/>
      <w:marTop w:val="0"/>
      <w:marBottom w:val="0"/>
      <w:divBdr>
        <w:top w:val="none" w:sz="0" w:space="0" w:color="auto"/>
        <w:left w:val="none" w:sz="0" w:space="0" w:color="auto"/>
        <w:bottom w:val="none" w:sz="0" w:space="0" w:color="auto"/>
        <w:right w:val="none" w:sz="0" w:space="0" w:color="auto"/>
      </w:divBdr>
    </w:div>
    <w:div w:id="1180970576">
      <w:bodyDiv w:val="1"/>
      <w:marLeft w:val="0"/>
      <w:marRight w:val="0"/>
      <w:marTop w:val="0"/>
      <w:marBottom w:val="0"/>
      <w:divBdr>
        <w:top w:val="none" w:sz="0" w:space="0" w:color="auto"/>
        <w:left w:val="none" w:sz="0" w:space="0" w:color="auto"/>
        <w:bottom w:val="none" w:sz="0" w:space="0" w:color="auto"/>
        <w:right w:val="none" w:sz="0" w:space="0" w:color="auto"/>
      </w:divBdr>
    </w:div>
    <w:div w:id="1219630151">
      <w:bodyDiv w:val="1"/>
      <w:marLeft w:val="0"/>
      <w:marRight w:val="0"/>
      <w:marTop w:val="0"/>
      <w:marBottom w:val="0"/>
      <w:divBdr>
        <w:top w:val="none" w:sz="0" w:space="0" w:color="auto"/>
        <w:left w:val="none" w:sz="0" w:space="0" w:color="auto"/>
        <w:bottom w:val="none" w:sz="0" w:space="0" w:color="auto"/>
        <w:right w:val="none" w:sz="0" w:space="0" w:color="auto"/>
      </w:divBdr>
    </w:div>
    <w:div w:id="1227372762">
      <w:bodyDiv w:val="1"/>
      <w:marLeft w:val="0"/>
      <w:marRight w:val="0"/>
      <w:marTop w:val="0"/>
      <w:marBottom w:val="0"/>
      <w:divBdr>
        <w:top w:val="none" w:sz="0" w:space="0" w:color="auto"/>
        <w:left w:val="none" w:sz="0" w:space="0" w:color="auto"/>
        <w:bottom w:val="none" w:sz="0" w:space="0" w:color="auto"/>
        <w:right w:val="none" w:sz="0" w:space="0" w:color="auto"/>
      </w:divBdr>
    </w:div>
    <w:div w:id="1269000119">
      <w:bodyDiv w:val="1"/>
      <w:marLeft w:val="0"/>
      <w:marRight w:val="0"/>
      <w:marTop w:val="0"/>
      <w:marBottom w:val="0"/>
      <w:divBdr>
        <w:top w:val="none" w:sz="0" w:space="0" w:color="auto"/>
        <w:left w:val="none" w:sz="0" w:space="0" w:color="auto"/>
        <w:bottom w:val="none" w:sz="0" w:space="0" w:color="auto"/>
        <w:right w:val="none" w:sz="0" w:space="0" w:color="auto"/>
      </w:divBdr>
    </w:div>
    <w:div w:id="1287814089">
      <w:bodyDiv w:val="1"/>
      <w:marLeft w:val="0"/>
      <w:marRight w:val="0"/>
      <w:marTop w:val="0"/>
      <w:marBottom w:val="0"/>
      <w:divBdr>
        <w:top w:val="none" w:sz="0" w:space="0" w:color="auto"/>
        <w:left w:val="none" w:sz="0" w:space="0" w:color="auto"/>
        <w:bottom w:val="none" w:sz="0" w:space="0" w:color="auto"/>
        <w:right w:val="none" w:sz="0" w:space="0" w:color="auto"/>
      </w:divBdr>
    </w:div>
    <w:div w:id="1313750302">
      <w:bodyDiv w:val="1"/>
      <w:marLeft w:val="0"/>
      <w:marRight w:val="0"/>
      <w:marTop w:val="0"/>
      <w:marBottom w:val="0"/>
      <w:divBdr>
        <w:top w:val="none" w:sz="0" w:space="0" w:color="auto"/>
        <w:left w:val="none" w:sz="0" w:space="0" w:color="auto"/>
        <w:bottom w:val="none" w:sz="0" w:space="0" w:color="auto"/>
        <w:right w:val="none" w:sz="0" w:space="0" w:color="auto"/>
      </w:divBdr>
    </w:div>
    <w:div w:id="1314212556">
      <w:bodyDiv w:val="1"/>
      <w:marLeft w:val="0"/>
      <w:marRight w:val="0"/>
      <w:marTop w:val="0"/>
      <w:marBottom w:val="0"/>
      <w:divBdr>
        <w:top w:val="none" w:sz="0" w:space="0" w:color="auto"/>
        <w:left w:val="none" w:sz="0" w:space="0" w:color="auto"/>
        <w:bottom w:val="none" w:sz="0" w:space="0" w:color="auto"/>
        <w:right w:val="none" w:sz="0" w:space="0" w:color="auto"/>
      </w:divBdr>
    </w:div>
    <w:div w:id="1351876753">
      <w:bodyDiv w:val="1"/>
      <w:marLeft w:val="0"/>
      <w:marRight w:val="0"/>
      <w:marTop w:val="0"/>
      <w:marBottom w:val="0"/>
      <w:divBdr>
        <w:top w:val="none" w:sz="0" w:space="0" w:color="auto"/>
        <w:left w:val="none" w:sz="0" w:space="0" w:color="auto"/>
        <w:bottom w:val="none" w:sz="0" w:space="0" w:color="auto"/>
        <w:right w:val="none" w:sz="0" w:space="0" w:color="auto"/>
      </w:divBdr>
    </w:div>
    <w:div w:id="1354070716">
      <w:bodyDiv w:val="1"/>
      <w:marLeft w:val="0"/>
      <w:marRight w:val="0"/>
      <w:marTop w:val="0"/>
      <w:marBottom w:val="0"/>
      <w:divBdr>
        <w:top w:val="none" w:sz="0" w:space="0" w:color="auto"/>
        <w:left w:val="none" w:sz="0" w:space="0" w:color="auto"/>
        <w:bottom w:val="none" w:sz="0" w:space="0" w:color="auto"/>
        <w:right w:val="none" w:sz="0" w:space="0" w:color="auto"/>
      </w:divBdr>
    </w:div>
    <w:div w:id="1381517924">
      <w:bodyDiv w:val="1"/>
      <w:marLeft w:val="0"/>
      <w:marRight w:val="0"/>
      <w:marTop w:val="0"/>
      <w:marBottom w:val="0"/>
      <w:divBdr>
        <w:top w:val="none" w:sz="0" w:space="0" w:color="auto"/>
        <w:left w:val="none" w:sz="0" w:space="0" w:color="auto"/>
        <w:bottom w:val="none" w:sz="0" w:space="0" w:color="auto"/>
        <w:right w:val="none" w:sz="0" w:space="0" w:color="auto"/>
      </w:divBdr>
    </w:div>
    <w:div w:id="1390152860">
      <w:bodyDiv w:val="1"/>
      <w:marLeft w:val="0"/>
      <w:marRight w:val="0"/>
      <w:marTop w:val="0"/>
      <w:marBottom w:val="0"/>
      <w:divBdr>
        <w:top w:val="none" w:sz="0" w:space="0" w:color="auto"/>
        <w:left w:val="none" w:sz="0" w:space="0" w:color="auto"/>
        <w:bottom w:val="none" w:sz="0" w:space="0" w:color="auto"/>
        <w:right w:val="none" w:sz="0" w:space="0" w:color="auto"/>
      </w:divBdr>
    </w:div>
    <w:div w:id="1397511427">
      <w:bodyDiv w:val="1"/>
      <w:marLeft w:val="0"/>
      <w:marRight w:val="0"/>
      <w:marTop w:val="0"/>
      <w:marBottom w:val="0"/>
      <w:divBdr>
        <w:top w:val="none" w:sz="0" w:space="0" w:color="auto"/>
        <w:left w:val="none" w:sz="0" w:space="0" w:color="auto"/>
        <w:bottom w:val="none" w:sz="0" w:space="0" w:color="auto"/>
        <w:right w:val="none" w:sz="0" w:space="0" w:color="auto"/>
      </w:divBdr>
    </w:div>
    <w:div w:id="1437285297">
      <w:bodyDiv w:val="1"/>
      <w:marLeft w:val="0"/>
      <w:marRight w:val="0"/>
      <w:marTop w:val="0"/>
      <w:marBottom w:val="0"/>
      <w:divBdr>
        <w:top w:val="none" w:sz="0" w:space="0" w:color="auto"/>
        <w:left w:val="none" w:sz="0" w:space="0" w:color="auto"/>
        <w:bottom w:val="none" w:sz="0" w:space="0" w:color="auto"/>
        <w:right w:val="none" w:sz="0" w:space="0" w:color="auto"/>
      </w:divBdr>
    </w:div>
    <w:div w:id="1489786252">
      <w:bodyDiv w:val="1"/>
      <w:marLeft w:val="0"/>
      <w:marRight w:val="0"/>
      <w:marTop w:val="0"/>
      <w:marBottom w:val="0"/>
      <w:divBdr>
        <w:top w:val="none" w:sz="0" w:space="0" w:color="auto"/>
        <w:left w:val="none" w:sz="0" w:space="0" w:color="auto"/>
        <w:bottom w:val="none" w:sz="0" w:space="0" w:color="auto"/>
        <w:right w:val="none" w:sz="0" w:space="0" w:color="auto"/>
      </w:divBdr>
    </w:div>
    <w:div w:id="1560481281">
      <w:bodyDiv w:val="1"/>
      <w:marLeft w:val="0"/>
      <w:marRight w:val="0"/>
      <w:marTop w:val="0"/>
      <w:marBottom w:val="0"/>
      <w:divBdr>
        <w:top w:val="none" w:sz="0" w:space="0" w:color="auto"/>
        <w:left w:val="none" w:sz="0" w:space="0" w:color="auto"/>
        <w:bottom w:val="none" w:sz="0" w:space="0" w:color="auto"/>
        <w:right w:val="none" w:sz="0" w:space="0" w:color="auto"/>
      </w:divBdr>
    </w:div>
    <w:div w:id="1568413448">
      <w:bodyDiv w:val="1"/>
      <w:marLeft w:val="0"/>
      <w:marRight w:val="0"/>
      <w:marTop w:val="0"/>
      <w:marBottom w:val="0"/>
      <w:divBdr>
        <w:top w:val="none" w:sz="0" w:space="0" w:color="auto"/>
        <w:left w:val="none" w:sz="0" w:space="0" w:color="auto"/>
        <w:bottom w:val="none" w:sz="0" w:space="0" w:color="auto"/>
        <w:right w:val="none" w:sz="0" w:space="0" w:color="auto"/>
      </w:divBdr>
    </w:div>
    <w:div w:id="1640911939">
      <w:bodyDiv w:val="1"/>
      <w:marLeft w:val="0"/>
      <w:marRight w:val="0"/>
      <w:marTop w:val="0"/>
      <w:marBottom w:val="0"/>
      <w:divBdr>
        <w:top w:val="none" w:sz="0" w:space="0" w:color="auto"/>
        <w:left w:val="none" w:sz="0" w:space="0" w:color="auto"/>
        <w:bottom w:val="none" w:sz="0" w:space="0" w:color="auto"/>
        <w:right w:val="none" w:sz="0" w:space="0" w:color="auto"/>
      </w:divBdr>
    </w:div>
    <w:div w:id="1647318138">
      <w:bodyDiv w:val="1"/>
      <w:marLeft w:val="0"/>
      <w:marRight w:val="0"/>
      <w:marTop w:val="0"/>
      <w:marBottom w:val="0"/>
      <w:divBdr>
        <w:top w:val="none" w:sz="0" w:space="0" w:color="auto"/>
        <w:left w:val="none" w:sz="0" w:space="0" w:color="auto"/>
        <w:bottom w:val="none" w:sz="0" w:space="0" w:color="auto"/>
        <w:right w:val="none" w:sz="0" w:space="0" w:color="auto"/>
      </w:divBdr>
    </w:div>
    <w:div w:id="1683700453">
      <w:bodyDiv w:val="1"/>
      <w:marLeft w:val="0"/>
      <w:marRight w:val="0"/>
      <w:marTop w:val="0"/>
      <w:marBottom w:val="0"/>
      <w:divBdr>
        <w:top w:val="none" w:sz="0" w:space="0" w:color="auto"/>
        <w:left w:val="none" w:sz="0" w:space="0" w:color="auto"/>
        <w:bottom w:val="none" w:sz="0" w:space="0" w:color="auto"/>
        <w:right w:val="none" w:sz="0" w:space="0" w:color="auto"/>
      </w:divBdr>
    </w:div>
    <w:div w:id="1755586323">
      <w:bodyDiv w:val="1"/>
      <w:marLeft w:val="0"/>
      <w:marRight w:val="0"/>
      <w:marTop w:val="0"/>
      <w:marBottom w:val="0"/>
      <w:divBdr>
        <w:top w:val="none" w:sz="0" w:space="0" w:color="auto"/>
        <w:left w:val="none" w:sz="0" w:space="0" w:color="auto"/>
        <w:bottom w:val="none" w:sz="0" w:space="0" w:color="auto"/>
        <w:right w:val="none" w:sz="0" w:space="0" w:color="auto"/>
      </w:divBdr>
    </w:div>
    <w:div w:id="1793284417">
      <w:bodyDiv w:val="1"/>
      <w:marLeft w:val="0"/>
      <w:marRight w:val="0"/>
      <w:marTop w:val="0"/>
      <w:marBottom w:val="0"/>
      <w:divBdr>
        <w:top w:val="none" w:sz="0" w:space="0" w:color="auto"/>
        <w:left w:val="none" w:sz="0" w:space="0" w:color="auto"/>
        <w:bottom w:val="none" w:sz="0" w:space="0" w:color="auto"/>
        <w:right w:val="none" w:sz="0" w:space="0" w:color="auto"/>
      </w:divBdr>
    </w:div>
    <w:div w:id="1803502794">
      <w:bodyDiv w:val="1"/>
      <w:marLeft w:val="0"/>
      <w:marRight w:val="0"/>
      <w:marTop w:val="0"/>
      <w:marBottom w:val="0"/>
      <w:divBdr>
        <w:top w:val="none" w:sz="0" w:space="0" w:color="auto"/>
        <w:left w:val="none" w:sz="0" w:space="0" w:color="auto"/>
        <w:bottom w:val="none" w:sz="0" w:space="0" w:color="auto"/>
        <w:right w:val="none" w:sz="0" w:space="0" w:color="auto"/>
      </w:divBdr>
    </w:div>
    <w:div w:id="1821998669">
      <w:bodyDiv w:val="1"/>
      <w:marLeft w:val="0"/>
      <w:marRight w:val="0"/>
      <w:marTop w:val="0"/>
      <w:marBottom w:val="0"/>
      <w:divBdr>
        <w:top w:val="none" w:sz="0" w:space="0" w:color="auto"/>
        <w:left w:val="none" w:sz="0" w:space="0" w:color="auto"/>
        <w:bottom w:val="none" w:sz="0" w:space="0" w:color="auto"/>
        <w:right w:val="none" w:sz="0" w:space="0" w:color="auto"/>
      </w:divBdr>
    </w:div>
    <w:div w:id="1834223270">
      <w:bodyDiv w:val="1"/>
      <w:marLeft w:val="0"/>
      <w:marRight w:val="0"/>
      <w:marTop w:val="0"/>
      <w:marBottom w:val="0"/>
      <w:divBdr>
        <w:top w:val="none" w:sz="0" w:space="0" w:color="auto"/>
        <w:left w:val="none" w:sz="0" w:space="0" w:color="auto"/>
        <w:bottom w:val="none" w:sz="0" w:space="0" w:color="auto"/>
        <w:right w:val="none" w:sz="0" w:space="0" w:color="auto"/>
      </w:divBdr>
    </w:div>
    <w:div w:id="1834831539">
      <w:bodyDiv w:val="1"/>
      <w:marLeft w:val="0"/>
      <w:marRight w:val="0"/>
      <w:marTop w:val="0"/>
      <w:marBottom w:val="0"/>
      <w:divBdr>
        <w:top w:val="none" w:sz="0" w:space="0" w:color="auto"/>
        <w:left w:val="none" w:sz="0" w:space="0" w:color="auto"/>
        <w:bottom w:val="none" w:sz="0" w:space="0" w:color="auto"/>
        <w:right w:val="none" w:sz="0" w:space="0" w:color="auto"/>
      </w:divBdr>
    </w:div>
    <w:div w:id="1872646307">
      <w:bodyDiv w:val="1"/>
      <w:marLeft w:val="0"/>
      <w:marRight w:val="0"/>
      <w:marTop w:val="0"/>
      <w:marBottom w:val="0"/>
      <w:divBdr>
        <w:top w:val="none" w:sz="0" w:space="0" w:color="auto"/>
        <w:left w:val="none" w:sz="0" w:space="0" w:color="auto"/>
        <w:bottom w:val="none" w:sz="0" w:space="0" w:color="auto"/>
        <w:right w:val="none" w:sz="0" w:space="0" w:color="auto"/>
      </w:divBdr>
    </w:div>
    <w:div w:id="1951743814">
      <w:bodyDiv w:val="1"/>
      <w:marLeft w:val="0"/>
      <w:marRight w:val="0"/>
      <w:marTop w:val="0"/>
      <w:marBottom w:val="0"/>
      <w:divBdr>
        <w:top w:val="none" w:sz="0" w:space="0" w:color="auto"/>
        <w:left w:val="none" w:sz="0" w:space="0" w:color="auto"/>
        <w:bottom w:val="none" w:sz="0" w:space="0" w:color="auto"/>
        <w:right w:val="none" w:sz="0" w:space="0" w:color="auto"/>
      </w:divBdr>
    </w:div>
    <w:div w:id="203236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comments" Target="comment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oter" Target="footer2.xml"/><Relationship Id="rId10" Type="http://schemas.microsoft.com/office/2018/08/relationships/commentsExtensible" Target="commentsExtensible.xml"/><Relationship Id="rId19" Type="http://schemas.openxmlformats.org/officeDocument/2006/relationships/customXml" Target="../customXml/item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94E67EFAD3CA4BB1F67C4702911584" ma:contentTypeVersion="15" ma:contentTypeDescription="Create a new document." ma:contentTypeScope="" ma:versionID="cf4fe911a9bb5df10833f39c5cecd082">
  <xsd:schema xmlns:xsd="http://www.w3.org/2001/XMLSchema" xmlns:xs="http://www.w3.org/2001/XMLSchema" xmlns:p="http://schemas.microsoft.com/office/2006/metadata/properties" xmlns:ns2="ff408a63-8a1c-4020-b8fe-cb26e4ed90b6" xmlns:ns3="60eaed61-3457-4e3a-89b2-ad94dd56216f" targetNamespace="http://schemas.microsoft.com/office/2006/metadata/properties" ma:root="true" ma:fieldsID="093f320aee718ba6d74b392b2a4861f3" ns2:_="" ns3:_="">
    <xsd:import namespace="ff408a63-8a1c-4020-b8fe-cb26e4ed90b6"/>
    <xsd:import namespace="60eaed61-3457-4e3a-89b2-ad94dd56216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408a63-8a1c-4020-b8fe-cb26e4ed90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a2faa4b-a4e7-430d-a263-e7e8206ae33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eaed61-3457-4e3a-89b2-ad94dd56216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c7e7af8-fb7a-4a13-bd4e-9780f7470013}" ma:internalName="TaxCatchAll" ma:showField="CatchAllData" ma:web="60eaed61-3457-4e3a-89b2-ad94dd5621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408a63-8a1c-4020-b8fe-cb26e4ed90b6">
      <Terms xmlns="http://schemas.microsoft.com/office/infopath/2007/PartnerControls"/>
    </lcf76f155ced4ddcb4097134ff3c332f>
    <TaxCatchAll xmlns="60eaed61-3457-4e3a-89b2-ad94dd56216f" xsi:nil="true"/>
  </documentManagement>
</p:properties>
</file>

<file path=customXml/itemProps1.xml><?xml version="1.0" encoding="utf-8"?>
<ds:datastoreItem xmlns:ds="http://schemas.openxmlformats.org/officeDocument/2006/customXml" ds:itemID="{17D1308A-5211-4641-A1D4-08854A8FD887}"/>
</file>

<file path=customXml/itemProps2.xml><?xml version="1.0" encoding="utf-8"?>
<ds:datastoreItem xmlns:ds="http://schemas.openxmlformats.org/officeDocument/2006/customXml" ds:itemID="{A0819E53-F99A-4A58-9AD5-50E96A959DC7}"/>
</file>

<file path=customXml/itemProps3.xml><?xml version="1.0" encoding="utf-8"?>
<ds:datastoreItem xmlns:ds="http://schemas.openxmlformats.org/officeDocument/2006/customXml" ds:itemID="{1ED00F49-4AA1-44CB-9487-30D00C72DB6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UNIDO</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 FOR PREPARATION OF TERMS OF REFERENCE</dc:title>
  <dc:subject/>
  <dc:creator>HeberS</dc:creator>
  <cp:keywords/>
  <cp:lastModifiedBy>KOTLUBEI, Viktoriia</cp:lastModifiedBy>
  <cp:revision>25</cp:revision>
  <cp:lastPrinted>2008-01-22T03:22:00Z</cp:lastPrinted>
  <dcterms:created xsi:type="dcterms:W3CDTF">2025-02-26T13:18:00Z</dcterms:created>
  <dcterms:modified xsi:type="dcterms:W3CDTF">2025-02-26T14:15:34Z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0x010100BD94E67EFAD3CA4BB1F67C4702911584</vt:lpwstr>
  </property>
</Properties>
</file>